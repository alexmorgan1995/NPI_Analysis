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87DAD" w14:textId="77777777" w:rsidR="0006078B" w:rsidRPr="0014636D" w:rsidRDefault="0006078B" w:rsidP="00203E70">
      <w:pPr>
        <w:jc w:val="center"/>
        <w:rPr>
          <w:sz w:val="48"/>
          <w:szCs w:val="48"/>
        </w:rPr>
      </w:pPr>
      <w:r w:rsidRPr="0014636D">
        <w:rPr>
          <w:sz w:val="48"/>
          <w:szCs w:val="48"/>
        </w:rPr>
        <w:t>DRAFT – NOT PEER REVIEWED</w:t>
      </w:r>
    </w:p>
    <w:p w14:paraId="59BA35E8" w14:textId="77777777" w:rsidR="007F67E5" w:rsidRPr="001921A4" w:rsidRDefault="00C50EA0" w:rsidP="00203E70">
      <w:pPr>
        <w:jc w:val="center"/>
        <w:rPr>
          <w:b/>
          <w:sz w:val="26"/>
          <w:szCs w:val="26"/>
        </w:rPr>
      </w:pPr>
      <w:r w:rsidRPr="001921A4">
        <w:rPr>
          <w:b/>
          <w:sz w:val="26"/>
          <w:szCs w:val="26"/>
        </w:rPr>
        <w:t xml:space="preserve">Segmentation and </w:t>
      </w:r>
      <w:r w:rsidR="00203E70" w:rsidRPr="001921A4">
        <w:rPr>
          <w:b/>
          <w:sz w:val="26"/>
          <w:szCs w:val="26"/>
        </w:rPr>
        <w:t xml:space="preserve">shielding as </w:t>
      </w:r>
      <w:r w:rsidRPr="001921A4">
        <w:rPr>
          <w:b/>
          <w:sz w:val="26"/>
          <w:szCs w:val="26"/>
        </w:rPr>
        <w:t xml:space="preserve">part of an </w:t>
      </w:r>
      <w:r w:rsidR="00203E70" w:rsidRPr="001921A4">
        <w:rPr>
          <w:b/>
          <w:sz w:val="26"/>
          <w:szCs w:val="26"/>
        </w:rPr>
        <w:t>exit strategy from COVID-19 lockdown</w:t>
      </w:r>
    </w:p>
    <w:p w14:paraId="57B2DA06" w14:textId="77777777" w:rsidR="00203E70" w:rsidRPr="001921A4" w:rsidRDefault="001921A4" w:rsidP="001921A4">
      <w:pPr>
        <w:jc w:val="center"/>
        <w:rPr>
          <w:sz w:val="24"/>
          <w:szCs w:val="24"/>
        </w:rPr>
      </w:pPr>
      <w:r>
        <w:rPr>
          <w:sz w:val="24"/>
          <w:szCs w:val="24"/>
        </w:rPr>
        <w:t>Epigroup, University of Edinburgh and colleagues (26/04/20)</w:t>
      </w:r>
    </w:p>
    <w:p w14:paraId="036302BB" w14:textId="77777777" w:rsidR="00203E70" w:rsidRPr="001921A4" w:rsidRDefault="00203E70">
      <w:pPr>
        <w:rPr>
          <w:sz w:val="24"/>
          <w:szCs w:val="24"/>
          <w:u w:val="single"/>
        </w:rPr>
      </w:pPr>
      <w:r w:rsidRPr="001921A4">
        <w:rPr>
          <w:sz w:val="24"/>
          <w:szCs w:val="24"/>
          <w:u w:val="single"/>
        </w:rPr>
        <w:t>Policy relevance</w:t>
      </w:r>
    </w:p>
    <w:p w14:paraId="086C7EA7" w14:textId="2012BB68" w:rsidR="00CF3CB8" w:rsidRPr="001921A4" w:rsidRDefault="00DC2859"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sz w:val="24"/>
          <w:szCs w:val="24"/>
        </w:rPr>
        <w:t xml:space="preserve">Current UK and Scottish Government policy is to </w:t>
      </w:r>
      <w:proofErr w:type="spellStart"/>
      <w:r w:rsidRPr="001921A4">
        <w:rPr>
          <w:sz w:val="24"/>
          <w:szCs w:val="24"/>
        </w:rPr>
        <w:t>i</w:t>
      </w:r>
      <w:proofErr w:type="spellEnd"/>
      <w:r w:rsidRPr="001921A4">
        <w:rPr>
          <w:sz w:val="24"/>
          <w:szCs w:val="24"/>
        </w:rPr>
        <w:t xml:space="preserve">) save lives; ii) protect NHS physical capacity (especially ICUs) and iii) protect NHS staff. </w:t>
      </w:r>
      <w:r w:rsidR="007C50FE" w:rsidRPr="001921A4">
        <w:rPr>
          <w:rFonts w:ascii="Calibri" w:eastAsia="Times New Roman" w:hAnsi="Calibri" w:cs="Times New Roman"/>
          <w:color w:val="000000"/>
          <w:sz w:val="24"/>
          <w:szCs w:val="24"/>
          <w:lang w:eastAsia="en-GB"/>
        </w:rPr>
        <w:t>Segmentation and</w:t>
      </w:r>
      <w:r w:rsidR="00CF3CB8" w:rsidRPr="00CF3CB8">
        <w:rPr>
          <w:rFonts w:ascii="Calibri" w:eastAsia="Times New Roman" w:hAnsi="Calibri" w:cs="Times New Roman"/>
          <w:color w:val="000000"/>
          <w:sz w:val="24"/>
          <w:szCs w:val="24"/>
          <w:lang w:eastAsia="en-GB"/>
        </w:rPr>
        <w:t xml:space="preserve"> shielding</w:t>
      </w:r>
      <w:r w:rsidR="007C50FE" w:rsidRPr="001921A4">
        <w:rPr>
          <w:rFonts w:ascii="Calibri" w:eastAsia="Times New Roman" w:hAnsi="Calibri" w:cs="Times New Roman"/>
          <w:color w:val="000000"/>
          <w:sz w:val="24"/>
          <w:szCs w:val="24"/>
          <w:lang w:eastAsia="en-GB"/>
        </w:rPr>
        <w:t xml:space="preserve"> (S&amp;S)</w:t>
      </w:r>
      <w:r w:rsidR="00CF3CB8" w:rsidRPr="00CF3CB8">
        <w:rPr>
          <w:rFonts w:ascii="Calibri" w:eastAsia="Times New Roman" w:hAnsi="Calibri" w:cs="Times New Roman"/>
          <w:color w:val="000000"/>
          <w:sz w:val="24"/>
          <w:szCs w:val="24"/>
          <w:lang w:eastAsia="en-GB"/>
        </w:rPr>
        <w:t xml:space="preserve"> </w:t>
      </w:r>
      <w:proofErr w:type="gramStart"/>
      <w:r w:rsidR="00CF3CB8" w:rsidRPr="00CF3CB8">
        <w:rPr>
          <w:rFonts w:ascii="Calibri" w:eastAsia="Times New Roman" w:hAnsi="Calibri" w:cs="Times New Roman"/>
          <w:color w:val="000000"/>
          <w:sz w:val="24"/>
          <w:szCs w:val="24"/>
          <w:lang w:eastAsia="en-GB"/>
        </w:rPr>
        <w:t>is</w:t>
      </w:r>
      <w:proofErr w:type="gramEnd"/>
      <w:r w:rsidR="00CF3CB8" w:rsidRPr="00CF3CB8">
        <w:rPr>
          <w:rFonts w:ascii="Calibri" w:eastAsia="Times New Roman" w:hAnsi="Calibri" w:cs="Times New Roman"/>
          <w:color w:val="000000"/>
          <w:sz w:val="24"/>
          <w:szCs w:val="24"/>
          <w:lang w:eastAsia="en-GB"/>
        </w:rPr>
        <w:t xml:space="preserve"> the</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iCs/>
          <w:color w:val="000000"/>
          <w:sz w:val="24"/>
          <w:szCs w:val="24"/>
          <w:lang w:eastAsia="en-GB"/>
        </w:rPr>
        <w:t>only</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color w:val="000000"/>
          <w:sz w:val="24"/>
          <w:szCs w:val="24"/>
          <w:lang w:eastAsia="en-GB"/>
        </w:rPr>
        <w:t>strategy</w:t>
      </w:r>
      <w:r w:rsidR="007C50FE" w:rsidRPr="001921A4">
        <w:rPr>
          <w:rFonts w:ascii="Calibri" w:eastAsia="Times New Roman" w:hAnsi="Calibri" w:cs="Times New Roman"/>
          <w:color w:val="000000"/>
          <w:sz w:val="24"/>
          <w:szCs w:val="24"/>
          <w:lang w:eastAsia="en-GB"/>
        </w:rPr>
        <w:t xml:space="preserve"> immediately available</w:t>
      </w:r>
      <w:r w:rsidR="00CF3CB8" w:rsidRPr="00CF3CB8">
        <w:rPr>
          <w:rFonts w:ascii="Calibri" w:eastAsia="Times New Roman" w:hAnsi="Calibri" w:cs="Times New Roman"/>
          <w:color w:val="000000"/>
          <w:sz w:val="24"/>
          <w:szCs w:val="24"/>
          <w:lang w:eastAsia="en-GB"/>
        </w:rPr>
        <w:t xml:space="preserve"> </w:t>
      </w:r>
      <w:r w:rsidR="007C50FE" w:rsidRPr="001921A4">
        <w:rPr>
          <w:rFonts w:ascii="Calibri" w:eastAsia="Times New Roman" w:hAnsi="Calibri" w:cs="Times New Roman"/>
          <w:color w:val="000000"/>
          <w:sz w:val="24"/>
          <w:szCs w:val="24"/>
          <w:lang w:eastAsia="en-GB"/>
        </w:rPr>
        <w:t xml:space="preserve">that </w:t>
      </w:r>
      <w:r w:rsidR="002D4B98">
        <w:rPr>
          <w:rFonts w:ascii="Calibri" w:eastAsia="Times New Roman" w:hAnsi="Calibri" w:cs="Times New Roman"/>
          <w:color w:val="000000"/>
          <w:sz w:val="24"/>
          <w:szCs w:val="24"/>
          <w:lang w:eastAsia="en-GB"/>
        </w:rPr>
        <w:t xml:space="preserve">allows </w:t>
      </w:r>
      <w:r w:rsidR="007C50FE" w:rsidRPr="001921A4">
        <w:rPr>
          <w:rFonts w:ascii="Calibri" w:eastAsia="Times New Roman" w:hAnsi="Calibri" w:cs="Times New Roman"/>
          <w:color w:val="000000"/>
          <w:sz w:val="24"/>
          <w:szCs w:val="24"/>
          <w:lang w:eastAsia="en-GB"/>
        </w:rPr>
        <w:t>the prospect of at least partial</w:t>
      </w:r>
      <w:r w:rsidR="00CF3CB8" w:rsidRPr="00CF3CB8">
        <w:rPr>
          <w:rFonts w:ascii="Calibri" w:eastAsia="Times New Roman" w:hAnsi="Calibri" w:cs="Times New Roman"/>
          <w:color w:val="000000"/>
          <w:sz w:val="24"/>
          <w:szCs w:val="24"/>
          <w:lang w:eastAsia="en-GB"/>
        </w:rPr>
        <w:t xml:space="preserve"> release of lockdown </w:t>
      </w:r>
      <w:r w:rsidR="007C50FE" w:rsidRPr="001921A4">
        <w:rPr>
          <w:rFonts w:ascii="Calibri" w:eastAsia="Times New Roman" w:hAnsi="Calibri" w:cs="Times New Roman"/>
          <w:color w:val="000000"/>
          <w:sz w:val="24"/>
          <w:szCs w:val="24"/>
          <w:lang w:eastAsia="en-GB"/>
        </w:rPr>
        <w:t>within weeks</w:t>
      </w:r>
      <w:r w:rsidR="00CF3CB8" w:rsidRPr="00CF3CB8">
        <w:rPr>
          <w:rFonts w:ascii="Calibri" w:eastAsia="Times New Roman" w:hAnsi="Calibri" w:cs="Times New Roman"/>
          <w:color w:val="000000"/>
          <w:sz w:val="24"/>
          <w:szCs w:val="24"/>
          <w:lang w:eastAsia="en-GB"/>
        </w:rPr>
        <w:t xml:space="preserve"> while at the same time meeting the</w:t>
      </w:r>
      <w:r w:rsidRPr="001921A4">
        <w:rPr>
          <w:rFonts w:ascii="Calibri" w:eastAsia="Times New Roman" w:hAnsi="Calibri" w:cs="Times New Roman"/>
          <w:color w:val="000000"/>
          <w:sz w:val="24"/>
          <w:szCs w:val="24"/>
          <w:lang w:eastAsia="en-GB"/>
        </w:rPr>
        <w:t>se goals</w:t>
      </w:r>
      <w:r w:rsidR="00CF3CB8" w:rsidRPr="00CF3CB8">
        <w:rPr>
          <w:rFonts w:ascii="Calibri" w:eastAsia="Times New Roman" w:hAnsi="Calibri" w:cs="Times New Roman"/>
          <w:color w:val="000000"/>
          <w:sz w:val="24"/>
          <w:szCs w:val="24"/>
          <w:lang w:eastAsia="en-GB"/>
        </w:rPr>
        <w:t xml:space="preserve">. </w:t>
      </w:r>
    </w:p>
    <w:p w14:paraId="4543816B" w14:textId="77777777"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49C8BAEA" w14:textId="212E560B"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rFonts w:ascii="Calibri" w:eastAsia="Times New Roman" w:hAnsi="Calibri" w:cs="Times New Roman"/>
          <w:color w:val="000000"/>
          <w:sz w:val="24"/>
          <w:szCs w:val="24"/>
          <w:lang w:eastAsia="en-GB"/>
        </w:rPr>
        <w:t xml:space="preserve">S&amp;S addresses the concern that although the public health burden is highly concentrated in identifiable populations of “vulnerable” </w:t>
      </w:r>
      <w:r w:rsidR="00631251" w:rsidRPr="001921A4">
        <w:rPr>
          <w:rFonts w:ascii="Calibri" w:eastAsia="Times New Roman" w:hAnsi="Calibri" w:cs="Times New Roman"/>
          <w:color w:val="000000"/>
          <w:sz w:val="24"/>
          <w:szCs w:val="24"/>
          <w:lang w:eastAsia="en-GB"/>
        </w:rPr>
        <w:t>persons</w:t>
      </w:r>
      <w:ins w:id="0" w:author="VAN BUNNIK Bram" w:date="2020-04-29T10:22:00Z">
        <w:r w:rsidR="00F61F2C">
          <w:rPr>
            <w:rFonts w:ascii="Calibri" w:eastAsia="Times New Roman" w:hAnsi="Calibri" w:cs="Times New Roman"/>
            <w:color w:val="000000"/>
            <w:sz w:val="24"/>
            <w:szCs w:val="24"/>
            <w:lang w:eastAsia="en-GB"/>
          </w:rPr>
          <w:t>,</w:t>
        </w:r>
      </w:ins>
      <w:r w:rsidRPr="001921A4">
        <w:rPr>
          <w:rFonts w:ascii="Calibri" w:eastAsia="Times New Roman" w:hAnsi="Calibri" w:cs="Times New Roman"/>
          <w:color w:val="000000"/>
          <w:sz w:val="24"/>
          <w:szCs w:val="24"/>
          <w:lang w:eastAsia="en-GB"/>
        </w:rPr>
        <w:t xml:space="preserve"> the economic, social and psychological costs of lockdown are distributed across the entire population.</w:t>
      </w:r>
    </w:p>
    <w:p w14:paraId="34B78311" w14:textId="77777777" w:rsidR="007C50FE" w:rsidRPr="00CF3CB8"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7F2BF7C4" w14:textId="54F16175" w:rsidR="00D2780E" w:rsidRPr="001921A4" w:rsidRDefault="00631251" w:rsidP="00CF3CB8">
      <w:pPr>
        <w:shd w:val="clear" w:color="auto" w:fill="FFFFFF"/>
        <w:spacing w:after="0" w:line="259" w:lineRule="atLeast"/>
        <w:textAlignment w:val="baseline"/>
        <w:rPr>
          <w:sz w:val="24"/>
          <w:szCs w:val="24"/>
        </w:rPr>
      </w:pPr>
      <w:r w:rsidRPr="001921A4">
        <w:rPr>
          <w:sz w:val="24"/>
          <w:szCs w:val="24"/>
        </w:rPr>
        <w:t xml:space="preserve">A key element of S&amp;S is </w:t>
      </w:r>
      <w:del w:id="1" w:author="VAN BUNNIK Bram" w:date="2020-04-29T10:22:00Z">
        <w:r w:rsidRPr="001921A4" w:rsidDel="00F61F2C">
          <w:rPr>
            <w:sz w:val="24"/>
            <w:szCs w:val="24"/>
          </w:rPr>
          <w:delText xml:space="preserve"> </w:delText>
        </w:r>
      </w:del>
      <w:r w:rsidRPr="001921A4">
        <w:rPr>
          <w:sz w:val="24"/>
          <w:szCs w:val="24"/>
        </w:rPr>
        <w:t>reduc</w:t>
      </w:r>
      <w:r w:rsidR="002D4B98">
        <w:rPr>
          <w:sz w:val="24"/>
          <w:szCs w:val="24"/>
        </w:rPr>
        <w:t>ing</w:t>
      </w:r>
      <w:r w:rsidRPr="001921A4">
        <w:rPr>
          <w:sz w:val="24"/>
          <w:szCs w:val="24"/>
        </w:rPr>
        <w:t xml:space="preserve"> </w:t>
      </w:r>
      <w:ins w:id="2" w:author="VAN BUNNIK Bram" w:date="2020-04-29T10:22:00Z">
        <w:r w:rsidR="00F61F2C">
          <w:rPr>
            <w:sz w:val="24"/>
            <w:szCs w:val="24"/>
          </w:rPr>
          <w:t xml:space="preserve">the </w:t>
        </w:r>
      </w:ins>
      <w:r w:rsidRPr="001921A4">
        <w:rPr>
          <w:sz w:val="24"/>
          <w:szCs w:val="24"/>
        </w:rPr>
        <w:t xml:space="preserve">exposure </w:t>
      </w:r>
      <w:del w:id="3" w:author="VAN BUNNIK Bram" w:date="2020-04-29T10:22:00Z">
        <w:r w:rsidR="002D4B98" w:rsidDel="00F61F2C">
          <w:rPr>
            <w:sz w:val="24"/>
            <w:szCs w:val="24"/>
          </w:rPr>
          <w:delText>of</w:delText>
        </w:r>
      </w:del>
      <w:r w:rsidR="002D4B98">
        <w:rPr>
          <w:sz w:val="24"/>
          <w:szCs w:val="24"/>
        </w:rPr>
        <w:t xml:space="preserve"> </w:t>
      </w:r>
      <w:r w:rsidRPr="001921A4">
        <w:rPr>
          <w:sz w:val="24"/>
          <w:szCs w:val="24"/>
        </w:rPr>
        <w:t xml:space="preserve">and </w:t>
      </w:r>
      <w:r w:rsidR="002D4B98">
        <w:rPr>
          <w:sz w:val="24"/>
          <w:szCs w:val="24"/>
        </w:rPr>
        <w:t xml:space="preserve">the number of non-essential </w:t>
      </w:r>
      <w:r w:rsidRPr="001921A4">
        <w:rPr>
          <w:sz w:val="24"/>
          <w:szCs w:val="24"/>
        </w:rPr>
        <w:t>contact</w:t>
      </w:r>
      <w:r w:rsidR="002D4B98">
        <w:rPr>
          <w:sz w:val="24"/>
          <w:szCs w:val="24"/>
        </w:rPr>
        <w:t>s</w:t>
      </w:r>
      <w:r w:rsidRPr="001921A4">
        <w:rPr>
          <w:sz w:val="24"/>
          <w:szCs w:val="24"/>
        </w:rPr>
        <w:t xml:space="preserve"> with vulnerable persons</w:t>
      </w:r>
      <w:r w:rsidR="002D4B98">
        <w:rPr>
          <w:sz w:val="24"/>
          <w:szCs w:val="24"/>
        </w:rPr>
        <w:t xml:space="preserve"> (segmentation), plus, reducing </w:t>
      </w:r>
      <w:ins w:id="4" w:author="VAN BUNNIK Bram" w:date="2020-04-29T10:22:00Z">
        <w:r w:rsidR="00F61F2C">
          <w:rPr>
            <w:sz w:val="24"/>
            <w:szCs w:val="24"/>
          </w:rPr>
          <w:t xml:space="preserve">the </w:t>
        </w:r>
      </w:ins>
      <w:r w:rsidR="002D4B98">
        <w:rPr>
          <w:sz w:val="24"/>
          <w:szCs w:val="24"/>
        </w:rPr>
        <w:t xml:space="preserve">exposure </w:t>
      </w:r>
      <w:del w:id="5" w:author="VAN BUNNIK Bram" w:date="2020-04-29T10:22:00Z">
        <w:r w:rsidR="002D4B98" w:rsidDel="00F61F2C">
          <w:rPr>
            <w:sz w:val="24"/>
            <w:szCs w:val="24"/>
          </w:rPr>
          <w:delText xml:space="preserve">of </w:delText>
        </w:r>
      </w:del>
      <w:r w:rsidR="002D4B98">
        <w:rPr>
          <w:sz w:val="24"/>
          <w:szCs w:val="24"/>
        </w:rPr>
        <w:t>and the number of their essential contacts (shielding)</w:t>
      </w:r>
      <w:r w:rsidRPr="001921A4">
        <w:rPr>
          <w:sz w:val="24"/>
          <w:szCs w:val="24"/>
        </w:rPr>
        <w:t xml:space="preserve">. These include members of the same household, carers, community health workers, care home staff, hospital staff etc. – ‘the </w:t>
      </w:r>
      <w:proofErr w:type="spellStart"/>
      <w:r w:rsidRPr="001921A4">
        <w:rPr>
          <w:sz w:val="24"/>
          <w:szCs w:val="24"/>
        </w:rPr>
        <w:t>shielders</w:t>
      </w:r>
      <w:proofErr w:type="spellEnd"/>
      <w:r w:rsidRPr="001921A4">
        <w:rPr>
          <w:sz w:val="24"/>
          <w:szCs w:val="24"/>
        </w:rPr>
        <w:t>’.</w:t>
      </w:r>
      <w:r w:rsidR="001921A4" w:rsidRPr="001921A4">
        <w:rPr>
          <w:sz w:val="24"/>
          <w:szCs w:val="24"/>
        </w:rPr>
        <w:t xml:space="preserve"> Any relaxation of lockdown in the general population would not necessarily apply to </w:t>
      </w:r>
      <w:proofErr w:type="spellStart"/>
      <w:r w:rsidR="001921A4" w:rsidRPr="001921A4">
        <w:rPr>
          <w:sz w:val="24"/>
          <w:szCs w:val="24"/>
        </w:rPr>
        <w:t>shielders</w:t>
      </w:r>
      <w:proofErr w:type="spellEnd"/>
      <w:r w:rsidR="001921A4" w:rsidRPr="001921A4">
        <w:rPr>
          <w:sz w:val="24"/>
          <w:szCs w:val="24"/>
        </w:rPr>
        <w:t>.</w:t>
      </w:r>
    </w:p>
    <w:p w14:paraId="54CD1D2D" w14:textId="77777777" w:rsidR="00631251" w:rsidRPr="001921A4" w:rsidRDefault="00631251" w:rsidP="00CF3CB8">
      <w:pPr>
        <w:shd w:val="clear" w:color="auto" w:fill="FFFFFF"/>
        <w:spacing w:after="0" w:line="259" w:lineRule="atLeast"/>
        <w:textAlignment w:val="baseline"/>
        <w:rPr>
          <w:sz w:val="24"/>
          <w:szCs w:val="24"/>
        </w:rPr>
      </w:pPr>
    </w:p>
    <w:p w14:paraId="5BE534AB" w14:textId="77777777" w:rsidR="001921A4" w:rsidRPr="001921A4" w:rsidRDefault="00631251" w:rsidP="00CF3CB8">
      <w:pPr>
        <w:shd w:val="clear" w:color="auto" w:fill="FFFFFF"/>
        <w:spacing w:after="0" w:line="259" w:lineRule="atLeast"/>
        <w:textAlignment w:val="baseline"/>
        <w:rPr>
          <w:sz w:val="24"/>
          <w:szCs w:val="24"/>
        </w:rPr>
      </w:pPr>
      <w:r w:rsidRPr="001921A4">
        <w:rPr>
          <w:sz w:val="24"/>
          <w:szCs w:val="24"/>
        </w:rPr>
        <w:t>There is a trade-off between the degree of protection afforded to the vulnerable</w:t>
      </w:r>
      <w:r w:rsidR="001921A4" w:rsidRPr="001921A4">
        <w:rPr>
          <w:sz w:val="24"/>
          <w:szCs w:val="24"/>
        </w:rPr>
        <w:t xml:space="preserve"> population</w:t>
      </w:r>
      <w:r w:rsidRPr="001921A4">
        <w:rPr>
          <w:sz w:val="24"/>
          <w:szCs w:val="24"/>
        </w:rPr>
        <w:t xml:space="preserve"> and the extent to which </w:t>
      </w:r>
      <w:r w:rsidR="001921A4" w:rsidRPr="001921A4">
        <w:rPr>
          <w:sz w:val="24"/>
          <w:szCs w:val="24"/>
        </w:rPr>
        <w:t>lockdown</w:t>
      </w:r>
      <w:r w:rsidRPr="001921A4">
        <w:rPr>
          <w:sz w:val="24"/>
          <w:szCs w:val="24"/>
        </w:rPr>
        <w:t xml:space="preserve"> can be relaxed for the </w:t>
      </w:r>
      <w:r w:rsidR="001921A4" w:rsidRPr="001921A4">
        <w:rPr>
          <w:sz w:val="24"/>
          <w:szCs w:val="24"/>
        </w:rPr>
        <w:t>general</w:t>
      </w:r>
      <w:r w:rsidRPr="001921A4">
        <w:rPr>
          <w:sz w:val="24"/>
          <w:szCs w:val="24"/>
        </w:rPr>
        <w:t xml:space="preserve"> population. </w:t>
      </w:r>
    </w:p>
    <w:p w14:paraId="03225E7D" w14:textId="77777777" w:rsidR="001921A4" w:rsidRPr="001921A4" w:rsidRDefault="001921A4" w:rsidP="00CF3CB8">
      <w:pPr>
        <w:shd w:val="clear" w:color="auto" w:fill="FFFFFF"/>
        <w:spacing w:after="0" w:line="259" w:lineRule="atLeast"/>
        <w:textAlignment w:val="baseline"/>
        <w:rPr>
          <w:sz w:val="24"/>
          <w:szCs w:val="24"/>
        </w:rPr>
      </w:pPr>
    </w:p>
    <w:p w14:paraId="588F9722" w14:textId="6C69BF7C" w:rsidR="001921A4" w:rsidRPr="001921A4" w:rsidRDefault="001921A4" w:rsidP="00CF3CB8">
      <w:pPr>
        <w:shd w:val="clear" w:color="auto" w:fill="FFFFFF"/>
        <w:spacing w:after="0" w:line="259" w:lineRule="atLeast"/>
        <w:textAlignment w:val="baseline"/>
        <w:rPr>
          <w:sz w:val="24"/>
          <w:szCs w:val="24"/>
        </w:rPr>
      </w:pPr>
      <w:del w:id="6" w:author="VAN BUNNIK Bram" w:date="2020-04-29T10:25:00Z">
        <w:r w:rsidRPr="001921A4" w:rsidDel="00F61F2C">
          <w:rPr>
            <w:sz w:val="24"/>
            <w:szCs w:val="24"/>
          </w:rPr>
          <w:delText xml:space="preserve">No level of infection in any subset of the population is acceptable: </w:delText>
        </w:r>
      </w:del>
      <w:r w:rsidRPr="001921A4">
        <w:rPr>
          <w:sz w:val="24"/>
          <w:szCs w:val="24"/>
        </w:rPr>
        <w:t>COVID-19 can be a serious disease in all age groups and risk groups</w:t>
      </w:r>
      <w:ins w:id="7" w:author="VAN BUNNIK Bram" w:date="2020-04-29T10:25:00Z">
        <w:r w:rsidR="00F61F2C">
          <w:rPr>
            <w:sz w:val="24"/>
            <w:szCs w:val="24"/>
          </w:rPr>
          <w:t xml:space="preserve"> and as such n</w:t>
        </w:r>
        <w:r w:rsidR="00F61F2C" w:rsidRPr="001921A4">
          <w:rPr>
            <w:sz w:val="24"/>
            <w:szCs w:val="24"/>
          </w:rPr>
          <w:t>o level of infection in any subset of the population is acceptable</w:t>
        </w:r>
      </w:ins>
      <w:r w:rsidRPr="001921A4">
        <w:rPr>
          <w:sz w:val="24"/>
          <w:szCs w:val="24"/>
        </w:rPr>
        <w:t xml:space="preserve">. However, in the non-vulnerable population we </w:t>
      </w:r>
      <w:r>
        <w:rPr>
          <w:sz w:val="24"/>
          <w:szCs w:val="24"/>
        </w:rPr>
        <w:t>propose</w:t>
      </w:r>
      <w:r w:rsidRPr="001921A4">
        <w:rPr>
          <w:sz w:val="24"/>
          <w:szCs w:val="24"/>
        </w:rPr>
        <w:t xml:space="preserve"> that COVID-19 could be managed with a more conventional response, centred around good clinical care and proportionate public health measures</w:t>
      </w:r>
      <w:r w:rsidR="00DA22D0">
        <w:rPr>
          <w:sz w:val="24"/>
          <w:szCs w:val="24"/>
        </w:rPr>
        <w:t xml:space="preserve"> (including voluntary social distancing practices)</w:t>
      </w:r>
      <w:r w:rsidRPr="001921A4">
        <w:rPr>
          <w:sz w:val="24"/>
          <w:szCs w:val="24"/>
        </w:rPr>
        <w:t>, without resorting to the severe restrictions on the activities of the entire population imposed by lockdown.</w:t>
      </w:r>
    </w:p>
    <w:p w14:paraId="17A5D643" w14:textId="77777777" w:rsidR="001921A4" w:rsidRDefault="001921A4" w:rsidP="00CF3CB8">
      <w:pPr>
        <w:shd w:val="clear" w:color="auto" w:fill="FFFFFF"/>
        <w:spacing w:after="0" w:line="259" w:lineRule="atLeast"/>
        <w:textAlignment w:val="baseline"/>
        <w:rPr>
          <w:sz w:val="24"/>
          <w:szCs w:val="24"/>
        </w:rPr>
      </w:pPr>
    </w:p>
    <w:p w14:paraId="501989D4" w14:textId="77777777" w:rsidR="001921A4" w:rsidRPr="001921A4" w:rsidRDefault="001921A4" w:rsidP="00CF3CB8">
      <w:pPr>
        <w:shd w:val="clear" w:color="auto" w:fill="FFFFFF"/>
        <w:spacing w:after="0" w:line="259" w:lineRule="atLeast"/>
        <w:textAlignment w:val="baseline"/>
        <w:rPr>
          <w:sz w:val="24"/>
          <w:szCs w:val="24"/>
        </w:rPr>
      </w:pPr>
      <w:r>
        <w:rPr>
          <w:sz w:val="24"/>
          <w:szCs w:val="24"/>
        </w:rPr>
        <w:t>S&amp;S can be integrated with other measures</w:t>
      </w:r>
      <w:r w:rsidR="00DA22D0">
        <w:rPr>
          <w:sz w:val="24"/>
          <w:szCs w:val="24"/>
        </w:rPr>
        <w:t xml:space="preserve"> designed to reduce transmission rates (e.g. contact tracing) or reduce the public health burden (e.g. increasing NHS capacity to deliver appropriate care), noting that without S&amp;S neither of those measures is likely to provide an early exit from lockdown. Measures such as self-isolation of cases and quarantining of affected households will remain crucial.</w:t>
      </w:r>
    </w:p>
    <w:p w14:paraId="7EC95A69" w14:textId="77777777" w:rsidR="00D2780E" w:rsidRPr="001921A4" w:rsidRDefault="00D2780E" w:rsidP="00CF3CB8">
      <w:pPr>
        <w:shd w:val="clear" w:color="auto" w:fill="FFFFFF"/>
        <w:spacing w:after="0" w:line="259" w:lineRule="atLeast"/>
        <w:textAlignment w:val="baseline"/>
        <w:rPr>
          <w:rFonts w:ascii="Calibri" w:eastAsia="Times New Roman" w:hAnsi="Calibri" w:cs="Times New Roman"/>
          <w:color w:val="000000"/>
          <w:sz w:val="24"/>
          <w:szCs w:val="24"/>
          <w:lang w:eastAsia="en-GB"/>
        </w:rPr>
      </w:pPr>
    </w:p>
    <w:p w14:paraId="57A1F0FF" w14:textId="3F2DC79D" w:rsidR="00DA22D0" w:rsidRDefault="00DA22D0" w:rsidP="00253400">
      <w:pPr>
        <w:rPr>
          <w:sz w:val="24"/>
          <w:szCs w:val="24"/>
        </w:rPr>
      </w:pPr>
      <w:r>
        <w:rPr>
          <w:sz w:val="24"/>
          <w:szCs w:val="24"/>
        </w:rPr>
        <w:t xml:space="preserve">S&amp;S will be most effective with </w:t>
      </w:r>
      <w:r w:rsidR="00E56CF1">
        <w:rPr>
          <w:sz w:val="24"/>
          <w:szCs w:val="24"/>
        </w:rPr>
        <w:t>h</w:t>
      </w:r>
      <w:r>
        <w:rPr>
          <w:sz w:val="24"/>
          <w:szCs w:val="24"/>
        </w:rPr>
        <w:t xml:space="preserve">igh standards of hygiene and biosecurity between </w:t>
      </w:r>
      <w:del w:id="8" w:author="VAN BUNNIK Bram" w:date="2020-04-29T10:27:00Z">
        <w:r w:rsidR="00E56CF1" w:rsidDel="00F61F2C">
          <w:rPr>
            <w:sz w:val="24"/>
            <w:szCs w:val="24"/>
          </w:rPr>
          <w:delText xml:space="preserve">the </w:delText>
        </w:r>
      </w:del>
      <w:r>
        <w:rPr>
          <w:sz w:val="24"/>
          <w:szCs w:val="24"/>
        </w:rPr>
        <w:t xml:space="preserve">vulnerable and </w:t>
      </w:r>
      <w:r w:rsidR="00E56CF1">
        <w:rPr>
          <w:sz w:val="24"/>
          <w:szCs w:val="24"/>
        </w:rPr>
        <w:t>other</w:t>
      </w:r>
      <w:ins w:id="9" w:author="VAN BUNNIK Bram" w:date="2020-04-29T10:27:00Z">
        <w:r w:rsidR="00F61F2C">
          <w:rPr>
            <w:sz w:val="24"/>
            <w:szCs w:val="24"/>
          </w:rPr>
          <w:t xml:space="preserve"> people</w:t>
        </w:r>
      </w:ins>
      <w:del w:id="10" w:author="VAN BUNNIK Bram" w:date="2020-04-29T10:27:00Z">
        <w:r w:rsidDel="00F61F2C">
          <w:rPr>
            <w:sz w:val="24"/>
            <w:szCs w:val="24"/>
          </w:rPr>
          <w:delText>s</w:delText>
        </w:r>
      </w:del>
      <w:r>
        <w:rPr>
          <w:sz w:val="24"/>
          <w:szCs w:val="24"/>
        </w:rPr>
        <w:t>. Enablers will include:</w:t>
      </w:r>
      <w:r w:rsidR="00253400">
        <w:rPr>
          <w:sz w:val="24"/>
          <w:szCs w:val="24"/>
        </w:rPr>
        <w:t xml:space="preserve"> </w:t>
      </w:r>
      <w:proofErr w:type="spellStart"/>
      <w:r w:rsidR="00253400">
        <w:rPr>
          <w:sz w:val="24"/>
          <w:szCs w:val="24"/>
        </w:rPr>
        <w:t>i</w:t>
      </w:r>
      <w:proofErr w:type="spellEnd"/>
      <w:r w:rsidR="00253400">
        <w:rPr>
          <w:sz w:val="24"/>
          <w:szCs w:val="24"/>
        </w:rPr>
        <w:t>) h</w:t>
      </w:r>
      <w:r>
        <w:rPr>
          <w:sz w:val="24"/>
          <w:szCs w:val="24"/>
        </w:rPr>
        <w:t>igh quality personal protective equipment</w:t>
      </w:r>
      <w:r w:rsidR="00E56CF1">
        <w:rPr>
          <w:sz w:val="24"/>
          <w:szCs w:val="24"/>
        </w:rPr>
        <w:t xml:space="preserve">, especially for </w:t>
      </w:r>
      <w:proofErr w:type="spellStart"/>
      <w:r w:rsidR="00E56CF1">
        <w:rPr>
          <w:sz w:val="24"/>
          <w:szCs w:val="24"/>
        </w:rPr>
        <w:t>shielders</w:t>
      </w:r>
      <w:proofErr w:type="spellEnd"/>
      <w:r w:rsidR="00253400">
        <w:rPr>
          <w:sz w:val="24"/>
          <w:szCs w:val="24"/>
        </w:rPr>
        <w:t>; ii) i</w:t>
      </w:r>
      <w:r>
        <w:rPr>
          <w:sz w:val="24"/>
          <w:szCs w:val="24"/>
        </w:rPr>
        <w:t xml:space="preserve">ntensive testing of </w:t>
      </w:r>
      <w:proofErr w:type="spellStart"/>
      <w:r>
        <w:rPr>
          <w:sz w:val="24"/>
          <w:szCs w:val="24"/>
        </w:rPr>
        <w:t>shielders</w:t>
      </w:r>
      <w:proofErr w:type="spellEnd"/>
      <w:r>
        <w:rPr>
          <w:sz w:val="24"/>
          <w:szCs w:val="24"/>
        </w:rPr>
        <w:t>, preferably daily and with a rapid (same day) test for virus and les</w:t>
      </w:r>
      <w:r w:rsidR="00253400">
        <w:rPr>
          <w:sz w:val="24"/>
          <w:szCs w:val="24"/>
        </w:rPr>
        <w:t>s frequent testing for antibody; iii) a</w:t>
      </w:r>
      <w:r>
        <w:rPr>
          <w:sz w:val="24"/>
          <w:szCs w:val="24"/>
        </w:rPr>
        <w:t>ppropriate incentives for compliance</w:t>
      </w:r>
      <w:r w:rsidR="00E3111B">
        <w:rPr>
          <w:sz w:val="24"/>
          <w:szCs w:val="24"/>
        </w:rPr>
        <w:t>, especially outside institutions.</w:t>
      </w:r>
    </w:p>
    <w:p w14:paraId="7AA74C89" w14:textId="7DB71BA9" w:rsidR="00E56CF1" w:rsidRPr="00E56CF1" w:rsidRDefault="00E56CF1" w:rsidP="00253400">
      <w:pPr>
        <w:rPr>
          <w:sz w:val="24"/>
          <w:szCs w:val="24"/>
        </w:rPr>
      </w:pPr>
      <w:r>
        <w:rPr>
          <w:sz w:val="24"/>
          <w:szCs w:val="24"/>
        </w:rPr>
        <w:lastRenderedPageBreak/>
        <w:t>H</w:t>
      </w:r>
      <w:r w:rsidR="00A161A5">
        <w:rPr>
          <w:sz w:val="24"/>
          <w:szCs w:val="24"/>
        </w:rPr>
        <w:t xml:space="preserve">owever, </w:t>
      </w:r>
      <w:r>
        <w:rPr>
          <w:sz w:val="24"/>
          <w:szCs w:val="24"/>
        </w:rPr>
        <w:t>it may be that existing protections for the vulnerable population could be strengthened immediately.</w:t>
      </w:r>
    </w:p>
    <w:p w14:paraId="7F30252B" w14:textId="77777777" w:rsidR="00203E70" w:rsidRPr="00D50573" w:rsidRDefault="00203E70">
      <w:pPr>
        <w:rPr>
          <w:sz w:val="24"/>
          <w:szCs w:val="24"/>
          <w:u w:val="single"/>
        </w:rPr>
      </w:pPr>
      <w:r w:rsidRPr="00D50573">
        <w:rPr>
          <w:sz w:val="24"/>
          <w:szCs w:val="24"/>
          <w:u w:val="single"/>
        </w:rPr>
        <w:t>Summary</w:t>
      </w:r>
    </w:p>
    <w:p w14:paraId="4C1703E3" w14:textId="05A75B49" w:rsidR="00A161A5" w:rsidRDefault="00754F06">
      <w:pPr>
        <w:rPr>
          <w:sz w:val="24"/>
          <w:szCs w:val="24"/>
        </w:rPr>
      </w:pPr>
      <w:r>
        <w:rPr>
          <w:sz w:val="24"/>
          <w:szCs w:val="24"/>
        </w:rPr>
        <w:t>We demonstrate that the adoption of a segmenting and shielding (S&amp;S) strategy could increase the scope to partially exit COVID-19 lockdown over a time period of weeks.</w:t>
      </w:r>
    </w:p>
    <w:p w14:paraId="0065B04D" w14:textId="3C71DCEF" w:rsidR="007C2B33" w:rsidRDefault="007C2B33">
      <w:pPr>
        <w:rPr>
          <w:sz w:val="24"/>
          <w:szCs w:val="24"/>
        </w:rPr>
      </w:pPr>
      <w:r>
        <w:rPr>
          <w:sz w:val="24"/>
          <w:szCs w:val="24"/>
        </w:rPr>
        <w:t xml:space="preserve">We illustrate the </w:t>
      </w:r>
      <w:r w:rsidR="00F73468">
        <w:rPr>
          <w:sz w:val="24"/>
          <w:szCs w:val="24"/>
        </w:rPr>
        <w:t>S&amp;S strategy</w:t>
      </w:r>
      <w:r>
        <w:rPr>
          <w:sz w:val="24"/>
          <w:szCs w:val="24"/>
        </w:rPr>
        <w:t xml:space="preserve"> using a simple mathematical model that considers a gradual ramping up of protection for the vulnerable population and a gradual ramping down of restrictions on the non-vulnerable population over a period of 12 weeks.</w:t>
      </w:r>
    </w:p>
    <w:p w14:paraId="2A0001CB" w14:textId="59737CF6" w:rsidR="00A161A5" w:rsidRDefault="00A161A5">
      <w:pPr>
        <w:rPr>
          <w:sz w:val="24"/>
          <w:szCs w:val="24"/>
        </w:rPr>
      </w:pPr>
      <w:r>
        <w:rPr>
          <w:sz w:val="24"/>
          <w:szCs w:val="24"/>
        </w:rPr>
        <w:t xml:space="preserve">Transmission rates within the general population and between the general and vulnerable populations are the most important determinants of success. These could be kept low by </w:t>
      </w:r>
      <w:r w:rsidR="000372C3">
        <w:rPr>
          <w:sz w:val="24"/>
          <w:szCs w:val="24"/>
        </w:rPr>
        <w:t xml:space="preserve">maintaining </w:t>
      </w:r>
      <w:r>
        <w:rPr>
          <w:sz w:val="24"/>
          <w:szCs w:val="24"/>
        </w:rPr>
        <w:t>strict social distancing measures</w:t>
      </w:r>
      <w:r w:rsidR="000372C3">
        <w:rPr>
          <w:sz w:val="24"/>
          <w:szCs w:val="24"/>
        </w:rPr>
        <w:t xml:space="preserve"> in the vulnerable group</w:t>
      </w:r>
      <w:r>
        <w:rPr>
          <w:sz w:val="24"/>
          <w:szCs w:val="24"/>
        </w:rPr>
        <w:t>.</w:t>
      </w:r>
    </w:p>
    <w:p w14:paraId="3E8DC707" w14:textId="15989001" w:rsidR="00A161A5" w:rsidRDefault="00A161A5">
      <w:pPr>
        <w:rPr>
          <w:sz w:val="24"/>
          <w:szCs w:val="24"/>
        </w:rPr>
      </w:pPr>
      <w:r>
        <w:rPr>
          <w:sz w:val="24"/>
          <w:szCs w:val="24"/>
        </w:rPr>
        <w:t xml:space="preserve">Less relaxation of restrictions may be possible for </w:t>
      </w:r>
      <w:proofErr w:type="spellStart"/>
      <w:r>
        <w:rPr>
          <w:sz w:val="24"/>
          <w:szCs w:val="24"/>
        </w:rPr>
        <w:t>shielders</w:t>
      </w:r>
      <w:proofErr w:type="spellEnd"/>
      <w:r>
        <w:rPr>
          <w:sz w:val="24"/>
          <w:szCs w:val="24"/>
        </w:rPr>
        <w:t xml:space="preserve"> than for the general population.</w:t>
      </w:r>
    </w:p>
    <w:p w14:paraId="18D92A97" w14:textId="2F05F8AA" w:rsidR="008D225C" w:rsidRDefault="008D225C">
      <w:pPr>
        <w:rPr>
          <w:sz w:val="24"/>
          <w:szCs w:val="24"/>
        </w:rPr>
      </w:pPr>
      <w:r>
        <w:rPr>
          <w:sz w:val="24"/>
          <w:szCs w:val="24"/>
        </w:rPr>
        <w:t>S&amp;S is far less likely to succeed if the designated vulnera</w:t>
      </w:r>
      <w:r w:rsidR="00C95C24">
        <w:rPr>
          <w:sz w:val="24"/>
          <w:szCs w:val="24"/>
        </w:rPr>
        <w:t>ble segment is too small (e.g. 2</w:t>
      </w:r>
      <w:r>
        <w:rPr>
          <w:sz w:val="24"/>
          <w:szCs w:val="24"/>
        </w:rPr>
        <w:t>% vs. 20%).</w:t>
      </w:r>
    </w:p>
    <w:p w14:paraId="745DC77D" w14:textId="3CA9DE6F" w:rsidR="008D225C" w:rsidRPr="00A161A5" w:rsidRDefault="008D225C">
      <w:pPr>
        <w:rPr>
          <w:sz w:val="24"/>
          <w:szCs w:val="24"/>
        </w:rPr>
      </w:pPr>
      <w:r>
        <w:rPr>
          <w:sz w:val="24"/>
          <w:szCs w:val="24"/>
        </w:rPr>
        <w:t>Results are influenced especially by the contact matrix between segments</w:t>
      </w:r>
      <w:r w:rsidR="00F73468">
        <w:rPr>
          <w:sz w:val="24"/>
          <w:szCs w:val="24"/>
        </w:rPr>
        <w:t xml:space="preserve"> and the relationships between social distancing measures and transmission rates. These determinants are difficult to quantify precisely so close monitoring of the epidemic curve would be essential during and after the exit from lockdown.</w:t>
      </w:r>
    </w:p>
    <w:p w14:paraId="55601E93" w14:textId="7CAB20D2" w:rsidR="00203E70" w:rsidRPr="00D50573" w:rsidRDefault="00203E70">
      <w:pPr>
        <w:rPr>
          <w:sz w:val="24"/>
          <w:szCs w:val="24"/>
          <w:u w:val="single"/>
        </w:rPr>
      </w:pPr>
      <w:r w:rsidRPr="00D50573">
        <w:rPr>
          <w:sz w:val="24"/>
          <w:szCs w:val="24"/>
          <w:u w:val="single"/>
        </w:rPr>
        <w:t>Introduction</w:t>
      </w:r>
    </w:p>
    <w:p w14:paraId="6381C48B" w14:textId="72A82802" w:rsidR="00D510F3" w:rsidRPr="00D50573" w:rsidRDefault="00CD68CB" w:rsidP="00D510F3">
      <w:pPr>
        <w:rPr>
          <w:rFonts w:cs="Calibri"/>
          <w:color w:val="000000"/>
          <w:sz w:val="24"/>
          <w:szCs w:val="24"/>
        </w:rPr>
      </w:pPr>
      <w:r w:rsidRPr="00D26856">
        <w:rPr>
          <w:color w:val="000000" w:themeColor="text1"/>
          <w:sz w:val="24"/>
        </w:rPr>
        <w:t xml:space="preserve">As of 25/04/2020, </w:t>
      </w:r>
      <w:r w:rsidR="007C6180" w:rsidRPr="00D26856">
        <w:rPr>
          <w:color w:val="000000" w:themeColor="text1"/>
          <w:sz w:val="24"/>
        </w:rPr>
        <w:t>2,719,897 confirmed</w:t>
      </w:r>
      <w:r w:rsidRPr="00D26856">
        <w:rPr>
          <w:color w:val="000000" w:themeColor="text1"/>
          <w:sz w:val="24"/>
        </w:rPr>
        <w:t xml:space="preserve"> COVID-19 cases</w:t>
      </w:r>
      <w:r w:rsidR="007C6180" w:rsidRPr="00D26856">
        <w:rPr>
          <w:color w:val="000000" w:themeColor="text1"/>
          <w:sz w:val="24"/>
        </w:rPr>
        <w:t xml:space="preserve"> and 187,705</w:t>
      </w:r>
      <w:r w:rsidRPr="00D26856">
        <w:rPr>
          <w:color w:val="000000" w:themeColor="text1"/>
          <w:sz w:val="24"/>
        </w:rPr>
        <w:t xml:space="preserve"> COVID-19 related</w:t>
      </w:r>
      <w:r w:rsidR="007C6180" w:rsidRPr="00D26856">
        <w:rPr>
          <w:color w:val="000000" w:themeColor="text1"/>
          <w:sz w:val="24"/>
        </w:rPr>
        <w:t xml:space="preserve"> deaths </w:t>
      </w:r>
      <w:r w:rsidRPr="00D26856">
        <w:rPr>
          <w:color w:val="000000" w:themeColor="text1"/>
          <w:sz w:val="24"/>
        </w:rPr>
        <w:t>had been reported globally [</w:t>
      </w:r>
      <w:r w:rsidR="7FD42FA7" w:rsidRPr="29CC366F">
        <w:rPr>
          <w:rFonts w:cs="Calibri"/>
          <w:color w:val="000000" w:themeColor="text1"/>
          <w:sz w:val="24"/>
          <w:szCs w:val="24"/>
        </w:rPr>
        <w:t>WHO, 2020</w:t>
      </w:r>
      <w:r w:rsidRPr="00D26856">
        <w:rPr>
          <w:color w:val="000000" w:themeColor="text1"/>
          <w:sz w:val="24"/>
        </w:rPr>
        <w:t>]</w:t>
      </w:r>
      <w:r w:rsidR="007C6180" w:rsidRPr="00D26856">
        <w:rPr>
          <w:color w:val="000000" w:themeColor="text1"/>
          <w:sz w:val="24"/>
        </w:rPr>
        <w:t>.</w:t>
      </w:r>
      <w:r w:rsidRPr="00D26856">
        <w:rPr>
          <w:color w:val="000000" w:themeColor="text1"/>
          <w:sz w:val="24"/>
        </w:rPr>
        <w:t xml:space="preserve"> Countries around the world have imposed severe social distancing measures – ‘lockdown’ – on their entire population to reduce the rate of spread of infection</w:t>
      </w:r>
      <w:r w:rsidR="00402812" w:rsidRPr="00D26856">
        <w:rPr>
          <w:color w:val="000000" w:themeColor="text1"/>
          <w:sz w:val="24"/>
        </w:rPr>
        <w:t xml:space="preserve"> [</w:t>
      </w:r>
      <w:r w:rsidR="33CAD096"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These measures cause huge (though </w:t>
      </w:r>
      <w:r w:rsidR="00F52BC5" w:rsidRPr="00D26856">
        <w:rPr>
          <w:color w:val="000000" w:themeColor="text1"/>
          <w:sz w:val="24"/>
        </w:rPr>
        <w:t xml:space="preserve">not fully quantified) </w:t>
      </w:r>
      <w:r w:rsidRPr="00D26856">
        <w:rPr>
          <w:color w:val="000000" w:themeColor="text1"/>
          <w:sz w:val="24"/>
        </w:rPr>
        <w:t>soci</w:t>
      </w:r>
      <w:r w:rsidR="00F52BC5" w:rsidRPr="00D26856">
        <w:rPr>
          <w:color w:val="000000" w:themeColor="text1"/>
          <w:sz w:val="24"/>
        </w:rPr>
        <w:t>et</w:t>
      </w:r>
      <w:r w:rsidRPr="00D26856">
        <w:rPr>
          <w:color w:val="000000" w:themeColor="text1"/>
          <w:sz w:val="24"/>
        </w:rPr>
        <w:t>al</w:t>
      </w:r>
      <w:r w:rsidR="00F52BC5" w:rsidRPr="00D26856">
        <w:rPr>
          <w:color w:val="000000" w:themeColor="text1"/>
          <w:sz w:val="24"/>
        </w:rPr>
        <w:t>,</w:t>
      </w:r>
      <w:r w:rsidRPr="00D26856">
        <w:rPr>
          <w:color w:val="000000" w:themeColor="text1"/>
          <w:sz w:val="24"/>
        </w:rPr>
        <w:t xml:space="preserve"> psychological </w:t>
      </w:r>
      <w:r w:rsidR="00F52BC5" w:rsidRPr="00D26856">
        <w:rPr>
          <w:color w:val="000000" w:themeColor="text1"/>
          <w:sz w:val="24"/>
        </w:rPr>
        <w:t xml:space="preserve">and economic </w:t>
      </w:r>
      <w:r w:rsidRPr="00D26856">
        <w:rPr>
          <w:color w:val="000000" w:themeColor="text1"/>
          <w:sz w:val="24"/>
        </w:rPr>
        <w:t>harm</w:t>
      </w:r>
      <w:r w:rsidR="00402812" w:rsidRPr="00D26856">
        <w:rPr>
          <w:color w:val="000000" w:themeColor="text1"/>
          <w:sz w:val="24"/>
        </w:rPr>
        <w:t xml:space="preserve"> [</w:t>
      </w:r>
      <w:r w:rsidR="07D71681"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so there is an urgent need to find ways of exiting lockdown</w:t>
      </w:r>
      <w:r w:rsidR="00F52BC5" w:rsidRPr="00D26856">
        <w:rPr>
          <w:color w:val="000000" w:themeColor="text1"/>
          <w:sz w:val="24"/>
        </w:rPr>
        <w:t xml:space="preserve"> safely</w:t>
      </w:r>
      <w:r w:rsidRPr="00D26856">
        <w:rPr>
          <w:color w:val="000000" w:themeColor="text1"/>
          <w:sz w:val="24"/>
        </w:rPr>
        <w:t>.</w:t>
      </w:r>
    </w:p>
    <w:p w14:paraId="045DEBDB" w14:textId="5168A122" w:rsidR="00D50573" w:rsidRDefault="00D50573" w:rsidP="00D510F3">
      <w:pPr>
        <w:rPr>
          <w:sz w:val="24"/>
          <w:szCs w:val="24"/>
        </w:rPr>
      </w:pPr>
      <w:r w:rsidRPr="00D26856">
        <w:rPr>
          <w:color w:val="000000" w:themeColor="text1"/>
          <w:sz w:val="24"/>
        </w:rPr>
        <w:t xml:space="preserve">Here, we consider one option for facilitating exit from lockdown: segmenting and shielding (S&amp;S). Segmenting is </w:t>
      </w:r>
      <w:r w:rsidR="008168DF" w:rsidRPr="00D26856">
        <w:rPr>
          <w:color w:val="000000" w:themeColor="text1"/>
          <w:sz w:val="24"/>
        </w:rPr>
        <w:t>dividing the population into groups that are relatively homogeneous in healthcare characteristics or needs [</w:t>
      </w:r>
      <w:r w:rsidR="5EE3B18F" w:rsidRPr="29CC366F">
        <w:rPr>
          <w:color w:val="000000" w:themeColor="text1"/>
          <w:sz w:val="24"/>
          <w:szCs w:val="24"/>
        </w:rPr>
        <w:t>Low et al, 2020</w:t>
      </w:r>
      <w:r w:rsidR="008168DF" w:rsidRPr="00D26856">
        <w:rPr>
          <w:color w:val="000000" w:themeColor="text1"/>
          <w:sz w:val="24"/>
        </w:rPr>
        <w:t>].</w:t>
      </w:r>
      <w:r w:rsidRPr="00D26856">
        <w:rPr>
          <w:color w:val="000000" w:themeColor="text1"/>
          <w:sz w:val="24"/>
        </w:rPr>
        <w:t xml:space="preserve"> </w:t>
      </w:r>
      <w:r w:rsidRPr="29CC366F">
        <w:rPr>
          <w:rFonts w:cs="Tahoma"/>
          <w:color w:val="222222"/>
          <w:sz w:val="24"/>
          <w:szCs w:val="24"/>
        </w:rPr>
        <w:t xml:space="preserve">Shielding is a way to protect people who are extremely vulnerable </w:t>
      </w:r>
      <w:r w:rsidR="000372C3">
        <w:rPr>
          <w:rFonts w:cs="Tahoma"/>
          <w:color w:val="222222"/>
          <w:sz w:val="24"/>
          <w:szCs w:val="24"/>
        </w:rPr>
        <w:t>to severe COVID-19 outcomes</w:t>
      </w:r>
      <w:r w:rsidRPr="29CC366F">
        <w:rPr>
          <w:rFonts w:cs="Tahoma"/>
          <w:color w:val="222222"/>
          <w:sz w:val="24"/>
          <w:szCs w:val="24"/>
        </w:rPr>
        <w:t xml:space="preserve"> by minimising all interaction between them and other people</w:t>
      </w:r>
      <w:r w:rsidR="00B15F0D" w:rsidRPr="29CC366F">
        <w:rPr>
          <w:rFonts w:cs="Tahoma"/>
          <w:color w:val="222222"/>
          <w:sz w:val="24"/>
          <w:szCs w:val="24"/>
        </w:rPr>
        <w:t xml:space="preserve"> [</w:t>
      </w:r>
      <w:r w:rsidR="5941D138" w:rsidRPr="00D26856">
        <w:rPr>
          <w:rFonts w:cs="Tahoma"/>
          <w:color w:val="222222"/>
          <w:sz w:val="24"/>
          <w:szCs w:val="24"/>
        </w:rPr>
        <w:t xml:space="preserve">British Lung </w:t>
      </w:r>
      <w:r w:rsidR="5941D138" w:rsidRPr="29CC366F">
        <w:rPr>
          <w:rFonts w:cs="Tahoma"/>
          <w:color w:val="222222"/>
          <w:sz w:val="24"/>
          <w:szCs w:val="24"/>
        </w:rPr>
        <w:t>Foundation, 2020</w:t>
      </w:r>
      <w:r w:rsidR="00B15F0D" w:rsidRPr="29CC366F">
        <w:rPr>
          <w:rFonts w:cs="Tahoma"/>
          <w:color w:val="222222"/>
          <w:sz w:val="24"/>
          <w:szCs w:val="24"/>
        </w:rPr>
        <w:t>]</w:t>
      </w:r>
      <w:r w:rsidRPr="29CC366F">
        <w:rPr>
          <w:rFonts w:cs="Tahoma"/>
          <w:color w:val="222222"/>
          <w:sz w:val="24"/>
          <w:szCs w:val="24"/>
        </w:rPr>
        <w:t>.</w:t>
      </w:r>
    </w:p>
    <w:p w14:paraId="222DDE7E" w14:textId="35FA6FF1" w:rsidR="00402812" w:rsidRDefault="00402812" w:rsidP="007C6180">
      <w:pPr>
        <w:rPr>
          <w:sz w:val="24"/>
          <w:szCs w:val="24"/>
        </w:rPr>
      </w:pPr>
      <w:r w:rsidRPr="00402812">
        <w:rPr>
          <w:sz w:val="24"/>
          <w:szCs w:val="24"/>
        </w:rPr>
        <w:t>Key risk factors for vulnerability to COVID-19 are defined by the World Health Organisation (WHO) as:</w:t>
      </w:r>
      <w:r w:rsidR="00D22B39" w:rsidRPr="00402812">
        <w:rPr>
          <w:sz w:val="24"/>
          <w:szCs w:val="24"/>
        </w:rPr>
        <w:t xml:space="preserve"> </w:t>
      </w:r>
      <w:r w:rsidR="00D22B39" w:rsidRPr="29CC366F">
        <w:rPr>
          <w:color w:val="323130"/>
          <w:sz w:val="24"/>
          <w:szCs w:val="24"/>
          <w:bdr w:val="none" w:sz="0" w:space="0" w:color="auto" w:frame="1"/>
        </w:rPr>
        <w:t>older people (that is people over 60 years old)</w:t>
      </w:r>
      <w:r w:rsidR="00D22B39" w:rsidRPr="00402812">
        <w:rPr>
          <w:rFonts w:cs="Segoe UI"/>
          <w:color w:val="323130"/>
          <w:sz w:val="24"/>
          <w:szCs w:val="24"/>
        </w:rPr>
        <w:t xml:space="preserve">; and those with </w:t>
      </w:r>
      <w:r w:rsidR="00D22B39" w:rsidRPr="29CC366F">
        <w:rPr>
          <w:color w:val="323130"/>
          <w:sz w:val="24"/>
          <w:szCs w:val="24"/>
          <w:bdr w:val="none" w:sz="0" w:space="0" w:color="auto" w:frame="1"/>
        </w:rPr>
        <w:t xml:space="preserve">underlying </w:t>
      </w:r>
      <w:r w:rsidRPr="29CC366F">
        <w:rPr>
          <w:color w:val="323130"/>
          <w:sz w:val="24"/>
          <w:szCs w:val="24"/>
          <w:bdr w:val="none" w:sz="0" w:space="0" w:color="auto" w:frame="1"/>
        </w:rPr>
        <w:t>m</w:t>
      </w:r>
      <w:r w:rsidR="00D22B39" w:rsidRPr="29CC366F">
        <w:rPr>
          <w:color w:val="323130"/>
          <w:sz w:val="24"/>
          <w:szCs w:val="24"/>
          <w:bdr w:val="none" w:sz="0" w:space="0" w:color="auto" w:frame="1"/>
        </w:rPr>
        <w:t>edical conditions (such as cardiovascular disease, diabetes, chronic respiratory disease, and cancer)</w:t>
      </w:r>
      <w:r w:rsidRPr="29CC366F">
        <w:rPr>
          <w:color w:val="323130"/>
          <w:sz w:val="24"/>
          <w:szCs w:val="24"/>
          <w:bdr w:val="none" w:sz="0" w:space="0" w:color="auto" w:frame="1"/>
        </w:rPr>
        <w:t xml:space="preserve"> [</w:t>
      </w:r>
      <w:r w:rsidR="445BBF2F" w:rsidRPr="29CC366F">
        <w:rPr>
          <w:color w:val="323130"/>
          <w:sz w:val="24"/>
          <w:szCs w:val="24"/>
          <w:bdr w:val="none" w:sz="0" w:space="0" w:color="auto" w:frame="1"/>
        </w:rPr>
        <w:t>WHO, 2020</w:t>
      </w:r>
      <w:r w:rsidRPr="29CC366F">
        <w:rPr>
          <w:color w:val="323130"/>
          <w:sz w:val="24"/>
          <w:szCs w:val="24"/>
          <w:bdr w:val="none" w:sz="0" w:space="0" w:color="auto" w:frame="1"/>
        </w:rPr>
        <w:t xml:space="preserve">]. </w:t>
      </w:r>
      <w:r w:rsidR="00322408" w:rsidRPr="29CC366F">
        <w:rPr>
          <w:color w:val="323130"/>
          <w:sz w:val="24"/>
          <w:szCs w:val="24"/>
          <w:bdr w:val="none" w:sz="0" w:space="0" w:color="auto" w:frame="1"/>
        </w:rPr>
        <w:t xml:space="preserve">The </w:t>
      </w:r>
      <w:r w:rsidR="007C6180" w:rsidRPr="00402812">
        <w:rPr>
          <w:sz w:val="24"/>
          <w:szCs w:val="24"/>
        </w:rPr>
        <w:t>UK</w:t>
      </w:r>
      <w:r w:rsidR="00D510F3" w:rsidRPr="00402812">
        <w:rPr>
          <w:sz w:val="24"/>
          <w:szCs w:val="24"/>
        </w:rPr>
        <w:t xml:space="preserve"> </w:t>
      </w:r>
      <w:r w:rsidR="00322408">
        <w:rPr>
          <w:sz w:val="24"/>
          <w:szCs w:val="24"/>
        </w:rPr>
        <w:t>has</w:t>
      </w:r>
      <w:r w:rsidR="00D510F3" w:rsidRPr="00402812">
        <w:rPr>
          <w:sz w:val="24"/>
          <w:szCs w:val="24"/>
        </w:rPr>
        <w:t xml:space="preserve"> identif</w:t>
      </w:r>
      <w:r w:rsidR="00322408">
        <w:rPr>
          <w:sz w:val="24"/>
          <w:szCs w:val="24"/>
        </w:rPr>
        <w:t xml:space="preserve">ied </w:t>
      </w:r>
      <w:r w:rsidR="00D510F3" w:rsidRPr="00402812">
        <w:rPr>
          <w:sz w:val="24"/>
          <w:szCs w:val="24"/>
        </w:rPr>
        <w:t>vulnerable persons and issue</w:t>
      </w:r>
      <w:r w:rsidR="00322408">
        <w:rPr>
          <w:sz w:val="24"/>
          <w:szCs w:val="24"/>
        </w:rPr>
        <w:t xml:space="preserve">d specific advice for them to </w:t>
      </w:r>
      <w:r w:rsidR="00D510F3" w:rsidRPr="00402812">
        <w:rPr>
          <w:sz w:val="24"/>
          <w:szCs w:val="24"/>
        </w:rPr>
        <w:t>shield fr</w:t>
      </w:r>
      <w:r>
        <w:rPr>
          <w:sz w:val="24"/>
          <w:szCs w:val="24"/>
        </w:rPr>
        <w:t>om possible COVID-19 infection (Table S1).</w:t>
      </w:r>
    </w:p>
    <w:p w14:paraId="54BD4883" w14:textId="2E024E89" w:rsidR="00402812" w:rsidRPr="00402812" w:rsidRDefault="00FD3D97" w:rsidP="00402812">
      <w:pPr>
        <w:rPr>
          <w:sz w:val="24"/>
          <w:szCs w:val="24"/>
        </w:rPr>
      </w:pPr>
      <w:r w:rsidRPr="29CC366F">
        <w:rPr>
          <w:sz w:val="24"/>
          <w:szCs w:val="24"/>
        </w:rPr>
        <w:lastRenderedPageBreak/>
        <w:t>There have been numerous mathematical modelling studies of the actual and predicted impact of social distancing measures on COVID-19 epidemics [</w:t>
      </w:r>
      <w:r w:rsidR="162C89C5" w:rsidRPr="29CC366F">
        <w:rPr>
          <w:sz w:val="24"/>
          <w:szCs w:val="24"/>
        </w:rPr>
        <w:t xml:space="preserve">e.g. </w:t>
      </w:r>
      <w:r w:rsidR="35814682" w:rsidRPr="29CC366F">
        <w:rPr>
          <w:sz w:val="24"/>
          <w:szCs w:val="24"/>
        </w:rPr>
        <w:t xml:space="preserve">Leung et al, 2020; Chatterjee et al, 2020; Bayham et al, 2020; Tuite et al, 2020; Kim et al, 2020; </w:t>
      </w:r>
      <w:r w:rsidR="6F6E5BA4" w:rsidRPr="29CC366F">
        <w:rPr>
          <w:sz w:val="24"/>
          <w:szCs w:val="24"/>
        </w:rPr>
        <w:t>Prem et al, 2020; Block et al, 2020</w:t>
      </w:r>
      <w:r w:rsidRPr="29CC366F">
        <w:rPr>
          <w:sz w:val="24"/>
          <w:szCs w:val="24"/>
        </w:rPr>
        <w:t>].</w:t>
      </w:r>
      <w:r w:rsidR="00303CAA" w:rsidRPr="29CC366F">
        <w:rPr>
          <w:sz w:val="24"/>
          <w:szCs w:val="24"/>
        </w:rPr>
        <w:t xml:space="preserve"> Very few have explicitly considered shielding </w:t>
      </w:r>
      <w:r w:rsidR="00AD04A3">
        <w:rPr>
          <w:sz w:val="24"/>
          <w:szCs w:val="24"/>
        </w:rPr>
        <w:t>[</w:t>
      </w:r>
      <w:proofErr w:type="spellStart"/>
      <w:r w:rsidR="00AD04A3" w:rsidRPr="29CC366F">
        <w:rPr>
          <w:sz w:val="24"/>
          <w:szCs w:val="24"/>
        </w:rPr>
        <w:t>McKeigue</w:t>
      </w:r>
      <w:proofErr w:type="spellEnd"/>
      <w:r w:rsidR="00AD04A3" w:rsidRPr="29CC366F">
        <w:rPr>
          <w:sz w:val="24"/>
          <w:szCs w:val="24"/>
        </w:rPr>
        <w:t xml:space="preserve"> and Colhoun, 2020</w:t>
      </w:r>
      <w:r w:rsidR="00AD04A3">
        <w:rPr>
          <w:sz w:val="24"/>
          <w:szCs w:val="24"/>
        </w:rPr>
        <w:t xml:space="preserve">; </w:t>
      </w:r>
      <w:r w:rsidR="003147C6" w:rsidRPr="29CC366F">
        <w:rPr>
          <w:sz w:val="24"/>
          <w:szCs w:val="24"/>
        </w:rPr>
        <w:t>Neufeld et al, 2020</w:t>
      </w:r>
      <w:r w:rsidR="003147C6">
        <w:rPr>
          <w:sz w:val="24"/>
          <w:szCs w:val="24"/>
        </w:rPr>
        <w:t xml:space="preserve">; </w:t>
      </w:r>
      <w:r w:rsidR="00AD04A3">
        <w:rPr>
          <w:sz w:val="24"/>
          <w:szCs w:val="24"/>
        </w:rPr>
        <w:t>Weitz et al., 2020]</w:t>
      </w:r>
      <w:r w:rsidR="00303CAA" w:rsidRPr="29CC366F">
        <w:rPr>
          <w:sz w:val="24"/>
          <w:szCs w:val="24"/>
        </w:rPr>
        <w:t xml:space="preserve"> and</w:t>
      </w:r>
      <w:r w:rsidRPr="29CC366F">
        <w:rPr>
          <w:sz w:val="24"/>
          <w:szCs w:val="24"/>
        </w:rPr>
        <w:t>, d</w:t>
      </w:r>
      <w:r w:rsidR="00402812" w:rsidRPr="29CC366F">
        <w:rPr>
          <w:sz w:val="24"/>
          <w:szCs w:val="24"/>
        </w:rPr>
        <w:t>espite its inclusion as part of national and international strategy for responding to COVID-19</w:t>
      </w:r>
      <w:r w:rsidR="00303CAA" w:rsidRPr="29CC366F">
        <w:rPr>
          <w:sz w:val="24"/>
          <w:szCs w:val="24"/>
        </w:rPr>
        <w:t>,</w:t>
      </w:r>
      <w:r w:rsidR="00402812" w:rsidRPr="29CC366F">
        <w:rPr>
          <w:sz w:val="24"/>
          <w:szCs w:val="24"/>
        </w:rPr>
        <w:t xml:space="preserve"> s</w:t>
      </w:r>
      <w:r w:rsidR="007C6180" w:rsidRPr="29CC366F">
        <w:rPr>
          <w:sz w:val="24"/>
          <w:szCs w:val="24"/>
        </w:rPr>
        <w:t xml:space="preserve">hielding </w:t>
      </w:r>
      <w:r w:rsidR="00243C34" w:rsidRPr="29CC366F">
        <w:rPr>
          <w:sz w:val="24"/>
          <w:szCs w:val="24"/>
        </w:rPr>
        <w:t xml:space="preserve">is </w:t>
      </w:r>
      <w:r w:rsidRPr="29CC366F">
        <w:rPr>
          <w:sz w:val="24"/>
          <w:szCs w:val="24"/>
        </w:rPr>
        <w:t xml:space="preserve">not </w:t>
      </w:r>
      <w:r w:rsidR="00243C34" w:rsidRPr="29CC366F">
        <w:rPr>
          <w:sz w:val="24"/>
          <w:szCs w:val="24"/>
        </w:rPr>
        <w:t>included</w:t>
      </w:r>
      <w:r w:rsidR="007C6180" w:rsidRPr="29CC366F">
        <w:rPr>
          <w:sz w:val="24"/>
          <w:szCs w:val="24"/>
        </w:rPr>
        <w:t xml:space="preserve"> by any of the </w:t>
      </w:r>
      <w:r w:rsidR="00322408" w:rsidRPr="29CC366F">
        <w:rPr>
          <w:sz w:val="24"/>
          <w:szCs w:val="24"/>
        </w:rPr>
        <w:t xml:space="preserve">mathematical </w:t>
      </w:r>
      <w:r w:rsidR="007C6180" w:rsidRPr="29CC366F">
        <w:rPr>
          <w:sz w:val="24"/>
          <w:szCs w:val="24"/>
        </w:rPr>
        <w:t>models being used to inform policy in the UK</w:t>
      </w:r>
      <w:r w:rsidR="00402812" w:rsidRPr="29CC366F">
        <w:rPr>
          <w:sz w:val="24"/>
          <w:szCs w:val="24"/>
        </w:rPr>
        <w:t>, nor (to the best of our knowledge) any other country</w:t>
      </w:r>
      <w:r w:rsidR="007C6180" w:rsidRPr="29CC366F">
        <w:rPr>
          <w:sz w:val="24"/>
          <w:szCs w:val="24"/>
        </w:rPr>
        <w:t>.</w:t>
      </w:r>
      <w:r w:rsidR="00D4666F" w:rsidRPr="29CC366F">
        <w:rPr>
          <w:sz w:val="24"/>
          <w:szCs w:val="24"/>
        </w:rPr>
        <w:t xml:space="preserve"> </w:t>
      </w:r>
      <w:r w:rsidR="00402812" w:rsidRPr="29CC366F">
        <w:rPr>
          <w:sz w:val="24"/>
          <w:szCs w:val="24"/>
        </w:rPr>
        <w:t xml:space="preserve">One modelling study </w:t>
      </w:r>
      <w:r w:rsidR="00322408" w:rsidRPr="29CC366F">
        <w:rPr>
          <w:sz w:val="24"/>
          <w:szCs w:val="24"/>
        </w:rPr>
        <w:t xml:space="preserve">in the UK </w:t>
      </w:r>
      <w:r w:rsidR="00402812" w:rsidRPr="29CC366F">
        <w:rPr>
          <w:sz w:val="24"/>
          <w:szCs w:val="24"/>
        </w:rPr>
        <w:t>concluded</w:t>
      </w:r>
      <w:r w:rsidR="00402812" w:rsidRPr="00410726">
        <w:rPr>
          <w:rFonts w:ascii="Calibri" w:hAnsi="Calibri"/>
          <w:color w:val="000000" w:themeColor="text1"/>
          <w:sz w:val="24"/>
        </w:rPr>
        <w:t xml:space="preserve"> that social distancing of </w:t>
      </w:r>
      <w:r w:rsidR="00322408" w:rsidRPr="00410726">
        <w:rPr>
          <w:rFonts w:ascii="Calibri" w:hAnsi="Calibri"/>
          <w:color w:val="000000" w:themeColor="text1"/>
          <w:sz w:val="24"/>
        </w:rPr>
        <w:t xml:space="preserve">those </w:t>
      </w:r>
      <w:r w:rsidR="00402812" w:rsidRPr="00410726">
        <w:rPr>
          <w:rFonts w:ascii="Calibri" w:hAnsi="Calibri"/>
          <w:color w:val="000000" w:themeColor="text1"/>
          <w:sz w:val="24"/>
        </w:rPr>
        <w:t>over 70</w:t>
      </w:r>
      <w:r w:rsidR="00322408" w:rsidRPr="00410726">
        <w:rPr>
          <w:rFonts w:ascii="Calibri" w:hAnsi="Calibri"/>
          <w:color w:val="000000" w:themeColor="text1"/>
          <w:sz w:val="24"/>
        </w:rPr>
        <w:t xml:space="preserve"> y</w:t>
      </w:r>
      <w:ins w:id="11" w:author="VAN BUNNIK Bram" w:date="2020-04-29T10:31:00Z">
        <w:r w:rsidR="00B329D8">
          <w:rPr>
            <w:rFonts w:ascii="Calibri" w:hAnsi="Calibri"/>
            <w:color w:val="000000" w:themeColor="text1"/>
            <w:sz w:val="24"/>
          </w:rPr>
          <w:t>ea</w:t>
        </w:r>
      </w:ins>
      <w:r w:rsidR="00322408" w:rsidRPr="00410726">
        <w:rPr>
          <w:rFonts w:ascii="Calibri" w:hAnsi="Calibri"/>
          <w:color w:val="000000" w:themeColor="text1"/>
          <w:sz w:val="24"/>
        </w:rPr>
        <w:t>r</w:t>
      </w:r>
      <w:r w:rsidR="00402812" w:rsidRPr="00410726">
        <w:rPr>
          <w:rFonts w:ascii="Calibri" w:hAnsi="Calibri"/>
          <w:color w:val="000000" w:themeColor="text1"/>
          <w:sz w:val="24"/>
        </w:rPr>
        <w:t xml:space="preserve">s </w:t>
      </w:r>
      <w:r w:rsidR="00322408" w:rsidRPr="00410726">
        <w:rPr>
          <w:rFonts w:ascii="Calibri" w:hAnsi="Calibri"/>
          <w:color w:val="000000" w:themeColor="text1"/>
          <w:sz w:val="24"/>
        </w:rPr>
        <w:t xml:space="preserve">old </w:t>
      </w:r>
      <w:r w:rsidR="00402812" w:rsidRPr="00410726">
        <w:rPr>
          <w:rFonts w:ascii="Calibri" w:hAnsi="Calibri"/>
          <w:color w:val="000000" w:themeColor="text1"/>
          <w:sz w:val="24"/>
        </w:rPr>
        <w:t xml:space="preserve">(including a 75% reduction of contacts outside home and workplace) would contribute to reducing the burden on the National Health Service (NHS), though </w:t>
      </w:r>
      <w:r w:rsidR="00322408" w:rsidRPr="00410726">
        <w:rPr>
          <w:rFonts w:ascii="Calibri" w:hAnsi="Calibri"/>
          <w:color w:val="000000" w:themeColor="text1"/>
          <w:sz w:val="24"/>
        </w:rPr>
        <w:t>lockdown</w:t>
      </w:r>
      <w:r w:rsidR="00402812" w:rsidRPr="00410726">
        <w:rPr>
          <w:rFonts w:ascii="Calibri" w:hAnsi="Calibri"/>
          <w:color w:val="000000" w:themeColor="text1"/>
          <w:sz w:val="24"/>
        </w:rPr>
        <w:t xml:space="preserve"> would </w:t>
      </w:r>
      <w:r w:rsidR="00322408" w:rsidRPr="00410726">
        <w:rPr>
          <w:rFonts w:ascii="Calibri" w:hAnsi="Calibri"/>
          <w:color w:val="000000" w:themeColor="text1"/>
          <w:sz w:val="24"/>
        </w:rPr>
        <w:t xml:space="preserve">still </w:t>
      </w:r>
      <w:r w:rsidR="00402812" w:rsidRPr="00410726">
        <w:rPr>
          <w:rFonts w:ascii="Calibri" w:hAnsi="Calibri"/>
          <w:color w:val="000000" w:themeColor="text1"/>
          <w:sz w:val="24"/>
        </w:rPr>
        <w:t xml:space="preserve">be needed to </w:t>
      </w:r>
      <w:r w:rsidR="00322408" w:rsidRPr="00410726">
        <w:rPr>
          <w:rFonts w:ascii="Calibri" w:hAnsi="Calibri"/>
          <w:color w:val="000000" w:themeColor="text1"/>
          <w:sz w:val="24"/>
        </w:rPr>
        <w:t>keep</w:t>
      </w:r>
      <w:r w:rsidR="00402812" w:rsidRPr="00410726">
        <w:rPr>
          <w:rFonts w:ascii="Calibri" w:hAnsi="Calibri"/>
          <w:color w:val="000000" w:themeColor="text1"/>
          <w:sz w:val="24"/>
        </w:rPr>
        <w:t xml:space="preserve"> burden within NHS capacity [</w:t>
      </w:r>
      <w:r w:rsidR="655E6CAB" w:rsidRPr="29CC366F">
        <w:rPr>
          <w:rFonts w:ascii="Calibri" w:hAnsi="Calibri"/>
          <w:color w:val="000000" w:themeColor="text1"/>
          <w:sz w:val="24"/>
          <w:szCs w:val="24"/>
        </w:rPr>
        <w:t>Ferguson et al, 2020</w:t>
      </w:r>
      <w:r w:rsidR="00402812" w:rsidRPr="00410726">
        <w:rPr>
          <w:rFonts w:ascii="Calibri" w:hAnsi="Calibri"/>
          <w:color w:val="000000" w:themeColor="text1"/>
          <w:sz w:val="24"/>
        </w:rPr>
        <w:t>].</w:t>
      </w:r>
    </w:p>
    <w:p w14:paraId="7C93A107" w14:textId="77777777" w:rsidR="007C6180" w:rsidRDefault="00322408" w:rsidP="00402812">
      <w:pPr>
        <w:rPr>
          <w:sz w:val="24"/>
          <w:szCs w:val="24"/>
        </w:rPr>
      </w:pPr>
      <w:r>
        <w:rPr>
          <w:sz w:val="24"/>
          <w:szCs w:val="24"/>
        </w:rPr>
        <w:t xml:space="preserve">We therefore constructed a mathematical model designed </w:t>
      </w:r>
      <w:r w:rsidR="00D4666F" w:rsidRPr="00402812">
        <w:rPr>
          <w:sz w:val="24"/>
          <w:szCs w:val="24"/>
        </w:rPr>
        <w:t>to</w:t>
      </w:r>
      <w:r w:rsidR="00D4666F" w:rsidRPr="00D4666F">
        <w:rPr>
          <w:sz w:val="24"/>
          <w:szCs w:val="24"/>
        </w:rPr>
        <w:t xml:space="preserve"> </w:t>
      </w:r>
      <w:r w:rsidR="00D4666F">
        <w:rPr>
          <w:sz w:val="24"/>
          <w:szCs w:val="24"/>
        </w:rPr>
        <w:t xml:space="preserve">explore </w:t>
      </w:r>
      <w:r>
        <w:rPr>
          <w:sz w:val="24"/>
          <w:szCs w:val="24"/>
        </w:rPr>
        <w:t xml:space="preserve">the </w:t>
      </w:r>
      <w:r w:rsidR="00D4666F">
        <w:rPr>
          <w:sz w:val="24"/>
          <w:szCs w:val="24"/>
        </w:rPr>
        <w:t>complex trade</w:t>
      </w:r>
      <w:r w:rsidR="00217719">
        <w:rPr>
          <w:sz w:val="24"/>
          <w:szCs w:val="24"/>
        </w:rPr>
        <w:t>-</w:t>
      </w:r>
      <w:r w:rsidR="00D4666F">
        <w:rPr>
          <w:sz w:val="24"/>
          <w:szCs w:val="24"/>
        </w:rPr>
        <w:t xml:space="preserve">offs between increasing protection for some population segments </w:t>
      </w:r>
      <w:r>
        <w:rPr>
          <w:sz w:val="24"/>
          <w:szCs w:val="24"/>
        </w:rPr>
        <w:t xml:space="preserve">(shielding) </w:t>
      </w:r>
      <w:r w:rsidR="00D4666F">
        <w:rPr>
          <w:sz w:val="24"/>
          <w:szCs w:val="24"/>
        </w:rPr>
        <w:t>and relaxing restrictions on other segments</w:t>
      </w:r>
      <w:r w:rsidR="0083666A">
        <w:rPr>
          <w:sz w:val="24"/>
          <w:szCs w:val="24"/>
        </w:rPr>
        <w:t xml:space="preserve"> (lifting lockdown)</w:t>
      </w:r>
      <w:r w:rsidR="00D4666F">
        <w:rPr>
          <w:sz w:val="24"/>
          <w:szCs w:val="24"/>
        </w:rPr>
        <w:t>.</w:t>
      </w:r>
      <w:r w:rsidR="0083666A">
        <w:rPr>
          <w:sz w:val="24"/>
          <w:szCs w:val="24"/>
        </w:rPr>
        <w:t xml:space="preserve"> Key features of our approach include: </w:t>
      </w:r>
      <w:proofErr w:type="spellStart"/>
      <w:r w:rsidR="0083666A">
        <w:rPr>
          <w:sz w:val="24"/>
          <w:szCs w:val="24"/>
        </w:rPr>
        <w:t>i</w:t>
      </w:r>
      <w:proofErr w:type="spellEnd"/>
      <w:r w:rsidR="0083666A">
        <w:rPr>
          <w:sz w:val="24"/>
          <w:szCs w:val="24"/>
        </w:rPr>
        <w:t xml:space="preserve">) explicit consideration of the contact structure between three population segments: vulnerable (v); </w:t>
      </w:r>
      <w:proofErr w:type="spellStart"/>
      <w:r w:rsidR="0083666A">
        <w:rPr>
          <w:sz w:val="24"/>
          <w:szCs w:val="24"/>
        </w:rPr>
        <w:t>shielders</w:t>
      </w:r>
      <w:proofErr w:type="spellEnd"/>
      <w:r w:rsidR="0083666A">
        <w:rPr>
          <w:sz w:val="24"/>
          <w:szCs w:val="24"/>
        </w:rPr>
        <w:t xml:space="preserve"> (s); and the rest of the population (r) and ii) rapidly decaying post-infection immunity.</w:t>
      </w:r>
    </w:p>
    <w:p w14:paraId="469588C5" w14:textId="77777777" w:rsidR="007C6180" w:rsidRPr="00D4666F" w:rsidRDefault="000B1A1B" w:rsidP="00D510F3">
      <w:pPr>
        <w:rPr>
          <w:sz w:val="24"/>
          <w:szCs w:val="24"/>
        </w:rPr>
      </w:pPr>
      <w:r>
        <w:rPr>
          <w:sz w:val="24"/>
          <w:szCs w:val="24"/>
        </w:rPr>
        <w:t>We use the model to explore the potential of S&amp;S to meet specific policy objectives for the UK, namely:</w:t>
      </w:r>
      <w:r w:rsidR="00D510F3" w:rsidRPr="00D4666F">
        <w:rPr>
          <w:sz w:val="24"/>
          <w:szCs w:val="24"/>
        </w:rPr>
        <w:t xml:space="preserve"> </w:t>
      </w:r>
      <w:proofErr w:type="spellStart"/>
      <w:r w:rsidR="00D510F3" w:rsidRPr="00D4666F">
        <w:rPr>
          <w:sz w:val="24"/>
          <w:szCs w:val="24"/>
        </w:rPr>
        <w:t>i</w:t>
      </w:r>
      <w:proofErr w:type="spellEnd"/>
      <w:r w:rsidR="00D510F3" w:rsidRPr="00D4666F">
        <w:rPr>
          <w:sz w:val="24"/>
          <w:szCs w:val="24"/>
        </w:rPr>
        <w:t xml:space="preserve">) </w:t>
      </w:r>
      <w:r>
        <w:rPr>
          <w:sz w:val="24"/>
          <w:szCs w:val="24"/>
        </w:rPr>
        <w:t xml:space="preserve">to </w:t>
      </w:r>
      <w:r w:rsidR="00D510F3" w:rsidRPr="00D4666F">
        <w:rPr>
          <w:sz w:val="24"/>
          <w:szCs w:val="24"/>
        </w:rPr>
        <w:t xml:space="preserve">save lives; ii) </w:t>
      </w:r>
      <w:r>
        <w:rPr>
          <w:sz w:val="24"/>
          <w:szCs w:val="24"/>
        </w:rPr>
        <w:t>to prevent</w:t>
      </w:r>
      <w:r w:rsidR="00D510F3" w:rsidRPr="00D4666F">
        <w:rPr>
          <w:sz w:val="24"/>
          <w:szCs w:val="24"/>
        </w:rPr>
        <w:t xml:space="preserve"> NHS capacity </w:t>
      </w:r>
      <w:r>
        <w:rPr>
          <w:sz w:val="24"/>
          <w:szCs w:val="24"/>
        </w:rPr>
        <w:t>being overwhelmed;</w:t>
      </w:r>
      <w:r w:rsidR="00D510F3" w:rsidRPr="00D4666F">
        <w:rPr>
          <w:sz w:val="24"/>
          <w:szCs w:val="24"/>
        </w:rPr>
        <w:t xml:space="preserve"> and iii) </w:t>
      </w:r>
      <w:r>
        <w:rPr>
          <w:sz w:val="24"/>
          <w:szCs w:val="24"/>
        </w:rPr>
        <w:t xml:space="preserve">to </w:t>
      </w:r>
      <w:r w:rsidR="00D510F3" w:rsidRPr="00D4666F">
        <w:rPr>
          <w:sz w:val="24"/>
          <w:szCs w:val="24"/>
        </w:rPr>
        <w:t xml:space="preserve">protect NHS staff. </w:t>
      </w:r>
      <w:r w:rsidR="003E755F">
        <w:rPr>
          <w:sz w:val="24"/>
          <w:szCs w:val="24"/>
        </w:rPr>
        <w:t>P</w:t>
      </w:r>
      <w:r w:rsidR="007C6180" w:rsidRPr="00D4666F">
        <w:rPr>
          <w:sz w:val="24"/>
          <w:szCs w:val="24"/>
        </w:rPr>
        <w:t xml:space="preserve">olicy constraints that </w:t>
      </w:r>
      <w:r w:rsidR="003E755F">
        <w:rPr>
          <w:sz w:val="24"/>
          <w:szCs w:val="24"/>
        </w:rPr>
        <w:t>could also</w:t>
      </w:r>
      <w:r w:rsidR="007C6180" w:rsidRPr="00D4666F">
        <w:rPr>
          <w:sz w:val="24"/>
          <w:szCs w:val="24"/>
        </w:rPr>
        <w:t xml:space="preserve"> impact on the </w:t>
      </w:r>
      <w:r>
        <w:rPr>
          <w:sz w:val="24"/>
          <w:szCs w:val="24"/>
        </w:rPr>
        <w:t>range of strategies that could be used</w:t>
      </w:r>
      <w:r w:rsidR="003E755F">
        <w:rPr>
          <w:sz w:val="24"/>
          <w:szCs w:val="24"/>
        </w:rPr>
        <w:t>. We consider three, increasingly restrictive, constraints:</w:t>
      </w:r>
    </w:p>
    <w:p w14:paraId="71ACD7E3" w14:textId="66436888" w:rsidR="007C6180" w:rsidRPr="00D4666F" w:rsidRDefault="003E755F" w:rsidP="007C6180">
      <w:pPr>
        <w:pStyle w:val="ListParagraph"/>
        <w:numPr>
          <w:ilvl w:val="0"/>
          <w:numId w:val="3"/>
        </w:numPr>
        <w:rPr>
          <w:sz w:val="24"/>
          <w:szCs w:val="24"/>
        </w:rPr>
      </w:pPr>
      <w:r>
        <w:rPr>
          <w:sz w:val="24"/>
          <w:szCs w:val="24"/>
        </w:rPr>
        <w:t>future levels of infection</w:t>
      </w:r>
      <w:r w:rsidR="007C6180" w:rsidRPr="00D4666F">
        <w:rPr>
          <w:sz w:val="24"/>
          <w:szCs w:val="24"/>
        </w:rPr>
        <w:t xml:space="preserve"> in </w:t>
      </w:r>
      <w:r>
        <w:rPr>
          <w:sz w:val="24"/>
          <w:szCs w:val="24"/>
        </w:rPr>
        <w:t xml:space="preserve">the </w:t>
      </w:r>
      <w:r w:rsidR="007C6180" w:rsidRPr="00D4666F">
        <w:rPr>
          <w:sz w:val="24"/>
          <w:szCs w:val="24"/>
        </w:rPr>
        <w:t xml:space="preserve">vulnerable population </w:t>
      </w:r>
      <w:r>
        <w:rPr>
          <w:sz w:val="24"/>
          <w:szCs w:val="24"/>
        </w:rPr>
        <w:t xml:space="preserve">to be </w:t>
      </w:r>
      <w:r w:rsidR="008122D0">
        <w:rPr>
          <w:sz w:val="24"/>
          <w:szCs w:val="24"/>
        </w:rPr>
        <w:t>kept at levels</w:t>
      </w:r>
      <w:r>
        <w:rPr>
          <w:sz w:val="24"/>
          <w:szCs w:val="24"/>
        </w:rPr>
        <w:t xml:space="preserve"> </w:t>
      </w:r>
      <w:r w:rsidR="00D26856">
        <w:rPr>
          <w:sz w:val="24"/>
          <w:szCs w:val="24"/>
        </w:rPr>
        <w:t xml:space="preserve">no higher than at the start of </w:t>
      </w:r>
      <w:proofErr w:type="gramStart"/>
      <w:r w:rsidR="00D26856">
        <w:rPr>
          <w:sz w:val="24"/>
          <w:szCs w:val="24"/>
        </w:rPr>
        <w:t>lockdown</w:t>
      </w:r>
      <w:r>
        <w:rPr>
          <w:sz w:val="24"/>
          <w:szCs w:val="24"/>
        </w:rPr>
        <w:t>;</w:t>
      </w:r>
      <w:proofErr w:type="gramEnd"/>
    </w:p>
    <w:p w14:paraId="0EE31601" w14:textId="487245CD" w:rsidR="007C6180" w:rsidRPr="00D4666F" w:rsidRDefault="003E755F" w:rsidP="007C6180">
      <w:pPr>
        <w:pStyle w:val="ListParagraph"/>
        <w:numPr>
          <w:ilvl w:val="0"/>
          <w:numId w:val="3"/>
        </w:numPr>
        <w:rPr>
          <w:sz w:val="24"/>
          <w:szCs w:val="24"/>
        </w:rPr>
      </w:pPr>
      <w:r>
        <w:rPr>
          <w:sz w:val="24"/>
          <w:szCs w:val="24"/>
        </w:rPr>
        <w:t>future levels of infection</w:t>
      </w:r>
      <w:r w:rsidRPr="00D4666F">
        <w:rPr>
          <w:sz w:val="24"/>
          <w:szCs w:val="24"/>
        </w:rPr>
        <w:t xml:space="preserve"> in </w:t>
      </w:r>
      <w:r>
        <w:rPr>
          <w:sz w:val="24"/>
          <w:szCs w:val="24"/>
        </w:rPr>
        <w:t>the entire</w:t>
      </w:r>
      <w:r w:rsidRPr="00D4666F">
        <w:rPr>
          <w:sz w:val="24"/>
          <w:szCs w:val="24"/>
        </w:rPr>
        <w:t xml:space="preserve"> population </w:t>
      </w:r>
      <w:r>
        <w:rPr>
          <w:sz w:val="24"/>
          <w:szCs w:val="24"/>
        </w:rPr>
        <w:t xml:space="preserve">to be </w:t>
      </w:r>
      <w:r w:rsidR="008122D0">
        <w:rPr>
          <w:sz w:val="24"/>
          <w:szCs w:val="24"/>
        </w:rPr>
        <w:t xml:space="preserve">kept at levels smaller or, at maximum, the same </w:t>
      </w:r>
      <w:ins w:id="12" w:author="VAN BUNNIK Bram" w:date="2020-04-29T10:34:00Z">
        <w:r w:rsidR="00B329D8">
          <w:rPr>
            <w:sz w:val="24"/>
            <w:szCs w:val="24"/>
          </w:rPr>
          <w:t>as they are currently</w:t>
        </w:r>
      </w:ins>
      <w:del w:id="13" w:author="VAN BUNNIK Bram" w:date="2020-04-29T10:34:00Z">
        <w:r w:rsidDel="00B329D8">
          <w:rPr>
            <w:sz w:val="24"/>
            <w:szCs w:val="24"/>
          </w:rPr>
          <w:delText>now</w:delText>
        </w:r>
      </w:del>
      <w:r>
        <w:rPr>
          <w:sz w:val="24"/>
          <w:szCs w:val="24"/>
        </w:rPr>
        <w:t>;</w:t>
      </w:r>
    </w:p>
    <w:p w14:paraId="38CFE5A0" w14:textId="77777777" w:rsidR="007C6180" w:rsidRPr="00D4666F" w:rsidRDefault="003E755F" w:rsidP="007C6180">
      <w:pPr>
        <w:pStyle w:val="ListParagraph"/>
        <w:numPr>
          <w:ilvl w:val="0"/>
          <w:numId w:val="3"/>
        </w:numPr>
        <w:rPr>
          <w:sz w:val="24"/>
          <w:szCs w:val="24"/>
        </w:rPr>
      </w:pPr>
      <w:r>
        <w:rPr>
          <w:sz w:val="24"/>
          <w:szCs w:val="24"/>
        </w:rPr>
        <w:t>N</w:t>
      </w:r>
      <w:r w:rsidR="007C6180" w:rsidRPr="00D4666F">
        <w:rPr>
          <w:sz w:val="24"/>
          <w:szCs w:val="24"/>
        </w:rPr>
        <w:t>umber</w:t>
      </w:r>
      <w:r>
        <w:rPr>
          <w:sz w:val="24"/>
          <w:szCs w:val="24"/>
        </w:rPr>
        <w:t>s</w:t>
      </w:r>
      <w:r w:rsidR="007C6180" w:rsidRPr="00D4666F">
        <w:rPr>
          <w:sz w:val="24"/>
          <w:szCs w:val="24"/>
        </w:rPr>
        <w:t xml:space="preserve"> of cases/deaths </w:t>
      </w:r>
      <w:r>
        <w:rPr>
          <w:sz w:val="24"/>
          <w:szCs w:val="24"/>
        </w:rPr>
        <w:t>not to increase.</w:t>
      </w:r>
    </w:p>
    <w:p w14:paraId="1AA90CFC" w14:textId="3C29BA05" w:rsidR="00C50EA0" w:rsidRPr="00777D2A" w:rsidRDefault="003E755F" w:rsidP="00D510F3">
      <w:pPr>
        <w:rPr>
          <w:sz w:val="24"/>
          <w:szCs w:val="24"/>
        </w:rPr>
      </w:pPr>
      <w:r>
        <w:rPr>
          <w:sz w:val="24"/>
          <w:szCs w:val="24"/>
        </w:rPr>
        <w:t xml:space="preserve">Constraints (1) and (2) would allow levels of infection to rise in at least some segments at some point in the future. </w:t>
      </w:r>
      <w:commentRangeStart w:id="14"/>
      <w:r w:rsidR="00C50EA0">
        <w:rPr>
          <w:sz w:val="24"/>
          <w:szCs w:val="24"/>
        </w:rPr>
        <w:t>We</w:t>
      </w:r>
      <w:r>
        <w:rPr>
          <w:sz w:val="24"/>
          <w:szCs w:val="24"/>
        </w:rPr>
        <w:t xml:space="preserve"> </w:t>
      </w:r>
      <w:ins w:id="15" w:author="VAN BUNNIK Bram" w:date="2020-04-29T10:35:00Z">
        <w:r w:rsidR="00B329D8">
          <w:rPr>
            <w:sz w:val="24"/>
            <w:szCs w:val="24"/>
          </w:rPr>
          <w:t>re-</w:t>
        </w:r>
      </w:ins>
      <w:r>
        <w:rPr>
          <w:sz w:val="24"/>
          <w:szCs w:val="24"/>
        </w:rPr>
        <w:t>emphasize that we</w:t>
      </w:r>
      <w:r w:rsidR="00C50EA0">
        <w:rPr>
          <w:sz w:val="24"/>
          <w:szCs w:val="24"/>
        </w:rPr>
        <w:t xml:space="preserve"> do not regard any level of infection in any subset of the population as acceptable: COVID-19 can be a serious disease in all age groups and risk groups. </w:t>
      </w:r>
      <w:r>
        <w:rPr>
          <w:sz w:val="24"/>
          <w:szCs w:val="24"/>
        </w:rPr>
        <w:t>However, we posit that COVID-19 in</w:t>
      </w:r>
      <w:r w:rsidR="00C50EA0">
        <w:rPr>
          <w:sz w:val="24"/>
          <w:szCs w:val="24"/>
        </w:rPr>
        <w:t xml:space="preserve"> the non-vulnerable population could be managed using a conventional response, centred around good clinical care and </w:t>
      </w:r>
      <w:r w:rsidR="00C50EA0" w:rsidRPr="00777D2A">
        <w:rPr>
          <w:sz w:val="24"/>
          <w:szCs w:val="24"/>
        </w:rPr>
        <w:t xml:space="preserve">proportionate public health measures, without resorting to </w:t>
      </w:r>
      <w:r w:rsidRPr="00777D2A">
        <w:rPr>
          <w:sz w:val="24"/>
          <w:szCs w:val="24"/>
        </w:rPr>
        <w:t>lockdown</w:t>
      </w:r>
      <w:r w:rsidR="00C50EA0" w:rsidRPr="00777D2A">
        <w:rPr>
          <w:sz w:val="24"/>
          <w:szCs w:val="24"/>
        </w:rPr>
        <w:t>.</w:t>
      </w:r>
      <w:commentRangeEnd w:id="14"/>
      <w:r w:rsidR="00B329D8">
        <w:rPr>
          <w:rStyle w:val="CommentReference"/>
        </w:rPr>
        <w:commentReference w:id="14"/>
      </w:r>
    </w:p>
    <w:p w14:paraId="6263DB90" w14:textId="77777777" w:rsidR="00203E70" w:rsidRPr="00777D2A" w:rsidRDefault="00203E70">
      <w:pPr>
        <w:rPr>
          <w:sz w:val="24"/>
          <w:szCs w:val="24"/>
          <w:u w:val="single"/>
        </w:rPr>
      </w:pPr>
      <w:r w:rsidRPr="00777D2A">
        <w:rPr>
          <w:sz w:val="24"/>
          <w:szCs w:val="24"/>
          <w:u w:val="single"/>
        </w:rPr>
        <w:t>Methods</w:t>
      </w:r>
      <w:r w:rsidR="00777D2A">
        <w:rPr>
          <w:sz w:val="24"/>
          <w:szCs w:val="24"/>
          <w:u w:val="single"/>
        </w:rPr>
        <w:t xml:space="preserve"> summary</w:t>
      </w:r>
    </w:p>
    <w:p w14:paraId="6CEAC1D5" w14:textId="78E3627B" w:rsidR="00A6234E" w:rsidRDefault="00777D2A" w:rsidP="0014636D">
      <w:pPr>
        <w:rPr>
          <w:sz w:val="24"/>
          <w:szCs w:val="24"/>
        </w:rPr>
      </w:pPr>
      <w:r>
        <w:rPr>
          <w:sz w:val="24"/>
          <w:szCs w:val="24"/>
        </w:rPr>
        <w:t xml:space="preserve">We developed a </w:t>
      </w:r>
      <w:r w:rsidR="00576B47">
        <w:rPr>
          <w:sz w:val="24"/>
          <w:szCs w:val="24"/>
        </w:rPr>
        <w:t xml:space="preserve">standard </w:t>
      </w:r>
      <w:r>
        <w:rPr>
          <w:sz w:val="24"/>
          <w:szCs w:val="24"/>
        </w:rPr>
        <w:t xml:space="preserve">susceptible-infectious-resistant-susceptible (SIRS) compartment model with a </w:t>
      </w:r>
      <w:commentRangeStart w:id="16"/>
      <w:r>
        <w:rPr>
          <w:sz w:val="24"/>
          <w:szCs w:val="24"/>
        </w:rPr>
        <w:t>network-like structure</w:t>
      </w:r>
      <w:commentRangeEnd w:id="16"/>
      <w:r w:rsidR="00082980">
        <w:rPr>
          <w:rStyle w:val="CommentReference"/>
        </w:rPr>
        <w:commentReference w:id="16"/>
      </w:r>
      <w:r>
        <w:rPr>
          <w:sz w:val="24"/>
          <w:szCs w:val="24"/>
        </w:rPr>
        <w:t>. Briefly, the population</w:t>
      </w:r>
      <w:r w:rsidR="00576B47">
        <w:rPr>
          <w:sz w:val="24"/>
          <w:szCs w:val="24"/>
        </w:rPr>
        <w:t xml:space="preserve"> is divided</w:t>
      </w:r>
      <w:r>
        <w:rPr>
          <w:sz w:val="24"/>
          <w:szCs w:val="24"/>
        </w:rPr>
        <w:t xml:space="preserve"> into equal-sized segments</w:t>
      </w:r>
      <w:r w:rsidR="009F42A6">
        <w:rPr>
          <w:sz w:val="24"/>
          <w:szCs w:val="24"/>
        </w:rPr>
        <w:t xml:space="preserve"> with frequency-dependent transmission occurring between segment</w:t>
      </w:r>
      <w:r w:rsidR="00576B47">
        <w:rPr>
          <w:sz w:val="24"/>
          <w:szCs w:val="24"/>
        </w:rPr>
        <w:t>s</w:t>
      </w:r>
      <w:r>
        <w:rPr>
          <w:sz w:val="24"/>
          <w:szCs w:val="24"/>
        </w:rPr>
        <w:t xml:space="preserve"> (see </w:t>
      </w:r>
      <w:r>
        <w:rPr>
          <w:sz w:val="24"/>
          <w:szCs w:val="24"/>
        </w:rPr>
        <w:lastRenderedPageBreak/>
        <w:t>Supplementary Methods for full details).</w:t>
      </w:r>
      <w:r w:rsidR="00835AE7">
        <w:rPr>
          <w:sz w:val="24"/>
          <w:szCs w:val="24"/>
        </w:rPr>
        <w:t xml:space="preserve"> Each segment is comprised of either vulnerable, </w:t>
      </w:r>
      <w:proofErr w:type="spellStart"/>
      <w:r w:rsidR="00835AE7">
        <w:rPr>
          <w:sz w:val="24"/>
          <w:szCs w:val="24"/>
        </w:rPr>
        <w:t>shielder</w:t>
      </w:r>
      <w:proofErr w:type="spellEnd"/>
      <w:r w:rsidR="00835AE7">
        <w:rPr>
          <w:sz w:val="24"/>
          <w:szCs w:val="24"/>
        </w:rPr>
        <w:t xml:space="preserve"> or remaining individuals.</w:t>
      </w:r>
      <w:r>
        <w:rPr>
          <w:sz w:val="24"/>
          <w:szCs w:val="24"/>
        </w:rPr>
        <w:t xml:space="preserve"> </w:t>
      </w:r>
      <w:r w:rsidR="009F42A6">
        <w:rPr>
          <w:sz w:val="24"/>
          <w:szCs w:val="24"/>
        </w:rPr>
        <w:t xml:space="preserve">The contact structure for </w:t>
      </w:r>
      <w:r w:rsidR="00835AE7">
        <w:rPr>
          <w:sz w:val="24"/>
          <w:szCs w:val="24"/>
        </w:rPr>
        <w:t>our baseline</w:t>
      </w:r>
      <w:r w:rsidR="009F42A6">
        <w:rPr>
          <w:sz w:val="24"/>
          <w:szCs w:val="24"/>
        </w:rPr>
        <w:t xml:space="preserve"> realisation of the model is shown in Figure 1.</w:t>
      </w:r>
    </w:p>
    <w:p w14:paraId="051AE8D1" w14:textId="77777777" w:rsidR="006E4C91" w:rsidRDefault="006E4C91">
      <w:pPr>
        <w:rPr>
          <w:sz w:val="24"/>
          <w:szCs w:val="24"/>
        </w:rPr>
      </w:pPr>
      <w:r>
        <w:rPr>
          <w:sz w:val="24"/>
          <w:szCs w:val="24"/>
        </w:rPr>
        <w:t xml:space="preserve">We use the model to explore plausible scenarios for the dynamics of a COVID-19 epidemic during exit from lockdown. We do not make specific predictions; there are too many uncertainties about the epidemiology of COVID-19 for anything other than short-term extrapolations of epidemiological data to be robust. However, we </w:t>
      </w:r>
      <w:proofErr w:type="gramStart"/>
      <w:r>
        <w:rPr>
          <w:sz w:val="24"/>
          <w:szCs w:val="24"/>
        </w:rPr>
        <w:t>are able to</w:t>
      </w:r>
      <w:proofErr w:type="gramEnd"/>
      <w:r>
        <w:rPr>
          <w:sz w:val="24"/>
          <w:szCs w:val="24"/>
        </w:rPr>
        <w:t xml:space="preserve"> explore the trade-offs that exist between increasing protection for the vulnerable population segments and relaxation of restrictions for non-vulnerable segments. We discuss below how the outputs of the model can be used to inform policy.</w:t>
      </w:r>
    </w:p>
    <w:p w14:paraId="746244B5" w14:textId="36734E3B" w:rsidR="00835AE7" w:rsidRDefault="00835AE7">
      <w:pPr>
        <w:rPr>
          <w:sz w:val="24"/>
          <w:szCs w:val="24"/>
        </w:rPr>
      </w:pPr>
      <w:r w:rsidRPr="29CC366F">
        <w:rPr>
          <w:sz w:val="24"/>
          <w:szCs w:val="24"/>
        </w:rPr>
        <w:t>Key considerations are the definition of and the size of the vulnerable population. Our baseline approach is informed by public health guidance in the UK; age and specified underlying health conditions are of primary concern. We therefore include the following categories</w:t>
      </w:r>
      <w:r w:rsidR="00852BDF" w:rsidRPr="29CC366F">
        <w:rPr>
          <w:sz w:val="24"/>
          <w:szCs w:val="24"/>
        </w:rPr>
        <w:t>, enumerated from published data</w:t>
      </w:r>
      <w:r w:rsidR="003147C6">
        <w:rPr>
          <w:sz w:val="24"/>
          <w:szCs w:val="24"/>
        </w:rPr>
        <w:t xml:space="preserve"> [Burton et al., 2019; BLF, 2020; NHS, 2020</w:t>
      </w:r>
      <w:r w:rsidR="00852BDF" w:rsidRPr="29CC366F">
        <w:rPr>
          <w:sz w:val="24"/>
          <w:szCs w:val="24"/>
        </w:rPr>
        <w:t>]</w:t>
      </w:r>
      <w:r w:rsidRPr="29CC366F">
        <w:rPr>
          <w:sz w:val="24"/>
          <w:szCs w:val="24"/>
        </w:rPr>
        <w:t>:</w:t>
      </w:r>
    </w:p>
    <w:p w14:paraId="78F2C917" w14:textId="77777777" w:rsidR="00835AE7" w:rsidRDefault="00835AE7" w:rsidP="00835AE7">
      <w:pPr>
        <w:pStyle w:val="ListParagraph"/>
        <w:numPr>
          <w:ilvl w:val="0"/>
          <w:numId w:val="6"/>
        </w:numPr>
        <w:rPr>
          <w:sz w:val="24"/>
          <w:szCs w:val="24"/>
        </w:rPr>
      </w:pPr>
      <w:r>
        <w:rPr>
          <w:sz w:val="24"/>
          <w:szCs w:val="24"/>
        </w:rPr>
        <w:t xml:space="preserve">Individuals &gt;=70 </w:t>
      </w:r>
      <w:proofErr w:type="spellStart"/>
      <w:r>
        <w:rPr>
          <w:sz w:val="24"/>
          <w:szCs w:val="24"/>
        </w:rPr>
        <w:t>yrs</w:t>
      </w:r>
      <w:proofErr w:type="spellEnd"/>
      <w:r>
        <w:rPr>
          <w:sz w:val="24"/>
          <w:szCs w:val="24"/>
        </w:rPr>
        <w:t xml:space="preserve"> old (comprising c.</w:t>
      </w:r>
      <w:r w:rsidR="00600D05">
        <w:rPr>
          <w:sz w:val="24"/>
          <w:szCs w:val="24"/>
        </w:rPr>
        <w:t xml:space="preserve"> </w:t>
      </w:r>
      <w:r w:rsidR="00852BDF">
        <w:rPr>
          <w:sz w:val="24"/>
          <w:szCs w:val="24"/>
        </w:rPr>
        <w:t>13% of the population</w:t>
      </w:r>
      <w:proofErr w:type="gramStart"/>
      <w:r>
        <w:rPr>
          <w:sz w:val="24"/>
          <w:szCs w:val="24"/>
        </w:rPr>
        <w:t>);</w:t>
      </w:r>
      <w:proofErr w:type="gramEnd"/>
    </w:p>
    <w:p w14:paraId="15196295" w14:textId="77777777" w:rsidR="00835AE7" w:rsidRDefault="00835AE7" w:rsidP="00835AE7">
      <w:pPr>
        <w:pStyle w:val="ListParagraph"/>
        <w:numPr>
          <w:ilvl w:val="0"/>
          <w:numId w:val="6"/>
        </w:numPr>
        <w:rPr>
          <w:sz w:val="24"/>
          <w:szCs w:val="24"/>
        </w:rPr>
      </w:pPr>
      <w:r>
        <w:rPr>
          <w:sz w:val="24"/>
          <w:szCs w:val="24"/>
        </w:rPr>
        <w:t>Individuals in receipt of advice to shield (c.</w:t>
      </w:r>
      <w:r w:rsidR="00600D05">
        <w:rPr>
          <w:sz w:val="24"/>
          <w:szCs w:val="24"/>
        </w:rPr>
        <w:t xml:space="preserve"> </w:t>
      </w:r>
      <w:r>
        <w:rPr>
          <w:sz w:val="24"/>
          <w:szCs w:val="24"/>
        </w:rPr>
        <w:t>3%</w:t>
      </w:r>
      <w:proofErr w:type="gramStart"/>
      <w:r>
        <w:rPr>
          <w:sz w:val="24"/>
          <w:szCs w:val="24"/>
        </w:rPr>
        <w:t>);</w:t>
      </w:r>
      <w:proofErr w:type="gramEnd"/>
    </w:p>
    <w:p w14:paraId="09E79EE9" w14:textId="77777777" w:rsidR="00835AE7" w:rsidRDefault="00835AE7" w:rsidP="00835AE7">
      <w:pPr>
        <w:pStyle w:val="ListParagraph"/>
        <w:numPr>
          <w:ilvl w:val="0"/>
          <w:numId w:val="6"/>
        </w:numPr>
        <w:rPr>
          <w:sz w:val="24"/>
          <w:szCs w:val="24"/>
        </w:rPr>
      </w:pPr>
      <w:r>
        <w:rPr>
          <w:sz w:val="24"/>
          <w:szCs w:val="24"/>
        </w:rPr>
        <w:t>Care home residents</w:t>
      </w:r>
      <w:r w:rsidR="00852BDF">
        <w:rPr>
          <w:sz w:val="24"/>
          <w:szCs w:val="24"/>
        </w:rPr>
        <w:t>, those receiving care in the home and</w:t>
      </w:r>
      <w:r w:rsidR="00065D07">
        <w:rPr>
          <w:sz w:val="24"/>
          <w:szCs w:val="24"/>
        </w:rPr>
        <w:t xml:space="preserve"> hospital patients</w:t>
      </w:r>
      <w:r w:rsidR="00852BDF">
        <w:rPr>
          <w:sz w:val="24"/>
          <w:szCs w:val="24"/>
        </w:rPr>
        <w:t xml:space="preserve"> (c</w:t>
      </w:r>
      <w:r w:rsidR="00600D05">
        <w:rPr>
          <w:sz w:val="24"/>
          <w:szCs w:val="24"/>
        </w:rPr>
        <w:t>.</w:t>
      </w:r>
      <w:r w:rsidR="00852BDF">
        <w:rPr>
          <w:sz w:val="24"/>
          <w:szCs w:val="24"/>
        </w:rPr>
        <w:t xml:space="preserve"> 2</w:t>
      </w:r>
      <w:r>
        <w:rPr>
          <w:sz w:val="24"/>
          <w:szCs w:val="24"/>
        </w:rPr>
        <w:t>%</w:t>
      </w:r>
      <w:proofErr w:type="gramStart"/>
      <w:r w:rsidR="00F52BC5">
        <w:rPr>
          <w:sz w:val="24"/>
          <w:szCs w:val="24"/>
        </w:rPr>
        <w:t>);</w:t>
      </w:r>
      <w:proofErr w:type="gramEnd"/>
    </w:p>
    <w:p w14:paraId="15C80DA4" w14:textId="77777777" w:rsidR="00576B47" w:rsidRDefault="00852BDF">
      <w:pPr>
        <w:rPr>
          <w:sz w:val="24"/>
          <w:szCs w:val="24"/>
        </w:rPr>
      </w:pPr>
      <w:r>
        <w:rPr>
          <w:sz w:val="24"/>
          <w:szCs w:val="24"/>
        </w:rPr>
        <w:t xml:space="preserve">As our baseline scenario we designated a slightly elevated fraction of 20% of the total population as vulnerable. We assumed a 1:1 ratio of </w:t>
      </w:r>
      <w:proofErr w:type="spellStart"/>
      <w:r>
        <w:rPr>
          <w:sz w:val="24"/>
          <w:szCs w:val="24"/>
        </w:rPr>
        <w:t>shielders</w:t>
      </w:r>
      <w:proofErr w:type="spellEnd"/>
      <w:r>
        <w:rPr>
          <w:sz w:val="24"/>
          <w:szCs w:val="24"/>
        </w:rPr>
        <w:t xml:space="preserve"> to vulnerable. The remaining 60% of the population are not in either category. We refer to this as the 20-20-60 model. </w:t>
      </w:r>
      <w:r w:rsidR="00BF7445">
        <w:rPr>
          <w:sz w:val="24"/>
          <w:szCs w:val="24"/>
        </w:rPr>
        <w:t>We estimate that the relative risk of severe disease in the vulnerable 20%</w:t>
      </w:r>
      <w:r w:rsidR="000222C1">
        <w:rPr>
          <w:sz w:val="24"/>
          <w:szCs w:val="24"/>
        </w:rPr>
        <w:t xml:space="preserve"> is 16:1 (see SM)</w:t>
      </w:r>
      <w:r w:rsidR="00BF7445">
        <w:rPr>
          <w:sz w:val="24"/>
          <w:szCs w:val="24"/>
        </w:rPr>
        <w:t>.</w:t>
      </w:r>
    </w:p>
    <w:p w14:paraId="36BFFA83" w14:textId="75C2E2F1" w:rsidR="00852BDF" w:rsidRDefault="00852BDF">
      <w:pPr>
        <w:rPr>
          <w:sz w:val="24"/>
          <w:szCs w:val="24"/>
        </w:rPr>
      </w:pPr>
      <w:r>
        <w:rPr>
          <w:sz w:val="24"/>
          <w:szCs w:val="24"/>
        </w:rPr>
        <w:t xml:space="preserve">We </w:t>
      </w:r>
      <w:r w:rsidR="006E4C91">
        <w:rPr>
          <w:sz w:val="24"/>
          <w:szCs w:val="24"/>
        </w:rPr>
        <w:t xml:space="preserve">also </w:t>
      </w:r>
      <w:r>
        <w:rPr>
          <w:sz w:val="24"/>
          <w:szCs w:val="24"/>
        </w:rPr>
        <w:t>considered an alternative scenario where</w:t>
      </w:r>
      <w:r w:rsidR="00186BC8">
        <w:rPr>
          <w:sz w:val="24"/>
          <w:szCs w:val="24"/>
        </w:rPr>
        <w:t xml:space="preserve"> the most vulnerable</w:t>
      </w:r>
      <w:r>
        <w:rPr>
          <w:sz w:val="24"/>
          <w:szCs w:val="24"/>
        </w:rPr>
        <w:t xml:space="preserve"> </w:t>
      </w:r>
      <w:r w:rsidR="00BD4360">
        <w:rPr>
          <w:sz w:val="24"/>
          <w:szCs w:val="24"/>
        </w:rPr>
        <w:t>2%</w:t>
      </w:r>
      <w:r>
        <w:rPr>
          <w:sz w:val="24"/>
          <w:szCs w:val="24"/>
        </w:rPr>
        <w:t xml:space="preserve"> </w:t>
      </w:r>
      <w:r w:rsidR="00186BC8">
        <w:rPr>
          <w:sz w:val="24"/>
          <w:szCs w:val="24"/>
        </w:rPr>
        <w:t>was shielded giving a</w:t>
      </w:r>
      <w:r>
        <w:rPr>
          <w:sz w:val="24"/>
          <w:szCs w:val="24"/>
        </w:rPr>
        <w:t xml:space="preserve"> </w:t>
      </w:r>
      <w:r w:rsidR="00AD753A">
        <w:rPr>
          <w:sz w:val="24"/>
          <w:szCs w:val="24"/>
        </w:rPr>
        <w:t>2-2-96</w:t>
      </w:r>
      <w:r>
        <w:rPr>
          <w:sz w:val="24"/>
          <w:szCs w:val="24"/>
        </w:rPr>
        <w:t xml:space="preserve"> model.</w:t>
      </w:r>
      <w:r w:rsidR="00BF7445" w:rsidRPr="00BF7445">
        <w:rPr>
          <w:sz w:val="24"/>
          <w:szCs w:val="24"/>
        </w:rPr>
        <w:t xml:space="preserve"> </w:t>
      </w:r>
      <w:r w:rsidR="00BF7445">
        <w:rPr>
          <w:sz w:val="24"/>
          <w:szCs w:val="24"/>
        </w:rPr>
        <w:t xml:space="preserve">We estimate that the relative risk of severe disease in the most vulnerable </w:t>
      </w:r>
      <w:r w:rsidR="00BD4360">
        <w:rPr>
          <w:sz w:val="24"/>
          <w:szCs w:val="24"/>
        </w:rPr>
        <w:t>2%</w:t>
      </w:r>
      <w:r w:rsidR="00BF7445">
        <w:rPr>
          <w:sz w:val="24"/>
          <w:szCs w:val="24"/>
        </w:rPr>
        <w:t xml:space="preserve"> is 64</w:t>
      </w:r>
      <w:r w:rsidR="000222C1">
        <w:rPr>
          <w:sz w:val="24"/>
          <w:szCs w:val="24"/>
        </w:rPr>
        <w:t>:1 (s</w:t>
      </w:r>
      <w:r w:rsidR="009650BE">
        <w:rPr>
          <w:sz w:val="24"/>
          <w:szCs w:val="24"/>
        </w:rPr>
        <w:t>e</w:t>
      </w:r>
      <w:r w:rsidR="000222C1">
        <w:rPr>
          <w:sz w:val="24"/>
          <w:szCs w:val="24"/>
        </w:rPr>
        <w:t>e SM)</w:t>
      </w:r>
      <w:r w:rsidR="00BF7445">
        <w:rPr>
          <w:sz w:val="24"/>
          <w:szCs w:val="24"/>
        </w:rPr>
        <w:t>.</w:t>
      </w:r>
      <w:r w:rsidR="003E35E1" w:rsidRPr="003E35E1">
        <w:rPr>
          <w:sz w:val="24"/>
          <w:szCs w:val="24"/>
        </w:rPr>
        <w:t xml:space="preserve"> </w:t>
      </w:r>
      <w:r w:rsidR="003E35E1">
        <w:rPr>
          <w:sz w:val="24"/>
          <w:szCs w:val="24"/>
        </w:rPr>
        <w:t xml:space="preserve">Note that the contact structure of the </w:t>
      </w:r>
      <w:r w:rsidR="00AD753A">
        <w:rPr>
          <w:sz w:val="24"/>
          <w:szCs w:val="24"/>
        </w:rPr>
        <w:t>2-2-96</w:t>
      </w:r>
      <w:r w:rsidR="003E35E1">
        <w:rPr>
          <w:sz w:val="24"/>
          <w:szCs w:val="24"/>
        </w:rPr>
        <w:t xml:space="preserve"> model assumes that the vulnerable population make relatively fewer contacts with the r population (1 in 5) than in the 20-20-60 model (3 in 5).</w:t>
      </w:r>
    </w:p>
    <w:p w14:paraId="7DFA3453" w14:textId="60DDB0B7" w:rsidR="00D429AD" w:rsidRDefault="000F3955">
      <w:pPr>
        <w:rPr>
          <w:sz w:val="24"/>
          <w:szCs w:val="24"/>
        </w:rPr>
      </w:pPr>
      <w:r w:rsidRPr="29CC366F">
        <w:rPr>
          <w:sz w:val="24"/>
          <w:szCs w:val="24"/>
        </w:rPr>
        <w:t xml:space="preserve">SIRS model parameters are informed by the SPI-M Reasonable </w:t>
      </w:r>
      <w:proofErr w:type="gramStart"/>
      <w:r w:rsidRPr="29CC366F">
        <w:rPr>
          <w:sz w:val="24"/>
          <w:szCs w:val="24"/>
        </w:rPr>
        <w:t>Worst Case</w:t>
      </w:r>
      <w:proofErr w:type="gramEnd"/>
      <w:r w:rsidRPr="29CC366F">
        <w:rPr>
          <w:sz w:val="24"/>
          <w:szCs w:val="24"/>
        </w:rPr>
        <w:t xml:space="preserve"> values R</w:t>
      </w:r>
      <w:r w:rsidRPr="00186BC8">
        <w:rPr>
          <w:sz w:val="24"/>
          <w:vertAlign w:val="subscript"/>
        </w:rPr>
        <w:t>0</w:t>
      </w:r>
      <w:r w:rsidRPr="29CC366F">
        <w:rPr>
          <w:sz w:val="24"/>
          <w:szCs w:val="24"/>
        </w:rPr>
        <w:t xml:space="preserve">=2.8 and doubling time=3.3 days, giving </w:t>
      </w:r>
      <w:r w:rsidR="0099050B">
        <w:rPr>
          <w:sz w:val="24"/>
          <w:szCs w:val="24"/>
        </w:rPr>
        <w:t xml:space="preserve">an infectious period of 8.57 days and recovery rate </w:t>
      </w:r>
      <w:r>
        <w:rPr>
          <w:sz w:val="24"/>
          <w:szCs w:val="24"/>
        </w:rPr>
        <w:t>γ=</w:t>
      </w:r>
      <w:r w:rsidR="0099050B">
        <w:rPr>
          <w:sz w:val="24"/>
          <w:szCs w:val="24"/>
        </w:rPr>
        <w:t xml:space="preserve">1/8.57 days = </w:t>
      </w:r>
      <w:r w:rsidRPr="29CC366F">
        <w:rPr>
          <w:sz w:val="24"/>
          <w:szCs w:val="24"/>
        </w:rPr>
        <w:t>0.</w:t>
      </w:r>
      <w:r w:rsidR="00AD753A" w:rsidRPr="29CC366F">
        <w:rPr>
          <w:sz w:val="24"/>
          <w:szCs w:val="24"/>
        </w:rPr>
        <w:t>117</w:t>
      </w:r>
      <w:r w:rsidR="00D429AD" w:rsidRPr="29CC366F">
        <w:rPr>
          <w:sz w:val="24"/>
          <w:szCs w:val="24"/>
        </w:rPr>
        <w:t xml:space="preserve"> [</w:t>
      </w:r>
      <w:r w:rsidR="7D4D19BD" w:rsidRPr="29CC366F">
        <w:rPr>
          <w:sz w:val="24"/>
          <w:szCs w:val="24"/>
        </w:rPr>
        <w:t>National Commissioning Group, 2020</w:t>
      </w:r>
      <w:r w:rsidR="00D429AD" w:rsidRPr="29CC366F">
        <w:rPr>
          <w:sz w:val="24"/>
          <w:szCs w:val="24"/>
        </w:rPr>
        <w:t xml:space="preserve">]. </w:t>
      </w:r>
    </w:p>
    <w:p w14:paraId="02B651F6" w14:textId="4AB96DAE" w:rsidR="00E96C52" w:rsidRPr="00777D2A" w:rsidRDefault="00D429AD" w:rsidP="00D429AD">
      <w:pPr>
        <w:rPr>
          <w:sz w:val="24"/>
          <w:szCs w:val="24"/>
        </w:rPr>
      </w:pPr>
      <w:r>
        <w:rPr>
          <w:sz w:val="24"/>
          <w:szCs w:val="24"/>
        </w:rPr>
        <w:t xml:space="preserve">Transmission rates </w:t>
      </w:r>
      <w:proofErr w:type="gramStart"/>
      <w:r>
        <w:rPr>
          <w:sz w:val="24"/>
          <w:szCs w:val="24"/>
        </w:rPr>
        <w:t>are allowed to</w:t>
      </w:r>
      <w:proofErr w:type="gramEnd"/>
      <w:r>
        <w:rPr>
          <w:sz w:val="24"/>
          <w:szCs w:val="24"/>
        </w:rPr>
        <w:t xml:space="preserve"> vary over four phases (P1-P4) (Table S2). Prior to lockdown (P1) we assume fully homogenous contact between segments (Figure 1) </w:t>
      </w:r>
      <w:r w:rsidR="0099050B">
        <w:rPr>
          <w:sz w:val="24"/>
          <w:szCs w:val="24"/>
        </w:rPr>
        <w:t xml:space="preserve">at a slightly lowered beta due to common hygiene practises like </w:t>
      </w:r>
      <w:proofErr w:type="gramStart"/>
      <w:r w:rsidR="0099050B">
        <w:rPr>
          <w:sz w:val="24"/>
          <w:szCs w:val="24"/>
        </w:rPr>
        <w:t>hand-washing</w:t>
      </w:r>
      <w:proofErr w:type="gramEnd"/>
      <w:r w:rsidR="0099050B">
        <w:rPr>
          <w:sz w:val="24"/>
          <w:szCs w:val="24"/>
        </w:rPr>
        <w:t xml:space="preserve"> etc. that wher</w:t>
      </w:r>
      <w:r w:rsidR="00B0511D">
        <w:rPr>
          <w:sz w:val="24"/>
          <w:szCs w:val="24"/>
        </w:rPr>
        <w:t>e in place before the lockdown. We assumed a reduction in R</w:t>
      </w:r>
      <w:r w:rsidR="00B0511D">
        <w:rPr>
          <w:sz w:val="24"/>
          <w:szCs w:val="24"/>
          <w:vertAlign w:val="subscript"/>
        </w:rPr>
        <w:t>e</w:t>
      </w:r>
      <w:r w:rsidR="00B0511D">
        <w:rPr>
          <w:sz w:val="24"/>
          <w:szCs w:val="24"/>
        </w:rPr>
        <w:t xml:space="preserve"> to 1.7 pre-lockdown</w:t>
      </w:r>
      <w:r w:rsidR="00186BC8">
        <w:rPr>
          <w:sz w:val="24"/>
          <w:szCs w:val="24"/>
        </w:rPr>
        <w:t xml:space="preserve"> </w:t>
      </w:r>
      <w:r>
        <w:rPr>
          <w:sz w:val="24"/>
          <w:szCs w:val="24"/>
        </w:rPr>
        <w:t>giving β=</w:t>
      </w:r>
      <w:r w:rsidR="00B0511D">
        <w:rPr>
          <w:sz w:val="24"/>
          <w:szCs w:val="24"/>
        </w:rPr>
        <w:t>1.7</w:t>
      </w:r>
      <w:ins w:id="17" w:author="VAN BUNNIK Bram" w:date="2020-04-29T10:38:00Z">
        <w:r w:rsidR="00B329D8">
          <w:rPr>
            <w:rFonts w:cstheme="minorHAnsi"/>
            <w:sz w:val="24"/>
            <w:szCs w:val="24"/>
          </w:rPr>
          <w:t>·</w:t>
        </w:r>
      </w:ins>
      <w:del w:id="18" w:author="VAN BUNNIK Bram" w:date="2020-04-29T10:38:00Z">
        <w:r w:rsidR="00B0511D" w:rsidDel="00B329D8">
          <w:rPr>
            <w:sz w:val="24"/>
            <w:szCs w:val="24"/>
          </w:rPr>
          <w:delText>*</w:delText>
        </w:r>
      </w:del>
      <w:r w:rsidR="00B0511D" w:rsidRPr="00B0511D">
        <w:rPr>
          <w:sz w:val="24"/>
          <w:szCs w:val="24"/>
        </w:rPr>
        <w:t xml:space="preserve"> </w:t>
      </w:r>
      <w:proofErr w:type="gramStart"/>
      <w:r w:rsidR="00B0511D">
        <w:rPr>
          <w:sz w:val="24"/>
          <w:szCs w:val="24"/>
        </w:rPr>
        <w:t xml:space="preserve">γ  </w:t>
      </w:r>
      <w:ins w:id="19" w:author="VAN BUNNIK Bram" w:date="2020-04-29T10:38:00Z">
        <w:r w:rsidR="00B329D8">
          <w:rPr>
            <w:sz w:val="24"/>
            <w:szCs w:val="24"/>
          </w:rPr>
          <w:t>(</w:t>
        </w:r>
      </w:ins>
      <w:proofErr w:type="gramEnd"/>
      <w:r w:rsidR="00B0511D">
        <w:rPr>
          <w:sz w:val="24"/>
          <w:szCs w:val="24"/>
        </w:rPr>
        <w:t>= 1.7</w:t>
      </w:r>
      <w:ins w:id="20" w:author="VAN BUNNIK Bram" w:date="2020-04-29T10:39:00Z">
        <w:r w:rsidR="00B329D8">
          <w:rPr>
            <w:rFonts w:cstheme="minorHAnsi"/>
            <w:sz w:val="24"/>
            <w:szCs w:val="24"/>
          </w:rPr>
          <w:t>·</w:t>
        </w:r>
      </w:ins>
      <w:del w:id="21" w:author="VAN BUNNIK Bram" w:date="2020-04-29T10:38:00Z">
        <w:r w:rsidR="00B0511D" w:rsidDel="00B329D8">
          <w:rPr>
            <w:sz w:val="24"/>
            <w:szCs w:val="24"/>
          </w:rPr>
          <w:delText>*</w:delText>
        </w:r>
      </w:del>
      <w:r w:rsidR="00B0511D">
        <w:rPr>
          <w:sz w:val="24"/>
          <w:szCs w:val="24"/>
        </w:rPr>
        <w:t>0.117</w:t>
      </w:r>
      <w:ins w:id="22" w:author="VAN BUNNIK Bram" w:date="2020-04-29T10:38:00Z">
        <w:r w:rsidR="00B329D8">
          <w:rPr>
            <w:sz w:val="24"/>
            <w:szCs w:val="24"/>
          </w:rPr>
          <w:t>)</w:t>
        </w:r>
      </w:ins>
      <w:r w:rsidR="00B0511D">
        <w:rPr>
          <w:sz w:val="24"/>
          <w:szCs w:val="24"/>
        </w:rPr>
        <w:t xml:space="preserve"> = </w:t>
      </w:r>
      <w:r>
        <w:rPr>
          <w:sz w:val="24"/>
          <w:szCs w:val="24"/>
        </w:rPr>
        <w:t>0.189, noting that this implies a force of infection from the r population three times higher than from v or s. During lockdown (P2) we assume lower values for all β’s but slightly lower for those concerning the v population to account for impact of shielding advice already in place</w:t>
      </w:r>
      <w:r w:rsidR="00B0511D">
        <w:rPr>
          <w:sz w:val="24"/>
          <w:szCs w:val="24"/>
        </w:rPr>
        <w:t>, we assume during this phase that R</w:t>
      </w:r>
      <w:r w:rsidR="00B0511D">
        <w:rPr>
          <w:sz w:val="24"/>
          <w:szCs w:val="24"/>
          <w:vertAlign w:val="subscript"/>
        </w:rPr>
        <w:t>e</w:t>
      </w:r>
      <w:r w:rsidR="00B0511D">
        <w:rPr>
          <w:sz w:val="24"/>
          <w:szCs w:val="24"/>
        </w:rPr>
        <w:t xml:space="preserve"> is reduced to 0.8 for those </w:t>
      </w:r>
      <w:r w:rsidR="00B0511D">
        <w:rPr>
          <w:sz w:val="24"/>
          <w:szCs w:val="24"/>
        </w:rPr>
        <w:lastRenderedPageBreak/>
        <w:t>concerning the v population and 0.9 for others</w:t>
      </w:r>
      <w:r>
        <w:rPr>
          <w:sz w:val="24"/>
          <w:szCs w:val="24"/>
        </w:rPr>
        <w:t xml:space="preserve">. Over a 12-week period after lockdown (P3) β’s </w:t>
      </w:r>
      <w:proofErr w:type="gramStart"/>
      <w:r>
        <w:rPr>
          <w:sz w:val="24"/>
          <w:szCs w:val="24"/>
        </w:rPr>
        <w:t>vary</w:t>
      </w:r>
      <w:proofErr w:type="gramEnd"/>
      <w:r>
        <w:rPr>
          <w:sz w:val="24"/>
          <w:szCs w:val="24"/>
        </w:rPr>
        <w:t xml:space="preserve"> linearly towards a final value either greater than (relaxation) or less than (protection) P2 values, after which (P4) they remain constant.</w:t>
      </w:r>
      <w:r w:rsidR="00754F06">
        <w:rPr>
          <w:sz w:val="24"/>
          <w:szCs w:val="24"/>
        </w:rPr>
        <w:t xml:space="preserve"> Phase 3 corresponds to a gradual ramping up of protection for the vulnerable population and a gradual ramping down of restrictions on the non-vulnerable population.</w:t>
      </w:r>
      <w:r w:rsidR="00B0511D">
        <w:rPr>
          <w:sz w:val="24"/>
          <w:szCs w:val="24"/>
        </w:rPr>
        <w:t xml:space="preserve"> See SM for full details on values for β’s used.</w:t>
      </w:r>
    </w:p>
    <w:p w14:paraId="2772FCF2" w14:textId="5C640326" w:rsidR="00054110" w:rsidRDefault="002600F5" w:rsidP="00231067">
      <w:pPr>
        <w:rPr>
          <w:sz w:val="24"/>
          <w:szCs w:val="24"/>
        </w:rPr>
      </w:pPr>
      <w:r w:rsidRPr="29CC366F">
        <w:rPr>
          <w:sz w:val="24"/>
          <w:szCs w:val="24"/>
        </w:rPr>
        <w:t>Initial conditions were chosen to give a cumulative fraction exposed</w:t>
      </w:r>
      <w:r w:rsidR="00AD753A" w:rsidRPr="29CC366F">
        <w:rPr>
          <w:sz w:val="24"/>
          <w:szCs w:val="24"/>
        </w:rPr>
        <w:t>, R(t)</w:t>
      </w:r>
      <w:r w:rsidRPr="29CC366F">
        <w:rPr>
          <w:sz w:val="24"/>
          <w:szCs w:val="24"/>
        </w:rPr>
        <w:t xml:space="preserve"> </w:t>
      </w:r>
      <w:r w:rsidR="00AD753A" w:rsidRPr="29CC366F">
        <w:rPr>
          <w:sz w:val="24"/>
          <w:szCs w:val="24"/>
        </w:rPr>
        <w:t>=</w:t>
      </w:r>
      <w:r w:rsidR="00250215" w:rsidRPr="29CC366F">
        <w:rPr>
          <w:sz w:val="24"/>
          <w:szCs w:val="24"/>
        </w:rPr>
        <w:t xml:space="preserve"> </w:t>
      </w:r>
      <w:r w:rsidR="00B0511D">
        <w:rPr>
          <w:sz w:val="24"/>
          <w:szCs w:val="24"/>
        </w:rPr>
        <w:t>0.06</w:t>
      </w:r>
      <w:r w:rsidR="00AD753A" w:rsidRPr="29CC366F">
        <w:rPr>
          <w:sz w:val="24"/>
          <w:szCs w:val="24"/>
        </w:rPr>
        <w:t xml:space="preserve"> at t=</w:t>
      </w:r>
      <w:r w:rsidR="00B0511D">
        <w:rPr>
          <w:sz w:val="24"/>
          <w:szCs w:val="24"/>
        </w:rPr>
        <w:t>78</w:t>
      </w:r>
      <w:ins w:id="23" w:author="VAN BUNNIK Bram" w:date="2020-04-29T10:40:00Z">
        <w:r w:rsidR="00FD7668">
          <w:rPr>
            <w:sz w:val="24"/>
            <w:szCs w:val="24"/>
          </w:rPr>
          <w:t xml:space="preserve"> </w:t>
        </w:r>
      </w:ins>
      <w:ins w:id="24" w:author="VAN BUNNIK Bram" w:date="2020-04-29T10:41:00Z">
        <w:r w:rsidR="00FD7668">
          <w:rPr>
            <w:sz w:val="24"/>
            <w:szCs w:val="24"/>
          </w:rPr>
          <w:t xml:space="preserve">days </w:t>
        </w:r>
      </w:ins>
      <w:ins w:id="25" w:author="VAN BUNNIK Bram" w:date="2020-04-29T10:40:00Z">
        <w:r w:rsidR="00FD7668">
          <w:rPr>
            <w:sz w:val="24"/>
            <w:szCs w:val="24"/>
          </w:rPr>
          <w:t>(one week after start of lockdown</w:t>
        </w:r>
      </w:ins>
      <w:ins w:id="26" w:author="VAN BUNNIK Bram" w:date="2020-04-29T10:41:00Z">
        <w:r w:rsidR="00FD7668">
          <w:rPr>
            <w:sz w:val="24"/>
            <w:szCs w:val="24"/>
          </w:rPr>
          <w:t>)</w:t>
        </w:r>
      </w:ins>
      <w:del w:id="27" w:author="VAN BUNNIK Bram" w:date="2020-04-29T10:41:00Z">
        <w:r w:rsidR="00AD753A" w:rsidRPr="29CC366F" w:rsidDel="00FD7668">
          <w:rPr>
            <w:sz w:val="24"/>
            <w:szCs w:val="24"/>
          </w:rPr>
          <w:delText xml:space="preserve"> days</w:delText>
        </w:r>
      </w:del>
      <w:r w:rsidR="00AD753A" w:rsidRPr="29CC366F">
        <w:rPr>
          <w:sz w:val="24"/>
          <w:szCs w:val="24"/>
        </w:rPr>
        <w:t>,</w:t>
      </w:r>
      <w:r w:rsidRPr="29CC366F">
        <w:rPr>
          <w:sz w:val="24"/>
          <w:szCs w:val="24"/>
        </w:rPr>
        <w:t xml:space="preserve"> consistent with emerging serological data [</w:t>
      </w:r>
      <w:commentRangeStart w:id="28"/>
      <w:r w:rsidRPr="00186BC8">
        <w:rPr>
          <w:sz w:val="24"/>
          <w:highlight w:val="yellow"/>
        </w:rPr>
        <w:t>ref</w:t>
      </w:r>
      <w:commentRangeEnd w:id="28"/>
      <w:r>
        <w:rPr>
          <w:sz w:val="24"/>
          <w:szCs w:val="24"/>
        </w:rPr>
        <w:t>]</w:t>
      </w:r>
      <w:r w:rsidR="006049BF">
        <w:rPr>
          <w:sz w:val="24"/>
          <w:szCs w:val="24"/>
        </w:rPr>
        <w:t xml:space="preserve">, however as these data are only just emerging we do explore uncertainty in these </w:t>
      </w:r>
      <w:r w:rsidR="006049BF" w:rsidRPr="00985928">
        <w:rPr>
          <w:sz w:val="24"/>
          <w:szCs w:val="24"/>
        </w:rPr>
        <w:t>values</w:t>
      </w:r>
      <w:r w:rsidRPr="00985928">
        <w:rPr>
          <w:sz w:val="24"/>
          <w:szCs w:val="24"/>
        </w:rPr>
        <w:t>.</w:t>
      </w:r>
      <w:r w:rsidR="00AE61DE" w:rsidRPr="00985928">
        <w:rPr>
          <w:rStyle w:val="CommentReference"/>
        </w:rPr>
        <w:commentReference w:id="28"/>
      </w:r>
      <w:r w:rsidR="00186BC8" w:rsidRPr="00985928">
        <w:rPr>
          <w:sz w:val="24"/>
          <w:szCs w:val="24"/>
        </w:rPr>
        <w:t xml:space="preserve"> </w:t>
      </w:r>
      <w:r w:rsidR="009650BE" w:rsidRPr="00985928">
        <w:rPr>
          <w:sz w:val="24"/>
          <w:szCs w:val="24"/>
        </w:rPr>
        <w:t>Key</w:t>
      </w:r>
      <w:r w:rsidR="009650BE" w:rsidRPr="29CC366F">
        <w:rPr>
          <w:sz w:val="24"/>
          <w:szCs w:val="24"/>
        </w:rPr>
        <w:t xml:space="preserve"> outputs were the height of the second peak in prevalence of infection and the cumulative incidence of infection one year after lockdown.</w:t>
      </w:r>
    </w:p>
    <w:p w14:paraId="015E9AB3" w14:textId="558E66B2" w:rsidR="009650BE" w:rsidRPr="00777D2A" w:rsidRDefault="009650BE" w:rsidP="00231067">
      <w:pPr>
        <w:rPr>
          <w:sz w:val="24"/>
          <w:szCs w:val="24"/>
        </w:rPr>
      </w:pPr>
      <w:r>
        <w:rPr>
          <w:sz w:val="24"/>
          <w:szCs w:val="24"/>
        </w:rPr>
        <w:t xml:space="preserve">We also estimated the distribution of the burden of severe cases for v versus s and r populations for the 20-20-60 and the </w:t>
      </w:r>
      <w:r w:rsidR="00AD753A">
        <w:rPr>
          <w:sz w:val="24"/>
          <w:szCs w:val="24"/>
        </w:rPr>
        <w:t>2-2-96</w:t>
      </w:r>
      <w:r>
        <w:rPr>
          <w:sz w:val="24"/>
          <w:szCs w:val="24"/>
        </w:rPr>
        <w:t xml:space="preserve"> models.</w:t>
      </w:r>
    </w:p>
    <w:p w14:paraId="256173C9" w14:textId="77777777" w:rsidR="00203E70" w:rsidRPr="009650BE" w:rsidRDefault="00203E70">
      <w:pPr>
        <w:rPr>
          <w:sz w:val="24"/>
          <w:szCs w:val="24"/>
          <w:u w:val="single"/>
        </w:rPr>
      </w:pPr>
      <w:r w:rsidRPr="009650BE">
        <w:rPr>
          <w:sz w:val="24"/>
          <w:szCs w:val="24"/>
          <w:u w:val="single"/>
        </w:rPr>
        <w:t>Results</w:t>
      </w:r>
    </w:p>
    <w:p w14:paraId="26A3A6B0" w14:textId="300E4545" w:rsidR="000479A2" w:rsidRDefault="00A960E9" w:rsidP="000479A2">
      <w:pPr>
        <w:rPr>
          <w:sz w:val="24"/>
          <w:szCs w:val="24"/>
        </w:rPr>
      </w:pPr>
      <w:r>
        <w:rPr>
          <w:sz w:val="24"/>
          <w:szCs w:val="24"/>
        </w:rPr>
        <w:t xml:space="preserve">The baseline simulation </w:t>
      </w:r>
      <w:r w:rsidR="008A111E">
        <w:rPr>
          <w:sz w:val="24"/>
          <w:szCs w:val="24"/>
        </w:rPr>
        <w:t xml:space="preserve">for the 20-20-60 model </w:t>
      </w:r>
      <w:r>
        <w:rPr>
          <w:sz w:val="24"/>
          <w:szCs w:val="24"/>
        </w:rPr>
        <w:t>illustrates a scenario in which the combination of increased protection of the vulnerable population and partial relaxation of restrictions for the rest of the population do allow a second wave of infection to occur</w:t>
      </w:r>
      <w:r w:rsidR="0098013A">
        <w:rPr>
          <w:sz w:val="24"/>
          <w:szCs w:val="24"/>
        </w:rPr>
        <w:t xml:space="preserve"> (peaking in the vulnerable population on day</w:t>
      </w:r>
      <w:r w:rsidR="00AD753A">
        <w:rPr>
          <w:sz w:val="24"/>
          <w:szCs w:val="24"/>
        </w:rPr>
        <w:t xml:space="preserve"> 254</w:t>
      </w:r>
      <w:ins w:id="29" w:author="VAN BUNNIK Bram" w:date="2020-04-29T10:42:00Z">
        <w:r w:rsidR="00FD7668">
          <w:rPr>
            <w:sz w:val="24"/>
            <w:szCs w:val="24"/>
          </w:rPr>
          <w:t xml:space="preserve"> (</w:t>
        </w:r>
      </w:ins>
      <w:ins w:id="30" w:author="VAN BUNNIK Bram" w:date="2020-04-29T10:43:00Z">
        <w:r w:rsidR="00FD7668">
          <w:rPr>
            <w:sz w:val="24"/>
            <w:szCs w:val="24"/>
          </w:rPr>
          <w:t>~</w:t>
        </w:r>
      </w:ins>
      <w:ins w:id="31" w:author="VAN BUNNIK Bram" w:date="2020-04-29T10:42:00Z">
        <w:r w:rsidR="00FD7668">
          <w:rPr>
            <w:sz w:val="24"/>
            <w:szCs w:val="24"/>
          </w:rPr>
          <w:t>6 months after start of lockdown</w:t>
        </w:r>
      </w:ins>
      <w:r w:rsidR="0098013A">
        <w:rPr>
          <w:sz w:val="24"/>
          <w:szCs w:val="24"/>
        </w:rPr>
        <w:t>). In the vulnerable population the peak is lower than the first peak, but in the other segments it is higher (Figure 2</w:t>
      </w:r>
      <w:r w:rsidR="003E1456">
        <w:rPr>
          <w:sz w:val="24"/>
          <w:szCs w:val="24"/>
        </w:rPr>
        <w:t>A</w:t>
      </w:r>
      <w:r w:rsidR="0098013A">
        <w:rPr>
          <w:sz w:val="24"/>
          <w:szCs w:val="24"/>
        </w:rPr>
        <w:t>). We estimate for this scenario that 63% of the severe disease burden occurs in the vulnerable group</w:t>
      </w:r>
      <w:r w:rsidR="0024098B">
        <w:rPr>
          <w:sz w:val="24"/>
          <w:szCs w:val="24"/>
        </w:rPr>
        <w:t xml:space="preserve"> (Table 1)</w:t>
      </w:r>
      <w:r w:rsidR="0098013A">
        <w:rPr>
          <w:sz w:val="24"/>
          <w:szCs w:val="24"/>
        </w:rPr>
        <w:t>.</w:t>
      </w:r>
    </w:p>
    <w:p w14:paraId="60E4564C" w14:textId="1AEC7D3B" w:rsidR="003E1456" w:rsidRPr="009650BE" w:rsidRDefault="003E1456" w:rsidP="000479A2">
      <w:pPr>
        <w:rPr>
          <w:sz w:val="24"/>
          <w:szCs w:val="24"/>
        </w:rPr>
      </w:pPr>
      <w:r>
        <w:rPr>
          <w:sz w:val="24"/>
          <w:szCs w:val="24"/>
        </w:rPr>
        <w:t xml:space="preserve">The modelled changes in </w:t>
      </w:r>
      <w:r>
        <w:rPr>
          <w:rFonts w:cstheme="minorHAnsi"/>
          <w:sz w:val="24"/>
          <w:szCs w:val="24"/>
        </w:rPr>
        <w:t>β</w:t>
      </w:r>
      <w:r>
        <w:rPr>
          <w:sz w:val="24"/>
          <w:szCs w:val="24"/>
        </w:rPr>
        <w:t xml:space="preserve"> values (Figure 2B) translate into changes in the underlying </w:t>
      </w:r>
      <w:r w:rsidR="00785FED">
        <w:rPr>
          <w:sz w:val="24"/>
          <w:szCs w:val="24"/>
        </w:rPr>
        <w:t xml:space="preserve">effective </w:t>
      </w:r>
      <w:r>
        <w:rPr>
          <w:sz w:val="24"/>
          <w:szCs w:val="24"/>
        </w:rPr>
        <w:t>reproduction number, R</w:t>
      </w:r>
      <w:r w:rsidR="00785FED">
        <w:rPr>
          <w:sz w:val="24"/>
          <w:szCs w:val="24"/>
        </w:rPr>
        <w:softHyphen/>
      </w:r>
      <w:r w:rsidR="00785FED">
        <w:rPr>
          <w:sz w:val="24"/>
          <w:szCs w:val="24"/>
          <w:vertAlign w:val="subscript"/>
        </w:rPr>
        <w:t>e</w:t>
      </w:r>
      <w:r>
        <w:rPr>
          <w:sz w:val="24"/>
          <w:szCs w:val="24"/>
        </w:rPr>
        <w:t>. For our baseline simulation</w:t>
      </w:r>
      <w:r w:rsidR="00186BC8">
        <w:rPr>
          <w:sz w:val="24"/>
          <w:szCs w:val="24"/>
        </w:rPr>
        <w:t xml:space="preserve"> during Phase 4</w:t>
      </w:r>
      <w:r>
        <w:rPr>
          <w:sz w:val="24"/>
          <w:szCs w:val="24"/>
        </w:rPr>
        <w:t xml:space="preserve"> although R</w:t>
      </w:r>
      <w:r w:rsidR="00785FED">
        <w:rPr>
          <w:sz w:val="24"/>
          <w:szCs w:val="24"/>
          <w:vertAlign w:val="subscript"/>
        </w:rPr>
        <w:t>e</w:t>
      </w:r>
      <w:r>
        <w:rPr>
          <w:sz w:val="24"/>
          <w:szCs w:val="24"/>
        </w:rPr>
        <w:t>&lt;1 for the vulnerable population it is &gt;1 in both non-vulnerable segments (highest i</w:t>
      </w:r>
      <w:r w:rsidR="00186BC8">
        <w:rPr>
          <w:sz w:val="24"/>
          <w:szCs w:val="24"/>
        </w:rPr>
        <w:t>n the r population) and overall</w:t>
      </w:r>
      <w:r>
        <w:rPr>
          <w:sz w:val="24"/>
          <w:szCs w:val="24"/>
        </w:rPr>
        <w:t xml:space="preserve"> (Figure 2C).</w:t>
      </w:r>
      <w:r w:rsidR="00303CAA">
        <w:rPr>
          <w:sz w:val="24"/>
          <w:szCs w:val="24"/>
        </w:rPr>
        <w:t xml:space="preserve"> This has two implications. Firstly, that outbreaks in the vulnerable population are self-limiting and, secondly, the eventual decline in the epidemic is due to the build-up of herd immunity.</w:t>
      </w:r>
    </w:p>
    <w:p w14:paraId="477DDD7E" w14:textId="1C2EB64C" w:rsidR="000479A2" w:rsidRDefault="0098013A" w:rsidP="000479A2">
      <w:pPr>
        <w:rPr>
          <w:sz w:val="24"/>
          <w:szCs w:val="24"/>
        </w:rPr>
      </w:pPr>
      <w:r>
        <w:rPr>
          <w:sz w:val="24"/>
          <w:szCs w:val="24"/>
        </w:rPr>
        <w:t>We conducted a series of sensitivity analyses on model parameters.</w:t>
      </w:r>
    </w:p>
    <w:p w14:paraId="471455D4" w14:textId="37C20EF9" w:rsidR="0098013A" w:rsidRDefault="0098013A" w:rsidP="000479A2">
      <w:pPr>
        <w:rPr>
          <w:sz w:val="24"/>
          <w:szCs w:val="24"/>
        </w:rPr>
      </w:pPr>
      <w:r>
        <w:rPr>
          <w:sz w:val="24"/>
          <w:szCs w:val="24"/>
        </w:rPr>
        <w:t xml:space="preserve">Strengthening protection or relaxing restrictions faster or slower than the </w:t>
      </w:r>
      <w:proofErr w:type="gramStart"/>
      <w:r>
        <w:rPr>
          <w:sz w:val="24"/>
          <w:szCs w:val="24"/>
        </w:rPr>
        <w:t>12 week</w:t>
      </w:r>
      <w:proofErr w:type="gramEnd"/>
      <w:r>
        <w:rPr>
          <w:sz w:val="24"/>
          <w:szCs w:val="24"/>
        </w:rPr>
        <w:t xml:space="preserve"> baseline value had limited effect on the epidemic curve and did not change the qualitative outcome (Figure 3).</w:t>
      </w:r>
      <w:r w:rsidR="00F519F0">
        <w:rPr>
          <w:sz w:val="24"/>
          <w:szCs w:val="24"/>
        </w:rPr>
        <w:t xml:space="preserve"> </w:t>
      </w:r>
    </w:p>
    <w:p w14:paraId="60578976" w14:textId="40353A8A" w:rsidR="00F519F0" w:rsidRDefault="00F519F0" w:rsidP="000479A2">
      <w:pPr>
        <w:rPr>
          <w:sz w:val="24"/>
          <w:szCs w:val="24"/>
        </w:rPr>
      </w:pPr>
      <w:r>
        <w:rPr>
          <w:sz w:val="24"/>
          <w:szCs w:val="24"/>
        </w:rPr>
        <w:t>Varying the start of lockdown relative to the epidemic curve had a major impact on subsequent dynamics (Figure 4A). This reflects substantial differences in the fractions exposed to infection and therefore the subsequent development of herd immunity.</w:t>
      </w:r>
      <w:r w:rsidRPr="00F519F0">
        <w:rPr>
          <w:sz w:val="24"/>
          <w:szCs w:val="24"/>
        </w:rPr>
        <w:t xml:space="preserve"> </w:t>
      </w:r>
      <w:r>
        <w:rPr>
          <w:sz w:val="24"/>
          <w:szCs w:val="24"/>
        </w:rPr>
        <w:t>Notably, if the lockdown started earlier in the epidemic curve than supposed then the risk of an overwhelming second wave is substantially greater (Figure 4, middle plot).</w:t>
      </w:r>
    </w:p>
    <w:p w14:paraId="5513933A" w14:textId="4646787C" w:rsidR="00540D8E" w:rsidRDefault="00540D8E" w:rsidP="000479A2">
      <w:pPr>
        <w:rPr>
          <w:sz w:val="24"/>
          <w:szCs w:val="24"/>
        </w:rPr>
      </w:pPr>
      <w:r>
        <w:rPr>
          <w:sz w:val="24"/>
          <w:szCs w:val="24"/>
        </w:rPr>
        <w:lastRenderedPageBreak/>
        <w:t xml:space="preserve">Varying β values (and so the case reproduction number) during Phase 2 (lockdown) </w:t>
      </w:r>
      <w:proofErr w:type="gramStart"/>
      <w:r>
        <w:rPr>
          <w:sz w:val="24"/>
          <w:szCs w:val="24"/>
        </w:rPr>
        <w:t>had an effect on</w:t>
      </w:r>
      <w:proofErr w:type="gramEnd"/>
      <w:r>
        <w:rPr>
          <w:sz w:val="24"/>
          <w:szCs w:val="24"/>
        </w:rPr>
        <w:t xml:space="preserve"> epidemic dynamics, not altering the qualitative outcome but substantially affecting numbers of cases in all three subpopulations (Figure 4B).  </w:t>
      </w:r>
    </w:p>
    <w:p w14:paraId="18890F81" w14:textId="526C66E4" w:rsidR="002629E6" w:rsidRDefault="002629E6" w:rsidP="000479A2">
      <w:pPr>
        <w:rPr>
          <w:sz w:val="24"/>
          <w:szCs w:val="24"/>
        </w:rPr>
      </w:pPr>
      <w:r>
        <w:rPr>
          <w:sz w:val="24"/>
          <w:szCs w:val="24"/>
        </w:rPr>
        <w:t>Varying R</w:t>
      </w:r>
      <w:r w:rsidR="00600D05">
        <w:rPr>
          <w:sz w:val="24"/>
          <w:szCs w:val="24"/>
        </w:rPr>
        <w:softHyphen/>
      </w:r>
      <w:r w:rsidR="00600D05">
        <w:rPr>
          <w:sz w:val="24"/>
          <w:szCs w:val="24"/>
          <w:vertAlign w:val="subscript"/>
        </w:rPr>
        <w:t>e</w:t>
      </w:r>
      <w:r w:rsidR="00600D05">
        <w:rPr>
          <w:sz w:val="24"/>
          <w:szCs w:val="24"/>
        </w:rPr>
        <w:t xml:space="preserve"> </w:t>
      </w:r>
      <w:r w:rsidR="00785FED">
        <w:rPr>
          <w:sz w:val="24"/>
          <w:szCs w:val="24"/>
        </w:rPr>
        <w:t>for</w:t>
      </w:r>
      <w:r>
        <w:rPr>
          <w:sz w:val="24"/>
          <w:szCs w:val="24"/>
        </w:rPr>
        <w:t xml:space="preserve"> Phase 1 (and subsequent β values proportionally) had a significant impact on whether the second peak in the vulnerable population exceeded the first (Figure 5A). </w:t>
      </w:r>
      <w:r w:rsidR="00ED4A8B">
        <w:rPr>
          <w:sz w:val="24"/>
          <w:szCs w:val="24"/>
        </w:rPr>
        <w:t>At higher R</w:t>
      </w:r>
      <w:r w:rsidR="00600D05">
        <w:rPr>
          <w:sz w:val="24"/>
          <w:szCs w:val="24"/>
          <w:vertAlign w:val="subscript"/>
        </w:rPr>
        <w:t>e</w:t>
      </w:r>
      <w:r w:rsidR="00600D05">
        <w:rPr>
          <w:sz w:val="24"/>
          <w:szCs w:val="24"/>
        </w:rPr>
        <w:t xml:space="preserve"> </w:t>
      </w:r>
      <w:r w:rsidR="00ED4A8B">
        <w:rPr>
          <w:sz w:val="24"/>
          <w:szCs w:val="24"/>
        </w:rPr>
        <w:t>values</w:t>
      </w:r>
      <w:r>
        <w:rPr>
          <w:sz w:val="24"/>
          <w:szCs w:val="24"/>
        </w:rPr>
        <w:t xml:space="preserve"> </w:t>
      </w:r>
      <w:r w:rsidR="00ED4A8B">
        <w:rPr>
          <w:sz w:val="24"/>
          <w:szCs w:val="24"/>
        </w:rPr>
        <w:t xml:space="preserve">the second peak remained low, but at lower values (&lt;1.63) </w:t>
      </w:r>
      <w:r w:rsidR="00600D05">
        <w:rPr>
          <w:sz w:val="24"/>
          <w:szCs w:val="24"/>
        </w:rPr>
        <w:t>the second peak</w:t>
      </w:r>
      <w:r w:rsidR="00ED4A8B">
        <w:rPr>
          <w:sz w:val="24"/>
          <w:szCs w:val="24"/>
        </w:rPr>
        <w:t xml:space="preserve"> exceeds the height of the first peak. Again, this reflects a smaller fraction exposed </w:t>
      </w:r>
      <w:r w:rsidR="00600D05">
        <w:rPr>
          <w:sz w:val="24"/>
          <w:szCs w:val="24"/>
        </w:rPr>
        <w:t xml:space="preserve">in phases 1 and 2 </w:t>
      </w:r>
      <w:r w:rsidR="00ED4A8B">
        <w:rPr>
          <w:sz w:val="24"/>
          <w:szCs w:val="24"/>
        </w:rPr>
        <w:t>and so less herd immunity.</w:t>
      </w:r>
    </w:p>
    <w:p w14:paraId="0709C0B6" w14:textId="64E5226F" w:rsidR="00ED4A8B" w:rsidRDefault="00ED4A8B" w:rsidP="000479A2">
      <w:pPr>
        <w:rPr>
          <w:sz w:val="24"/>
          <w:szCs w:val="24"/>
        </w:rPr>
      </w:pPr>
      <w:r>
        <w:rPr>
          <w:sz w:val="24"/>
          <w:szCs w:val="24"/>
        </w:rPr>
        <w:t xml:space="preserve">Varying the rate of loss of immunity, </w:t>
      </w:r>
      <w:r w:rsidR="00600D05">
        <w:rPr>
          <w:rFonts w:cstheme="minorHAnsi"/>
          <w:sz w:val="24"/>
          <w:szCs w:val="24"/>
        </w:rPr>
        <w:t>ζ</w:t>
      </w:r>
      <w:r>
        <w:rPr>
          <w:sz w:val="24"/>
          <w:szCs w:val="24"/>
        </w:rPr>
        <w:t>, also</w:t>
      </w:r>
      <w:r w:rsidRPr="00ED4A8B">
        <w:rPr>
          <w:sz w:val="24"/>
          <w:szCs w:val="24"/>
        </w:rPr>
        <w:t xml:space="preserve"> </w:t>
      </w:r>
      <w:r>
        <w:rPr>
          <w:sz w:val="24"/>
          <w:szCs w:val="24"/>
        </w:rPr>
        <w:t xml:space="preserve">had a significant impact on whether the second peak in the vulnerable population exceeded the first (Figure 5B). At </w:t>
      </w:r>
      <w:r w:rsidR="00600D05">
        <w:rPr>
          <w:sz w:val="24"/>
          <w:szCs w:val="24"/>
        </w:rPr>
        <w:t>longer</w:t>
      </w:r>
      <w:r>
        <w:rPr>
          <w:sz w:val="24"/>
          <w:szCs w:val="24"/>
        </w:rPr>
        <w:t xml:space="preserve"> average duration of immunity (1/</w:t>
      </w:r>
      <w:r w:rsidR="00600D05">
        <w:rPr>
          <w:rFonts w:cstheme="minorHAnsi"/>
          <w:sz w:val="24"/>
          <w:szCs w:val="24"/>
        </w:rPr>
        <w:t>ζ</w:t>
      </w:r>
      <w:r>
        <w:rPr>
          <w:sz w:val="24"/>
          <w:szCs w:val="24"/>
        </w:rPr>
        <w:t xml:space="preserve">) the second peak remained low, but </w:t>
      </w:r>
      <w:del w:id="32" w:author="VAN BUNNIK Bram" w:date="2020-04-29T10:46:00Z">
        <w:r w:rsidDel="00FD7668">
          <w:rPr>
            <w:sz w:val="24"/>
            <w:szCs w:val="24"/>
          </w:rPr>
          <w:delText>at lower values</w:delText>
        </w:r>
      </w:del>
      <w:ins w:id="33" w:author="VAN BUNNIK Bram" w:date="2020-04-29T10:46:00Z">
        <w:r w:rsidR="00FD7668">
          <w:rPr>
            <w:sz w:val="24"/>
            <w:szCs w:val="24"/>
          </w:rPr>
          <w:t>for shorter durations</w:t>
        </w:r>
      </w:ins>
      <w:r>
        <w:rPr>
          <w:sz w:val="24"/>
          <w:szCs w:val="24"/>
        </w:rPr>
        <w:t xml:space="preserve"> (&lt;</w:t>
      </w:r>
      <w:r w:rsidRPr="00AD753A">
        <w:rPr>
          <w:sz w:val="24"/>
          <w:szCs w:val="24"/>
        </w:rPr>
        <w:t>54</w:t>
      </w:r>
      <w:r>
        <w:rPr>
          <w:sz w:val="24"/>
          <w:szCs w:val="24"/>
        </w:rPr>
        <w:t xml:space="preserve"> days) it exceeds the height of the first peak. This illustrates that epidemic dynamics are highly sensitive to the duration of immunity and its impact on the development of herd immunity.</w:t>
      </w:r>
    </w:p>
    <w:p w14:paraId="2AA6B98E" w14:textId="4F477D30" w:rsidR="00F04CC1" w:rsidRDefault="00F04CC1" w:rsidP="00F04CC1">
      <w:pPr>
        <w:rPr>
          <w:rStyle w:val="figurecaption"/>
          <w:sz w:val="24"/>
          <w:szCs w:val="24"/>
        </w:rPr>
      </w:pPr>
      <w:r>
        <w:rPr>
          <w:sz w:val="24"/>
          <w:szCs w:val="24"/>
        </w:rPr>
        <w:t xml:space="preserve">FAST analysis indicates </w:t>
      </w:r>
      <w:r w:rsidRPr="00FE1E84">
        <w:rPr>
          <w:sz w:val="24"/>
          <w:szCs w:val="24"/>
        </w:rPr>
        <w:t>that key outcomes are differentially sensitive to variation in individual or sets of β values</w:t>
      </w:r>
      <w:r w:rsidR="00FE1E84" w:rsidRPr="00FE1E84">
        <w:rPr>
          <w:sz w:val="24"/>
          <w:szCs w:val="24"/>
        </w:rPr>
        <w:t xml:space="preserve"> (Figure 6).</w:t>
      </w:r>
      <w:r w:rsidR="00FE1E84" w:rsidRPr="00FE1E84">
        <w:rPr>
          <w:rStyle w:val="figurecaption"/>
          <w:sz w:val="24"/>
          <w:szCs w:val="24"/>
        </w:rPr>
        <w:t xml:space="preserve"> The results clearly show that parameters that determine transmission </w:t>
      </w:r>
      <w:r w:rsidR="00FE1E84">
        <w:rPr>
          <w:rStyle w:val="figurecaption"/>
          <w:sz w:val="24"/>
          <w:szCs w:val="24"/>
        </w:rPr>
        <w:t>within the r population and between the r and v populations have the greatest impact on three key outcome measures: height of the second peak; whether the second peak is higher than the first; and cumulative incidence over one year</w:t>
      </w:r>
      <w:r w:rsidR="00FE1E84" w:rsidRPr="00FE1E84">
        <w:rPr>
          <w:rStyle w:val="figurecaption"/>
          <w:sz w:val="24"/>
          <w:szCs w:val="24"/>
        </w:rPr>
        <w:t>.</w:t>
      </w:r>
      <w:r w:rsidR="00FE1E84">
        <w:rPr>
          <w:rStyle w:val="figurecaption"/>
          <w:sz w:val="24"/>
          <w:szCs w:val="24"/>
        </w:rPr>
        <w:t xml:space="preserve"> </w:t>
      </w:r>
    </w:p>
    <w:p w14:paraId="049A7268" w14:textId="3275D900" w:rsidR="008A111E" w:rsidRDefault="008A111E" w:rsidP="00F04CC1">
      <w:pPr>
        <w:rPr>
          <w:rStyle w:val="figurecaption"/>
          <w:sz w:val="24"/>
          <w:szCs w:val="24"/>
        </w:rPr>
      </w:pPr>
      <w:r>
        <w:rPr>
          <w:rStyle w:val="figurecaption"/>
          <w:sz w:val="24"/>
          <w:szCs w:val="24"/>
        </w:rPr>
        <w:t>There is a clear, though asymmetric, trade-off between increasing protection of the vulnerable population and relaxing restrictions of the non-vulnerable population (Figure 7A). This trade-off can be expressed in terms of combinations of protection and relaxation that meet specific policy constraints (Figures 7B-D). The more restrictive the policy constraints (increasing from 7B to 7D) the smaller the parameter space that satisfies those constraints.</w:t>
      </w:r>
    </w:p>
    <w:p w14:paraId="6E12ACF7" w14:textId="12D281F6" w:rsidR="008A111E" w:rsidRPr="00FE1E84" w:rsidRDefault="008A111E" w:rsidP="00F04CC1">
      <w:pPr>
        <w:rPr>
          <w:sz w:val="24"/>
          <w:szCs w:val="24"/>
        </w:rPr>
      </w:pPr>
      <w:r>
        <w:rPr>
          <w:rStyle w:val="figurecaption"/>
          <w:sz w:val="24"/>
          <w:szCs w:val="24"/>
        </w:rPr>
        <w:t xml:space="preserve">The baseline simulation for the </w:t>
      </w:r>
      <w:r w:rsidR="00AD753A">
        <w:rPr>
          <w:rStyle w:val="figurecaption"/>
          <w:sz w:val="24"/>
          <w:szCs w:val="24"/>
        </w:rPr>
        <w:t>2-2-96</w:t>
      </w:r>
      <w:r>
        <w:rPr>
          <w:rStyle w:val="figurecaption"/>
          <w:sz w:val="24"/>
          <w:szCs w:val="24"/>
        </w:rPr>
        <w:t xml:space="preserve"> model illustrates a scenario </w:t>
      </w:r>
      <w:r w:rsidR="002855E4">
        <w:rPr>
          <w:sz w:val="24"/>
          <w:szCs w:val="24"/>
        </w:rPr>
        <w:t xml:space="preserve">in which the combination of increased protection of the vulnerable population and partial relaxation of restrictions for the rest of the population do allow a second wave of infection to occur (peaking in the vulnerable population on </w:t>
      </w:r>
      <w:r w:rsidR="002855E4" w:rsidRPr="00AD753A">
        <w:rPr>
          <w:sz w:val="24"/>
          <w:szCs w:val="24"/>
        </w:rPr>
        <w:t xml:space="preserve">day </w:t>
      </w:r>
      <w:r w:rsidR="00AD753A" w:rsidRPr="00AD753A">
        <w:rPr>
          <w:sz w:val="24"/>
          <w:szCs w:val="24"/>
        </w:rPr>
        <w:t>216</w:t>
      </w:r>
      <w:ins w:id="34" w:author="VAN BUNNIK Bram" w:date="2020-04-29T10:48:00Z">
        <w:r w:rsidR="00FD7668">
          <w:rPr>
            <w:sz w:val="24"/>
            <w:szCs w:val="24"/>
          </w:rPr>
          <w:t xml:space="preserve"> (~4.6 months after start of lockdown</w:t>
        </w:r>
      </w:ins>
      <w:r w:rsidR="002855E4" w:rsidRPr="00AD753A">
        <w:rPr>
          <w:sz w:val="24"/>
          <w:szCs w:val="24"/>
        </w:rPr>
        <w:t>).</w:t>
      </w:r>
      <w:r w:rsidR="002855E4">
        <w:rPr>
          <w:sz w:val="24"/>
          <w:szCs w:val="24"/>
        </w:rPr>
        <w:t xml:space="preserve"> In the vulnerable population the peak is </w:t>
      </w:r>
      <w:r w:rsidR="00A205BF">
        <w:rPr>
          <w:sz w:val="24"/>
          <w:szCs w:val="24"/>
        </w:rPr>
        <w:t>slightly</w:t>
      </w:r>
      <w:r w:rsidR="00250215">
        <w:rPr>
          <w:sz w:val="24"/>
          <w:szCs w:val="24"/>
        </w:rPr>
        <w:t xml:space="preserve"> higher</w:t>
      </w:r>
      <w:r w:rsidR="002855E4">
        <w:rPr>
          <w:sz w:val="24"/>
          <w:szCs w:val="24"/>
        </w:rPr>
        <w:t xml:space="preserve"> than the first peak, but in the other segments it is </w:t>
      </w:r>
      <w:r w:rsidR="00A205BF">
        <w:rPr>
          <w:sz w:val="24"/>
          <w:szCs w:val="24"/>
        </w:rPr>
        <w:t xml:space="preserve">much </w:t>
      </w:r>
      <w:r w:rsidR="002855E4">
        <w:rPr>
          <w:sz w:val="24"/>
          <w:szCs w:val="24"/>
        </w:rPr>
        <w:t>higher (Figure S1). We e</w:t>
      </w:r>
      <w:r w:rsidR="00A205BF">
        <w:rPr>
          <w:sz w:val="24"/>
          <w:szCs w:val="24"/>
        </w:rPr>
        <w:t xml:space="preserve">stimate for this scenario that </w:t>
      </w:r>
      <w:r w:rsidR="002855E4">
        <w:rPr>
          <w:sz w:val="24"/>
          <w:szCs w:val="24"/>
        </w:rPr>
        <w:t>3</w:t>
      </w:r>
      <w:r w:rsidR="00A205BF">
        <w:rPr>
          <w:sz w:val="24"/>
          <w:szCs w:val="24"/>
        </w:rPr>
        <w:t>7</w:t>
      </w:r>
      <w:r w:rsidR="002855E4">
        <w:rPr>
          <w:sz w:val="24"/>
          <w:szCs w:val="24"/>
        </w:rPr>
        <w:t>% of the severe disease burden occurs in the vulnerable group (Table 1).</w:t>
      </w:r>
      <w:r w:rsidR="003E35E1">
        <w:rPr>
          <w:sz w:val="24"/>
          <w:szCs w:val="24"/>
        </w:rPr>
        <w:t xml:space="preserve"> </w:t>
      </w:r>
    </w:p>
    <w:p w14:paraId="51089C71" w14:textId="77777777" w:rsidR="00203E70" w:rsidRPr="009650BE" w:rsidRDefault="00203E70">
      <w:pPr>
        <w:rPr>
          <w:sz w:val="24"/>
          <w:szCs w:val="24"/>
          <w:u w:val="single"/>
        </w:rPr>
      </w:pPr>
      <w:r w:rsidRPr="009650BE">
        <w:rPr>
          <w:sz w:val="24"/>
          <w:szCs w:val="24"/>
          <w:u w:val="single"/>
        </w:rPr>
        <w:t>Discussion</w:t>
      </w:r>
    </w:p>
    <w:p w14:paraId="4136CE5E" w14:textId="53BDBF2F" w:rsidR="00B916C0" w:rsidRPr="009650BE" w:rsidRDefault="00B916C0" w:rsidP="00B916C0">
      <w:pPr>
        <w:rPr>
          <w:sz w:val="24"/>
          <w:szCs w:val="24"/>
        </w:rPr>
      </w:pPr>
      <w:r>
        <w:rPr>
          <w:sz w:val="24"/>
          <w:szCs w:val="24"/>
        </w:rPr>
        <w:t>We note several caveats to our findings. We used very simple models to explore a range of scenarios. These scenarios are not predictions; in our view there are too many uncertainties about the epidemiology of COVID-19 to make robust predictions beyond short-term projections of epidemic data. There are three important sources of uncertainty that may influence our results:</w:t>
      </w:r>
    </w:p>
    <w:p w14:paraId="6E97C263" w14:textId="22C7CF5F" w:rsidR="00B916C0" w:rsidRPr="009650BE" w:rsidRDefault="00B916C0" w:rsidP="00B916C0">
      <w:pPr>
        <w:pStyle w:val="ListParagraph"/>
        <w:numPr>
          <w:ilvl w:val="0"/>
          <w:numId w:val="4"/>
        </w:numPr>
        <w:rPr>
          <w:sz w:val="24"/>
          <w:szCs w:val="24"/>
        </w:rPr>
      </w:pPr>
      <w:r>
        <w:rPr>
          <w:sz w:val="24"/>
          <w:szCs w:val="24"/>
        </w:rPr>
        <w:lastRenderedPageBreak/>
        <w:t>The c</w:t>
      </w:r>
      <w:r w:rsidRPr="009650BE">
        <w:rPr>
          <w:sz w:val="24"/>
          <w:szCs w:val="24"/>
        </w:rPr>
        <w:t xml:space="preserve">ontact structure between and within </w:t>
      </w:r>
      <w:r>
        <w:rPr>
          <w:sz w:val="24"/>
          <w:szCs w:val="24"/>
        </w:rPr>
        <w:t>segments is not known. We carried out an extensive sensitivity analysis to identify critical aspects of the contact matrix.</w:t>
      </w:r>
    </w:p>
    <w:p w14:paraId="4698871A" w14:textId="7FDFF26E" w:rsidR="00B916C0" w:rsidRDefault="00B916C0" w:rsidP="008D0494">
      <w:pPr>
        <w:pStyle w:val="ListParagraph"/>
        <w:numPr>
          <w:ilvl w:val="0"/>
          <w:numId w:val="4"/>
        </w:numPr>
        <w:rPr>
          <w:sz w:val="24"/>
          <w:szCs w:val="24"/>
        </w:rPr>
      </w:pPr>
      <w:r w:rsidRPr="29CC366F">
        <w:rPr>
          <w:sz w:val="24"/>
          <w:szCs w:val="24"/>
        </w:rPr>
        <w:t xml:space="preserve">Relaxing restrictions and increasing protection both involve changes in behaviour. These are difficult to predict in advance </w:t>
      </w:r>
      <w:r w:rsidR="002103B3" w:rsidRPr="29CC366F">
        <w:rPr>
          <w:sz w:val="24"/>
          <w:szCs w:val="24"/>
        </w:rPr>
        <w:t>though</w:t>
      </w:r>
      <w:r w:rsidRPr="29CC366F">
        <w:rPr>
          <w:sz w:val="24"/>
          <w:szCs w:val="24"/>
        </w:rPr>
        <w:t xml:space="preserve"> they can be monitored in close to real time</w:t>
      </w:r>
      <w:r w:rsidR="00985928">
        <w:rPr>
          <w:sz w:val="24"/>
          <w:szCs w:val="24"/>
        </w:rPr>
        <w:t xml:space="preserve"> [Jarvis et al., 2020]</w:t>
      </w:r>
      <w:r w:rsidRPr="29CC366F">
        <w:rPr>
          <w:sz w:val="24"/>
          <w:szCs w:val="24"/>
        </w:rPr>
        <w:t>.</w:t>
      </w:r>
    </w:p>
    <w:p w14:paraId="33B9EEEB" w14:textId="724FB26D" w:rsidR="00B916C0" w:rsidRDefault="002103B3" w:rsidP="008D0494">
      <w:pPr>
        <w:pStyle w:val="ListParagraph"/>
        <w:numPr>
          <w:ilvl w:val="0"/>
          <w:numId w:val="4"/>
        </w:numPr>
        <w:rPr>
          <w:sz w:val="24"/>
          <w:szCs w:val="24"/>
        </w:rPr>
      </w:pPr>
      <w:r>
        <w:rPr>
          <w:sz w:val="24"/>
          <w:szCs w:val="24"/>
        </w:rPr>
        <w:t>Further, the r</w:t>
      </w:r>
      <w:r w:rsidR="00B916C0" w:rsidRPr="00B916C0">
        <w:rPr>
          <w:sz w:val="24"/>
          <w:szCs w:val="24"/>
        </w:rPr>
        <w:t>elationship</w:t>
      </w:r>
      <w:r>
        <w:rPr>
          <w:sz w:val="24"/>
          <w:szCs w:val="24"/>
        </w:rPr>
        <w:t>s</w:t>
      </w:r>
      <w:r w:rsidR="00B916C0" w:rsidRPr="00B916C0">
        <w:rPr>
          <w:sz w:val="24"/>
          <w:szCs w:val="24"/>
        </w:rPr>
        <w:t xml:space="preserve"> between behavioural changes and transmission rates </w:t>
      </w:r>
      <w:r>
        <w:rPr>
          <w:sz w:val="24"/>
          <w:szCs w:val="24"/>
        </w:rPr>
        <w:t>are also difficult to predict so close monitoring of the epidemic remains essential.</w:t>
      </w:r>
    </w:p>
    <w:p w14:paraId="4CEBE0C9" w14:textId="76BCD84D" w:rsidR="001F1699" w:rsidRDefault="002103B3" w:rsidP="001F1699">
      <w:pPr>
        <w:rPr>
          <w:sz w:val="24"/>
          <w:szCs w:val="24"/>
        </w:rPr>
      </w:pPr>
      <w:r>
        <w:rPr>
          <w:sz w:val="24"/>
          <w:szCs w:val="24"/>
        </w:rPr>
        <w:t>Given these limitations, o</w:t>
      </w:r>
      <w:r w:rsidR="001F1699">
        <w:rPr>
          <w:sz w:val="24"/>
          <w:szCs w:val="24"/>
        </w:rPr>
        <w:t>ur simulations</w:t>
      </w:r>
      <w:r>
        <w:rPr>
          <w:sz w:val="24"/>
          <w:szCs w:val="24"/>
        </w:rPr>
        <w:t xml:space="preserve"> nonetheless</w:t>
      </w:r>
      <w:r w:rsidR="001F1699">
        <w:rPr>
          <w:sz w:val="24"/>
          <w:szCs w:val="24"/>
        </w:rPr>
        <w:t xml:space="preserve"> illustrate a range of plausible scenarios</w:t>
      </w:r>
      <w:r>
        <w:rPr>
          <w:sz w:val="24"/>
          <w:szCs w:val="24"/>
        </w:rPr>
        <w:t>, consistent with available data,</w:t>
      </w:r>
      <w:r w:rsidR="001F1699">
        <w:rPr>
          <w:sz w:val="24"/>
          <w:szCs w:val="24"/>
        </w:rPr>
        <w:t xml:space="preserve"> where a combination of increased protection of the vulnerable population and relaxation of restrictions (lockdown) on the non-vulnerable population result in a low or moderate second wave of the COVID-19 epidemic. </w:t>
      </w:r>
    </w:p>
    <w:p w14:paraId="101B5F28" w14:textId="3BC7CAD3" w:rsidR="001F1699" w:rsidRDefault="001F1699" w:rsidP="001F1699">
      <w:pPr>
        <w:rPr>
          <w:sz w:val="24"/>
          <w:szCs w:val="24"/>
        </w:rPr>
      </w:pPr>
      <w:r w:rsidRPr="29CC366F">
        <w:rPr>
          <w:sz w:val="24"/>
          <w:szCs w:val="24"/>
        </w:rPr>
        <w:t>This result is driven by the build-up of herd immunity, particularly in the non-vulnerable population. Whether or not herd immunity does occur for COVID-19 is uncertain, and it possible that post-exposure immunity is relatively short-lived</w:t>
      </w:r>
      <w:r w:rsidR="00985928">
        <w:rPr>
          <w:sz w:val="24"/>
          <w:szCs w:val="24"/>
        </w:rPr>
        <w:t xml:space="preserve"> [Kellam &amp; Barclay, 2020</w:t>
      </w:r>
      <w:r w:rsidRPr="29CC366F">
        <w:rPr>
          <w:sz w:val="24"/>
          <w:szCs w:val="24"/>
        </w:rPr>
        <w:t xml:space="preserve">]. However, our analysis suggests that even short-lived herd immunity will have a significant effect. It has been argued that short-lived immunity (average duration c. 1 </w:t>
      </w:r>
      <w:proofErr w:type="spellStart"/>
      <w:r w:rsidRPr="29CC366F">
        <w:rPr>
          <w:sz w:val="24"/>
          <w:szCs w:val="24"/>
        </w:rPr>
        <w:t>yr</w:t>
      </w:r>
      <w:proofErr w:type="spellEnd"/>
      <w:r w:rsidRPr="29CC366F">
        <w:rPr>
          <w:sz w:val="24"/>
          <w:szCs w:val="24"/>
        </w:rPr>
        <w:t>) will allow multiple waves of infection over many years [</w:t>
      </w:r>
      <w:proofErr w:type="spellStart"/>
      <w:r w:rsidR="798D0905" w:rsidRPr="29CC366F">
        <w:rPr>
          <w:sz w:val="24"/>
          <w:szCs w:val="24"/>
        </w:rPr>
        <w:t>Kissler</w:t>
      </w:r>
      <w:proofErr w:type="spellEnd"/>
      <w:r w:rsidR="798D0905" w:rsidRPr="29CC366F">
        <w:rPr>
          <w:sz w:val="24"/>
          <w:szCs w:val="24"/>
        </w:rPr>
        <w:t xml:space="preserve"> et al, 2020</w:t>
      </w:r>
      <w:r w:rsidRPr="29CC366F">
        <w:rPr>
          <w:sz w:val="24"/>
          <w:szCs w:val="24"/>
        </w:rPr>
        <w:t>].</w:t>
      </w:r>
    </w:p>
    <w:p w14:paraId="051E36BC" w14:textId="5DD2A277" w:rsidR="001F1699" w:rsidRDefault="001F1699" w:rsidP="001F1699">
      <w:pPr>
        <w:rPr>
          <w:sz w:val="24"/>
          <w:szCs w:val="24"/>
        </w:rPr>
      </w:pPr>
      <w:r>
        <w:rPr>
          <w:sz w:val="24"/>
          <w:szCs w:val="24"/>
        </w:rPr>
        <w:t xml:space="preserve">Other key drivers are the size of the vulnerable population and their relative risk of severe </w:t>
      </w:r>
      <w:commentRangeStart w:id="35"/>
      <w:ins w:id="36" w:author="VAN BUNNIK Bram" w:date="2020-04-29T10:50:00Z">
        <w:r w:rsidR="00FD7668">
          <w:rPr>
            <w:sz w:val="24"/>
            <w:szCs w:val="24"/>
          </w:rPr>
          <w:t xml:space="preserve">clinical </w:t>
        </w:r>
        <w:commentRangeEnd w:id="35"/>
        <w:r w:rsidR="00FD7668">
          <w:rPr>
            <w:rStyle w:val="CommentReference"/>
          </w:rPr>
          <w:commentReference w:id="35"/>
        </w:r>
      </w:ins>
      <w:r>
        <w:rPr>
          <w:sz w:val="24"/>
          <w:szCs w:val="24"/>
        </w:rPr>
        <w:t xml:space="preserve">infections. Although a smaller vulnerable population may be logistically easier to </w:t>
      </w:r>
      <w:proofErr w:type="gramStart"/>
      <w:r>
        <w:rPr>
          <w:sz w:val="24"/>
          <w:szCs w:val="24"/>
        </w:rPr>
        <w:t>protect</w:t>
      </w:r>
      <w:proofErr w:type="gramEnd"/>
      <w:r>
        <w:rPr>
          <w:sz w:val="24"/>
          <w:szCs w:val="24"/>
        </w:rPr>
        <w:t xml:space="preserve"> they are likely to incur a smaller proportion of the severe disease burden. At the same time, a consequence of protecting a smaller proportion of the population and relaxing restrictions for a larger proportion</w:t>
      </w:r>
      <w:r w:rsidR="00772643">
        <w:rPr>
          <w:sz w:val="24"/>
          <w:szCs w:val="24"/>
        </w:rPr>
        <w:t xml:space="preserve"> is that overall transmission rates are higher. The implication is that </w:t>
      </w:r>
      <w:r w:rsidR="004A572D">
        <w:rPr>
          <w:sz w:val="24"/>
          <w:szCs w:val="24"/>
        </w:rPr>
        <w:t xml:space="preserve">the epidemic will be more difficult to </w:t>
      </w:r>
      <w:proofErr w:type="gramStart"/>
      <w:r w:rsidR="004A572D">
        <w:rPr>
          <w:sz w:val="24"/>
          <w:szCs w:val="24"/>
        </w:rPr>
        <w:t>control</w:t>
      </w:r>
      <w:proofErr w:type="gramEnd"/>
      <w:r w:rsidR="004A572D">
        <w:rPr>
          <w:sz w:val="24"/>
          <w:szCs w:val="24"/>
        </w:rPr>
        <w:t xml:space="preserve"> and </w:t>
      </w:r>
      <w:r w:rsidR="00772643">
        <w:rPr>
          <w:sz w:val="24"/>
          <w:szCs w:val="24"/>
        </w:rPr>
        <w:t>S&amp;S will be much more difficult to implement successfully if the proportion of the population designated vulnerable is too small. That said, as risk factors for severe COVID-19 infections become better understood it should be possible to define the vulnerable population more precisely.</w:t>
      </w:r>
    </w:p>
    <w:p w14:paraId="73267C6C" w14:textId="6C16C342" w:rsidR="001F1699" w:rsidRDefault="00DE631F" w:rsidP="001F1699">
      <w:pPr>
        <w:rPr>
          <w:sz w:val="24"/>
          <w:szCs w:val="24"/>
        </w:rPr>
      </w:pPr>
      <w:r>
        <w:rPr>
          <w:sz w:val="24"/>
          <w:szCs w:val="24"/>
        </w:rPr>
        <w:t xml:space="preserve">Sensitivity analyses suggest that the most influential transmission rates are those between the v and r populations. This is important because these rates can be reduced by social distancing (which is more difficult to do for the </w:t>
      </w:r>
      <w:proofErr w:type="spellStart"/>
      <w:r>
        <w:rPr>
          <w:sz w:val="24"/>
          <w:szCs w:val="24"/>
        </w:rPr>
        <w:t>shielders</w:t>
      </w:r>
      <w:proofErr w:type="spellEnd"/>
      <w:r>
        <w:rPr>
          <w:sz w:val="24"/>
          <w:szCs w:val="24"/>
        </w:rPr>
        <w:t xml:space="preserve">). However, the same analysis also underlines the importance of transmission within the r population, which is the main reservoir of infection. It is therefore vital that transmission rates are kept as low as possible, even if this population </w:t>
      </w:r>
      <w:proofErr w:type="gramStart"/>
      <w:r>
        <w:rPr>
          <w:sz w:val="24"/>
          <w:szCs w:val="24"/>
        </w:rPr>
        <w:t>are allowed to</w:t>
      </w:r>
      <w:proofErr w:type="gramEnd"/>
      <w:r>
        <w:rPr>
          <w:sz w:val="24"/>
          <w:szCs w:val="24"/>
        </w:rPr>
        <w:t xml:space="preserve"> exit lockdown. Measures including self-isolation of cases, quarantining of affected households, contact tracing and voluntary social distancing will be necessary to achieve this.</w:t>
      </w:r>
    </w:p>
    <w:p w14:paraId="404DA59A" w14:textId="734E1340" w:rsidR="00DE631F" w:rsidRDefault="00DE631F" w:rsidP="001F1699">
      <w:pPr>
        <w:rPr>
          <w:sz w:val="24"/>
          <w:szCs w:val="24"/>
        </w:rPr>
      </w:pPr>
      <w:r>
        <w:rPr>
          <w:sz w:val="24"/>
          <w:szCs w:val="24"/>
        </w:rPr>
        <w:t>As expected</w:t>
      </w:r>
      <w:r w:rsidR="003169C9">
        <w:rPr>
          <w:sz w:val="24"/>
          <w:szCs w:val="24"/>
        </w:rPr>
        <w:t>,</w:t>
      </w:r>
      <w:r>
        <w:rPr>
          <w:sz w:val="24"/>
          <w:szCs w:val="24"/>
        </w:rPr>
        <w:t xml:space="preserve"> relaxing lockdown restrictions for the </w:t>
      </w:r>
      <w:proofErr w:type="spellStart"/>
      <w:r>
        <w:rPr>
          <w:sz w:val="24"/>
          <w:szCs w:val="24"/>
        </w:rPr>
        <w:t>shielders</w:t>
      </w:r>
      <w:proofErr w:type="spellEnd"/>
      <w:r w:rsidR="003169C9">
        <w:rPr>
          <w:sz w:val="24"/>
          <w:szCs w:val="24"/>
        </w:rPr>
        <w:t xml:space="preserve"> also has detrimental effect, as do high contact rates with the r population. In our baseline simulation there is less relaxation of restrictions for </w:t>
      </w:r>
      <w:proofErr w:type="spellStart"/>
      <w:r w:rsidR="003169C9">
        <w:rPr>
          <w:sz w:val="24"/>
          <w:szCs w:val="24"/>
        </w:rPr>
        <w:t>shielders</w:t>
      </w:r>
      <w:proofErr w:type="spellEnd"/>
      <w:r w:rsidR="003169C9">
        <w:rPr>
          <w:sz w:val="24"/>
          <w:szCs w:val="24"/>
        </w:rPr>
        <w:t xml:space="preserve">, a situation that continues indefinitely. Those in close </w:t>
      </w:r>
      <w:r w:rsidR="003169C9">
        <w:rPr>
          <w:sz w:val="24"/>
          <w:szCs w:val="24"/>
        </w:rPr>
        <w:lastRenderedPageBreak/>
        <w:t>contact with members of the vulnerable population may be asked to alter their behaviour over the long term.</w:t>
      </w:r>
    </w:p>
    <w:p w14:paraId="18267788" w14:textId="092BB68D" w:rsidR="005B05B2" w:rsidRDefault="002103B3" w:rsidP="005B05B2">
      <w:pPr>
        <w:rPr>
          <w:sz w:val="24"/>
          <w:szCs w:val="24"/>
        </w:rPr>
      </w:pPr>
      <w:r>
        <w:rPr>
          <w:sz w:val="24"/>
          <w:szCs w:val="24"/>
        </w:rPr>
        <w:t>P</w:t>
      </w:r>
      <w:r w:rsidRPr="00D4666F">
        <w:rPr>
          <w:sz w:val="24"/>
          <w:szCs w:val="24"/>
        </w:rPr>
        <w:t xml:space="preserve">olicy constraints </w:t>
      </w:r>
      <w:r>
        <w:rPr>
          <w:sz w:val="24"/>
          <w:szCs w:val="24"/>
        </w:rPr>
        <w:t>could also</w:t>
      </w:r>
      <w:r w:rsidRPr="00D4666F">
        <w:rPr>
          <w:sz w:val="24"/>
          <w:szCs w:val="24"/>
        </w:rPr>
        <w:t xml:space="preserve"> impact on the </w:t>
      </w:r>
      <w:r>
        <w:rPr>
          <w:sz w:val="24"/>
          <w:szCs w:val="24"/>
        </w:rPr>
        <w:t>range of strategies that could be used. The most restrictive policy constraint we considered – not allowing any increase in the number of cases – cannot currently be achieved without social distancing measures and leaves very little room for relaxing lockdown measures</w:t>
      </w:r>
      <w:r w:rsidR="004A572D">
        <w:rPr>
          <w:sz w:val="24"/>
          <w:szCs w:val="24"/>
        </w:rPr>
        <w:t xml:space="preserve"> even with greatly enhanced protection for the vulnerable</w:t>
      </w:r>
      <w:r>
        <w:rPr>
          <w:sz w:val="24"/>
          <w:szCs w:val="24"/>
        </w:rPr>
        <w:t xml:space="preserve">. </w:t>
      </w:r>
    </w:p>
    <w:p w14:paraId="640FEC6F" w14:textId="36E50AE2" w:rsidR="002103B3" w:rsidRPr="00D4666F" w:rsidRDefault="002103B3" w:rsidP="004A572D">
      <w:pPr>
        <w:rPr>
          <w:sz w:val="24"/>
          <w:szCs w:val="24"/>
        </w:rPr>
      </w:pPr>
      <w:r w:rsidRPr="29CC366F">
        <w:rPr>
          <w:sz w:val="24"/>
          <w:szCs w:val="24"/>
        </w:rPr>
        <w:t xml:space="preserve">The only other tool currently available for reducing transmission rates is contact tracing. The potential of contact tracing to facilitate exit from lockdown has been considered elsewhere </w:t>
      </w:r>
      <w:r w:rsidRPr="004C57F4">
        <w:rPr>
          <w:sz w:val="24"/>
          <w:szCs w:val="24"/>
        </w:rPr>
        <w:t>[</w:t>
      </w:r>
      <w:r w:rsidR="19BDAEA8" w:rsidRPr="004C57F4">
        <w:rPr>
          <w:sz w:val="24"/>
          <w:szCs w:val="24"/>
        </w:rPr>
        <w:t>Kucharski et al, 2020</w:t>
      </w:r>
      <w:r w:rsidRPr="004C57F4">
        <w:rPr>
          <w:sz w:val="24"/>
          <w:szCs w:val="24"/>
        </w:rPr>
        <w:t xml:space="preserve">]. </w:t>
      </w:r>
      <w:r w:rsidR="005B05B2" w:rsidRPr="004C57F4">
        <w:rPr>
          <w:sz w:val="24"/>
          <w:szCs w:val="24"/>
        </w:rPr>
        <w:t>The</w:t>
      </w:r>
      <w:r w:rsidR="005B05B2" w:rsidRPr="29CC366F">
        <w:rPr>
          <w:sz w:val="24"/>
          <w:szCs w:val="24"/>
        </w:rPr>
        <w:t xml:space="preserve"> most likely limitation is the capacity to conduct effective contact tracing while the incidence of cases remains high. So there is a tension between S&amp;S – which has the intention of exiting lockdown as quickly as possible – and contact tracing – which requires lockdown to be continued until the incidence of cases is substantially lower (e.g. as in China [</w:t>
      </w:r>
      <w:r w:rsidR="005B05B2" w:rsidRPr="004C57F4">
        <w:rPr>
          <w:sz w:val="24"/>
          <w:highlight w:val="yellow"/>
        </w:rPr>
        <w:t>refs</w:t>
      </w:r>
      <w:r w:rsidR="005B05B2" w:rsidRPr="29CC366F">
        <w:rPr>
          <w:sz w:val="24"/>
          <w:szCs w:val="24"/>
        </w:rPr>
        <w:t xml:space="preserve">]). </w:t>
      </w:r>
      <w:r w:rsidR="004547BF" w:rsidRPr="29CC366F">
        <w:rPr>
          <w:sz w:val="24"/>
          <w:szCs w:val="24"/>
        </w:rPr>
        <w:t>The</w:t>
      </w:r>
      <w:r w:rsidR="005B05B2" w:rsidRPr="29CC366F">
        <w:rPr>
          <w:sz w:val="24"/>
          <w:szCs w:val="24"/>
        </w:rPr>
        <w:t xml:space="preserve"> policy</w:t>
      </w:r>
      <w:r w:rsidR="004547BF" w:rsidRPr="29CC366F">
        <w:rPr>
          <w:sz w:val="24"/>
          <w:szCs w:val="24"/>
        </w:rPr>
        <w:t xml:space="preserve"> choice taken should</w:t>
      </w:r>
      <w:r w:rsidR="005B05B2" w:rsidRPr="29CC366F">
        <w:rPr>
          <w:sz w:val="24"/>
          <w:szCs w:val="24"/>
        </w:rPr>
        <w:t xml:space="preserve"> reflect an assessment of the </w:t>
      </w:r>
      <w:r w:rsidR="004547BF" w:rsidRPr="29CC366F">
        <w:rPr>
          <w:sz w:val="24"/>
          <w:szCs w:val="24"/>
        </w:rPr>
        <w:t xml:space="preserve">social, psychological and economic </w:t>
      </w:r>
      <w:r w:rsidR="005B05B2" w:rsidRPr="29CC366F">
        <w:rPr>
          <w:sz w:val="24"/>
          <w:szCs w:val="24"/>
        </w:rPr>
        <w:t>ha</w:t>
      </w:r>
      <w:r w:rsidR="004547BF" w:rsidRPr="29CC366F">
        <w:rPr>
          <w:sz w:val="24"/>
          <w:szCs w:val="24"/>
        </w:rPr>
        <w:t>rms done by continuing lockdown as well as the public health benefits.</w:t>
      </w:r>
    </w:p>
    <w:p w14:paraId="119BB433" w14:textId="32413120" w:rsidR="00B916C0" w:rsidRPr="00CF3CB8" w:rsidRDefault="005B05B2" w:rsidP="004A572D">
      <w:pPr>
        <w:shd w:val="clear" w:color="auto" w:fill="FFFFFF"/>
        <w:textAlignment w:val="baseline"/>
        <w:rPr>
          <w:rFonts w:eastAsia="Times New Roman" w:cs="Times New Roman"/>
          <w:color w:val="000000"/>
          <w:sz w:val="24"/>
          <w:szCs w:val="24"/>
          <w:lang w:eastAsia="en-GB"/>
        </w:rPr>
      </w:pPr>
      <w:r>
        <w:rPr>
          <w:sz w:val="24"/>
          <w:szCs w:val="24"/>
        </w:rPr>
        <w:t xml:space="preserve">If S&amp;S is to be implemented then </w:t>
      </w:r>
      <w:r w:rsidR="00182A35">
        <w:rPr>
          <w:sz w:val="24"/>
          <w:szCs w:val="24"/>
        </w:rPr>
        <w:t xml:space="preserve">this </w:t>
      </w:r>
      <w:r w:rsidR="00743231">
        <w:rPr>
          <w:sz w:val="24"/>
          <w:szCs w:val="24"/>
        </w:rPr>
        <w:t>will require close attention to biosecurity, both at institutional (e.g. care homes, hospitals) and household levels</w:t>
      </w:r>
      <w:r w:rsidR="00182A35" w:rsidRPr="00182A35">
        <w:rPr>
          <w:sz w:val="24"/>
          <w:szCs w:val="24"/>
        </w:rPr>
        <w:t xml:space="preserve"> </w:t>
      </w:r>
      <w:r w:rsidR="00182A35">
        <w:rPr>
          <w:sz w:val="24"/>
          <w:szCs w:val="24"/>
        </w:rPr>
        <w:t xml:space="preserve">in order to keep transmission rates low between and within </w:t>
      </w:r>
      <w:proofErr w:type="spellStart"/>
      <w:r w:rsidR="00182A35">
        <w:rPr>
          <w:sz w:val="24"/>
          <w:szCs w:val="24"/>
        </w:rPr>
        <w:t>shielders</w:t>
      </w:r>
      <w:proofErr w:type="spellEnd"/>
      <w:r w:rsidR="00182A35">
        <w:rPr>
          <w:sz w:val="24"/>
          <w:szCs w:val="24"/>
        </w:rPr>
        <w:t xml:space="preserve"> and vulnerable populations</w:t>
      </w:r>
      <w:r w:rsidR="00743231">
        <w:rPr>
          <w:sz w:val="24"/>
          <w:szCs w:val="24"/>
        </w:rPr>
        <w:t>. Good biosecurity will involve high standards of hygiene, effect personal protective equipment and, ideally, intensive screening of everyone in contact with the vulnerable population.</w:t>
      </w:r>
      <w:r w:rsidR="00B916C0">
        <w:rPr>
          <w:sz w:val="24"/>
          <w:szCs w:val="24"/>
        </w:rPr>
        <w:t xml:space="preserve"> </w:t>
      </w:r>
    </w:p>
    <w:p w14:paraId="682A03C8" w14:textId="7242D439" w:rsidR="00DB397E" w:rsidRDefault="00DB397E" w:rsidP="004A572D">
      <w:pPr>
        <w:rPr>
          <w:sz w:val="24"/>
          <w:szCs w:val="24"/>
        </w:rPr>
      </w:pPr>
      <w:r w:rsidRPr="009650BE">
        <w:rPr>
          <w:sz w:val="24"/>
          <w:szCs w:val="24"/>
        </w:rPr>
        <w:t>The protocol for intensive screening would need to be worked out in detail</w:t>
      </w:r>
      <w:r w:rsidR="00743231">
        <w:rPr>
          <w:sz w:val="24"/>
          <w:szCs w:val="24"/>
        </w:rPr>
        <w:t xml:space="preserve"> but could, in principle, include daily ch</w:t>
      </w:r>
      <w:r w:rsidRPr="009650BE">
        <w:rPr>
          <w:sz w:val="24"/>
          <w:szCs w:val="24"/>
        </w:rPr>
        <w:t xml:space="preserve">ecks for symptoms, daily tests </w:t>
      </w:r>
      <w:r w:rsidR="00743231">
        <w:rPr>
          <w:sz w:val="24"/>
          <w:szCs w:val="24"/>
        </w:rPr>
        <w:t>for virus (preferably with results available the same day)</w:t>
      </w:r>
      <w:r w:rsidRPr="009650BE">
        <w:rPr>
          <w:sz w:val="24"/>
          <w:szCs w:val="24"/>
        </w:rPr>
        <w:t xml:space="preserve">, regular serological testing and monitoring of frequent contacts </w:t>
      </w:r>
      <w:r w:rsidR="00743231">
        <w:rPr>
          <w:sz w:val="24"/>
          <w:szCs w:val="24"/>
        </w:rPr>
        <w:t xml:space="preserve">(e.g. household members) of </w:t>
      </w:r>
      <w:proofErr w:type="spellStart"/>
      <w:r w:rsidR="00743231">
        <w:rPr>
          <w:sz w:val="24"/>
          <w:szCs w:val="24"/>
        </w:rPr>
        <w:t>shielders</w:t>
      </w:r>
      <w:proofErr w:type="spellEnd"/>
      <w:r w:rsidRPr="009650BE">
        <w:rPr>
          <w:sz w:val="24"/>
          <w:szCs w:val="24"/>
        </w:rPr>
        <w:t xml:space="preserve">. </w:t>
      </w:r>
      <w:r w:rsidR="00743231">
        <w:rPr>
          <w:sz w:val="24"/>
          <w:szCs w:val="24"/>
        </w:rPr>
        <w:t>If 20% of the population are to be classified as ‘</w:t>
      </w:r>
      <w:proofErr w:type="spellStart"/>
      <w:r w:rsidR="00743231">
        <w:rPr>
          <w:sz w:val="24"/>
          <w:szCs w:val="24"/>
        </w:rPr>
        <w:t>shielders</w:t>
      </w:r>
      <w:proofErr w:type="spellEnd"/>
      <w:r w:rsidR="00743231">
        <w:rPr>
          <w:sz w:val="24"/>
          <w:szCs w:val="24"/>
        </w:rPr>
        <w:t>’ this will clearly be a massive undertaking requiring considerably more resources than are currently being devoted to COVID-19 response.</w:t>
      </w:r>
    </w:p>
    <w:p w14:paraId="3C319DDE" w14:textId="3BDAA616" w:rsidR="00DB397E" w:rsidRPr="009650BE" w:rsidRDefault="009F00E0">
      <w:pPr>
        <w:rPr>
          <w:sz w:val="24"/>
          <w:szCs w:val="24"/>
        </w:rPr>
      </w:pPr>
      <w:r>
        <w:rPr>
          <w:rFonts w:eastAsia="Times New Roman" w:cs="Times New Roman"/>
          <w:color w:val="000000"/>
          <w:sz w:val="24"/>
          <w:szCs w:val="24"/>
          <w:lang w:eastAsia="en-GB"/>
        </w:rPr>
        <w:t xml:space="preserve">In the longer term we anticipate that </w:t>
      </w:r>
      <w:r w:rsidRPr="00CF3CB8">
        <w:rPr>
          <w:rFonts w:eastAsia="Times New Roman" w:cs="Times New Roman"/>
          <w:color w:val="000000"/>
          <w:sz w:val="24"/>
          <w:szCs w:val="24"/>
          <w:lang w:eastAsia="en-GB"/>
        </w:rPr>
        <w:t xml:space="preserve">COVID-19 biosecurity </w:t>
      </w:r>
      <w:r w:rsidR="00F740B8">
        <w:rPr>
          <w:rFonts w:eastAsia="Times New Roman" w:cs="Times New Roman"/>
          <w:color w:val="000000"/>
          <w:sz w:val="24"/>
          <w:szCs w:val="24"/>
          <w:lang w:eastAsia="en-GB"/>
        </w:rPr>
        <w:t>will</w:t>
      </w:r>
      <w:r>
        <w:rPr>
          <w:rFonts w:eastAsia="Times New Roman" w:cs="Times New Roman"/>
          <w:color w:val="000000"/>
          <w:sz w:val="24"/>
          <w:szCs w:val="24"/>
          <w:lang w:eastAsia="en-GB"/>
        </w:rPr>
        <w:t xml:space="preserve"> have to be </w:t>
      </w:r>
      <w:r w:rsidRPr="00CF3CB8">
        <w:rPr>
          <w:rFonts w:eastAsia="Times New Roman" w:cs="Times New Roman"/>
          <w:color w:val="000000"/>
          <w:sz w:val="24"/>
          <w:szCs w:val="24"/>
          <w:lang w:eastAsia="en-GB"/>
        </w:rPr>
        <w:t xml:space="preserve">built into the daily routines and working practices </w:t>
      </w:r>
      <w:r>
        <w:rPr>
          <w:rFonts w:eastAsia="Times New Roman" w:cs="Times New Roman"/>
          <w:color w:val="000000"/>
          <w:sz w:val="24"/>
          <w:szCs w:val="24"/>
          <w:lang w:eastAsia="en-GB"/>
        </w:rPr>
        <w:t>of</w:t>
      </w:r>
      <w:r w:rsidRPr="00CF3CB8">
        <w:rPr>
          <w:rFonts w:eastAsia="Times New Roman" w:cs="Times New Roman"/>
          <w:color w:val="000000"/>
          <w:sz w:val="24"/>
          <w:szCs w:val="24"/>
          <w:lang w:eastAsia="en-GB"/>
        </w:rPr>
        <w:t xml:space="preserve"> all hospitals, care homes and ot</w:t>
      </w:r>
      <w:r>
        <w:rPr>
          <w:rFonts w:eastAsia="Times New Roman" w:cs="Times New Roman"/>
          <w:color w:val="000000"/>
          <w:sz w:val="24"/>
          <w:szCs w:val="24"/>
          <w:lang w:eastAsia="en-GB"/>
        </w:rPr>
        <w:t>her vulnerable institutions</w:t>
      </w:r>
      <w:r w:rsidRPr="00CF3CB8">
        <w:rPr>
          <w:rFonts w:eastAsia="Times New Roman" w:cs="Times New Roman"/>
          <w:color w:val="000000"/>
          <w:sz w:val="24"/>
          <w:szCs w:val="24"/>
          <w:lang w:eastAsia="en-GB"/>
        </w:rPr>
        <w:t>.</w:t>
      </w:r>
      <w:r w:rsidR="00F740B8">
        <w:rPr>
          <w:rFonts w:eastAsia="Times New Roman" w:cs="Times New Roman"/>
          <w:color w:val="000000"/>
          <w:sz w:val="24"/>
          <w:szCs w:val="24"/>
          <w:lang w:eastAsia="en-GB"/>
        </w:rPr>
        <w:t xml:space="preserve"> This is regardless of whichever lockdown exit strategy is adopted in the short term.</w:t>
      </w:r>
      <w:r w:rsidRPr="00CF3CB8">
        <w:rPr>
          <w:rFonts w:eastAsia="Times New Roman" w:cs="Times New Roman"/>
          <w:color w:val="000000"/>
          <w:sz w:val="24"/>
          <w:szCs w:val="24"/>
          <w:lang w:eastAsia="en-GB"/>
        </w:rPr>
        <w:t xml:space="preserve"> That will affect everyone who resides in, works i</w:t>
      </w:r>
      <w:r>
        <w:rPr>
          <w:rFonts w:eastAsia="Times New Roman" w:cs="Times New Roman"/>
          <w:color w:val="000000"/>
          <w:sz w:val="24"/>
          <w:szCs w:val="24"/>
          <w:lang w:eastAsia="en-GB"/>
        </w:rPr>
        <w:t xml:space="preserve">n, or visits such institutions, perhaps indefinitely. </w:t>
      </w:r>
    </w:p>
    <w:p w14:paraId="568216ED" w14:textId="77777777" w:rsidR="00203E70" w:rsidRPr="009650BE" w:rsidRDefault="006013AA">
      <w:pPr>
        <w:rPr>
          <w:sz w:val="24"/>
          <w:szCs w:val="24"/>
          <w:u w:val="single"/>
        </w:rPr>
      </w:pPr>
      <w:r>
        <w:rPr>
          <w:sz w:val="24"/>
          <w:szCs w:val="24"/>
          <w:u w:val="single"/>
        </w:rPr>
        <w:t>References</w:t>
      </w:r>
    </w:p>
    <w:p w14:paraId="57B674A9" w14:textId="77777777" w:rsidR="006013AA" w:rsidRDefault="006013AA" w:rsidP="006013AA">
      <w:r w:rsidRPr="160E7C44">
        <w:t xml:space="preserve">Bayham, J. &amp; </w:t>
      </w:r>
      <w:proofErr w:type="spellStart"/>
      <w:r w:rsidRPr="160E7C44">
        <w:t>Fenichel</w:t>
      </w:r>
      <w:proofErr w:type="spellEnd"/>
      <w:r w:rsidRPr="160E7C44">
        <w:t>, E. P. Impact of school closures for COVID-19 on the US health-care workforce and net mortality: a modelling study. Lancet. Public Heal. (2020). doi:10.1016/S2468-2667(20)30082-7</w:t>
      </w:r>
    </w:p>
    <w:p w14:paraId="0DA66D2F" w14:textId="77777777" w:rsidR="006013AA" w:rsidRDefault="006013AA" w:rsidP="006013AA">
      <w:r w:rsidRPr="6F039706">
        <w:lastRenderedPageBreak/>
        <w:t xml:space="preserve">Block, P., Hoffman, M., Raabe, I. J., Beam Dowd J., Rahal, C., Kashyap, R., Mills, M. C. Social network-based distancing strategies to flatten the COVID-19 curve in a post-lockdown world (2020). </w:t>
      </w:r>
    </w:p>
    <w:p w14:paraId="44B76C3B" w14:textId="77777777" w:rsidR="006013AA" w:rsidRDefault="006013AA" w:rsidP="006013AA">
      <w:r w:rsidRPr="6F039706">
        <w:t xml:space="preserve">British Lung Foundation. Coronavirus and COVID-19: What </w:t>
      </w:r>
      <w:proofErr w:type="gramStart"/>
      <w:r w:rsidRPr="6F039706">
        <w:t>is</w:t>
      </w:r>
      <w:proofErr w:type="gramEnd"/>
      <w:r w:rsidRPr="6F039706">
        <w:t xml:space="preserve"> social shielding and who needs to do this? (2020). [Accessed 26 April 2020]. Available from: </w:t>
      </w:r>
      <w:hyperlink r:id="rId10">
        <w:r w:rsidRPr="6F039706">
          <w:rPr>
            <w:rStyle w:val="Hyperlink"/>
          </w:rPr>
          <w:t>https://www.blf.org.uk/support-for-you/coronavirus/what-is-social-shielding</w:t>
        </w:r>
      </w:hyperlink>
    </w:p>
    <w:p w14:paraId="4BBFEA33" w14:textId="77777777" w:rsidR="006013AA" w:rsidRDefault="006013AA" w:rsidP="006013AA">
      <w:r w:rsidRPr="6F039706">
        <w:rPr>
          <w:rFonts w:ascii="Calibri" w:eastAsia="Calibri" w:hAnsi="Calibri" w:cs="Calibri"/>
          <w:color w:val="000000" w:themeColor="text1"/>
          <w:lang w:val="en-US"/>
        </w:rPr>
        <w:t xml:space="preserve">Burton, J. K., Lynch, E., Love, S., </w:t>
      </w:r>
      <w:proofErr w:type="spellStart"/>
      <w:r w:rsidRPr="6F039706">
        <w:rPr>
          <w:rFonts w:ascii="Calibri" w:eastAsia="Calibri" w:hAnsi="Calibri" w:cs="Calibri"/>
          <w:color w:val="000000" w:themeColor="text1"/>
          <w:lang w:val="en-US"/>
        </w:rPr>
        <w:t>Rintoul</w:t>
      </w:r>
      <w:proofErr w:type="spellEnd"/>
      <w:r w:rsidRPr="6F039706">
        <w:rPr>
          <w:rFonts w:ascii="Calibri" w:eastAsia="Calibri" w:hAnsi="Calibri" w:cs="Calibri"/>
          <w:color w:val="000000" w:themeColor="text1"/>
          <w:lang w:val="en-US"/>
        </w:rPr>
        <w:t xml:space="preserve">, J., Starr, J. M., </w:t>
      </w:r>
      <w:proofErr w:type="spellStart"/>
      <w:r w:rsidRPr="6F039706">
        <w:rPr>
          <w:rFonts w:ascii="Calibri" w:eastAsia="Calibri" w:hAnsi="Calibri" w:cs="Calibri"/>
          <w:color w:val="000000" w:themeColor="text1"/>
          <w:lang w:val="en-US"/>
        </w:rPr>
        <w:t>Shenkin</w:t>
      </w:r>
      <w:proofErr w:type="spellEnd"/>
      <w:r w:rsidRPr="6F039706">
        <w:rPr>
          <w:rFonts w:ascii="Calibri" w:eastAsia="Calibri" w:hAnsi="Calibri" w:cs="Calibri"/>
          <w:color w:val="000000" w:themeColor="text1"/>
          <w:lang w:val="en-US"/>
        </w:rPr>
        <w:t>, S. D.</w:t>
      </w:r>
      <w:r w:rsidRPr="6F039706">
        <w:rPr>
          <w:rFonts w:ascii="Calibri" w:eastAsia="Calibri" w:hAnsi="Calibri" w:cs="Calibri"/>
          <w:lang w:val="en-US"/>
        </w:rPr>
        <w:t xml:space="preserve"> Who lives in Scotland’s care homes? Descriptive analysis using routinely collected social care data 2012-16. </w:t>
      </w:r>
      <w:r w:rsidRPr="6F039706">
        <w:rPr>
          <w:rFonts w:ascii="Calibri" w:eastAsia="Calibri" w:hAnsi="Calibri" w:cs="Calibri"/>
          <w:i/>
          <w:iCs/>
          <w:lang w:val="en-US"/>
        </w:rPr>
        <w:t xml:space="preserve">J. R. Coll. Physicians </w:t>
      </w:r>
      <w:proofErr w:type="spellStart"/>
      <w:r w:rsidRPr="6F039706">
        <w:rPr>
          <w:rFonts w:ascii="Calibri" w:eastAsia="Calibri" w:hAnsi="Calibri" w:cs="Calibri"/>
          <w:i/>
          <w:iCs/>
          <w:lang w:val="en-US"/>
        </w:rPr>
        <w:t>Edinb</w:t>
      </w:r>
      <w:proofErr w:type="spellEnd"/>
      <w:r w:rsidRPr="6F039706">
        <w:rPr>
          <w:rFonts w:ascii="Calibri" w:eastAsia="Calibri" w:hAnsi="Calibri" w:cs="Calibri"/>
          <w:i/>
          <w:iCs/>
          <w:lang w:val="en-US"/>
        </w:rPr>
        <w:t>.</w:t>
      </w:r>
      <w:r w:rsidRPr="6F039706">
        <w:rPr>
          <w:rFonts w:ascii="Calibri" w:eastAsia="Calibri" w:hAnsi="Calibri" w:cs="Calibri"/>
          <w:lang w:val="en-US"/>
        </w:rPr>
        <w:t xml:space="preserve"> </w:t>
      </w:r>
      <w:r w:rsidRPr="6F039706">
        <w:rPr>
          <w:rFonts w:ascii="Calibri" w:eastAsia="Calibri" w:hAnsi="Calibri" w:cs="Calibri"/>
          <w:b/>
          <w:bCs/>
          <w:lang w:val="en-US"/>
        </w:rPr>
        <w:t>49</w:t>
      </w:r>
      <w:r w:rsidRPr="6F039706">
        <w:rPr>
          <w:rFonts w:ascii="Calibri" w:eastAsia="Calibri" w:hAnsi="Calibri" w:cs="Calibri"/>
          <w:lang w:val="en-US"/>
        </w:rPr>
        <w:t>, 12–22 (2019).</w:t>
      </w:r>
    </w:p>
    <w:p w14:paraId="1C888D68" w14:textId="77777777" w:rsidR="006013AA" w:rsidRDefault="006013AA" w:rsidP="006013AA">
      <w:r w:rsidRPr="160E7C44">
        <w:t xml:space="preserve">Chatterjee, K., Chatterjee, K., Kumar, A. &amp; Shankar, S. Healthcare impact of COVID-19 epidemic in India: A stochastic mathematical model. Med. J. Armed Forces India (2020). </w:t>
      </w:r>
      <w:proofErr w:type="gramStart"/>
      <w:r w:rsidRPr="160E7C44">
        <w:t>doi:10.1016/j.mjafi</w:t>
      </w:r>
      <w:proofErr w:type="gramEnd"/>
      <w:r w:rsidRPr="160E7C44">
        <w:t>.2020.03.022</w:t>
      </w:r>
    </w:p>
    <w:p w14:paraId="3DA59151" w14:textId="77777777" w:rsidR="006013AA" w:rsidRDefault="006013AA" w:rsidP="006013AA">
      <w:pPr>
        <w:rPr>
          <w:rFonts w:ascii="Calibri" w:eastAsia="Calibri" w:hAnsi="Calibri" w:cs="Calibri"/>
        </w:rPr>
      </w:pPr>
      <w:r w:rsidRPr="160E7C44">
        <w:rPr>
          <w:rFonts w:ascii="Calibri" w:eastAsia="Calibri" w:hAnsi="Calibri" w:cs="Calibri"/>
          <w:lang w:val="en-US"/>
        </w:rPr>
        <w:t xml:space="preserve">Ferguson, N. M., </w:t>
      </w:r>
      <w:proofErr w:type="spellStart"/>
      <w:r w:rsidRPr="160E7C44">
        <w:rPr>
          <w:rFonts w:ascii="Calibri" w:eastAsia="Calibri" w:hAnsi="Calibri" w:cs="Calibri"/>
          <w:lang w:val="en-US"/>
        </w:rPr>
        <w:t>Laydon</w:t>
      </w:r>
      <w:proofErr w:type="spellEnd"/>
      <w:r w:rsidRPr="160E7C44">
        <w:rPr>
          <w:rFonts w:ascii="Calibri" w:eastAsia="Calibri" w:hAnsi="Calibri" w:cs="Calibri"/>
          <w:lang w:val="en-US"/>
        </w:rPr>
        <w:t xml:space="preserve">, D., </w:t>
      </w:r>
      <w:proofErr w:type="spellStart"/>
      <w:r w:rsidRPr="160E7C44">
        <w:rPr>
          <w:rFonts w:ascii="Calibri" w:eastAsia="Calibri" w:hAnsi="Calibri" w:cs="Calibri"/>
          <w:lang w:val="en-US"/>
        </w:rPr>
        <w:t>Nedjati</w:t>
      </w:r>
      <w:proofErr w:type="spellEnd"/>
      <w:r w:rsidRPr="160E7C44">
        <w:rPr>
          <w:rFonts w:ascii="Calibri" w:eastAsia="Calibri" w:hAnsi="Calibri" w:cs="Calibri"/>
          <w:lang w:val="en-US"/>
        </w:rPr>
        <w:t xml:space="preserve">-Gilani, G., Imai, N., Ainslie, K., </w:t>
      </w:r>
      <w:proofErr w:type="spellStart"/>
      <w:r w:rsidRPr="160E7C44">
        <w:rPr>
          <w:rFonts w:ascii="Calibri" w:eastAsia="Calibri" w:hAnsi="Calibri" w:cs="Calibri"/>
          <w:lang w:val="en-US"/>
        </w:rPr>
        <w:t>Baguelin</w:t>
      </w:r>
      <w:proofErr w:type="spellEnd"/>
      <w:r w:rsidRPr="160E7C44">
        <w:rPr>
          <w:rFonts w:ascii="Calibri" w:eastAsia="Calibri" w:hAnsi="Calibri" w:cs="Calibri"/>
          <w:lang w:val="en-US"/>
        </w:rPr>
        <w:t xml:space="preserve">, M., Bhatia, S., </w:t>
      </w:r>
      <w:proofErr w:type="spellStart"/>
      <w:r w:rsidRPr="160E7C44">
        <w:rPr>
          <w:rFonts w:ascii="Calibri" w:eastAsia="Calibri" w:hAnsi="Calibri" w:cs="Calibri"/>
          <w:lang w:val="en-US"/>
        </w:rPr>
        <w:t>Boonyasiri</w:t>
      </w:r>
      <w:proofErr w:type="spellEnd"/>
      <w:r w:rsidRPr="160E7C44">
        <w:rPr>
          <w:rFonts w:ascii="Calibri" w:eastAsia="Calibri" w:hAnsi="Calibri" w:cs="Calibri"/>
          <w:lang w:val="en-US"/>
        </w:rPr>
        <w:t xml:space="preserve">, A., </w:t>
      </w:r>
      <w:proofErr w:type="spellStart"/>
      <w:r w:rsidRPr="160E7C44">
        <w:rPr>
          <w:rFonts w:ascii="Calibri" w:eastAsia="Calibri" w:hAnsi="Calibri" w:cs="Calibri"/>
          <w:lang w:val="en-US"/>
        </w:rPr>
        <w:t>Cucunubá</w:t>
      </w:r>
      <w:proofErr w:type="spellEnd"/>
      <w:r w:rsidRPr="160E7C44">
        <w:rPr>
          <w:rFonts w:ascii="Calibri" w:eastAsia="Calibri" w:hAnsi="Calibri" w:cs="Calibri"/>
          <w:lang w:val="en-US"/>
        </w:rPr>
        <w:t>, Z., Cuomo-</w:t>
      </w:r>
      <w:proofErr w:type="spellStart"/>
      <w:r w:rsidRPr="160E7C44">
        <w:rPr>
          <w:rFonts w:ascii="Calibri" w:eastAsia="Calibri" w:hAnsi="Calibri" w:cs="Calibri"/>
          <w:lang w:val="en-US"/>
        </w:rPr>
        <w:t>Dannenburg</w:t>
      </w:r>
      <w:proofErr w:type="spellEnd"/>
      <w:r w:rsidRPr="160E7C44">
        <w:rPr>
          <w:rFonts w:ascii="Calibri" w:eastAsia="Calibri" w:hAnsi="Calibri" w:cs="Calibri"/>
          <w:lang w:val="en-US"/>
        </w:rPr>
        <w:t xml:space="preserve">, G., </w:t>
      </w:r>
      <w:proofErr w:type="spellStart"/>
      <w:r w:rsidRPr="160E7C44">
        <w:rPr>
          <w:rFonts w:ascii="Calibri" w:eastAsia="Calibri" w:hAnsi="Calibri" w:cs="Calibri"/>
          <w:lang w:val="en-US"/>
        </w:rPr>
        <w:t>Dighe</w:t>
      </w:r>
      <w:proofErr w:type="spellEnd"/>
      <w:r w:rsidRPr="160E7C44">
        <w:rPr>
          <w:rFonts w:ascii="Calibri" w:eastAsia="Calibri" w:hAnsi="Calibri" w:cs="Calibri"/>
          <w:lang w:val="en-US"/>
        </w:rPr>
        <w:t xml:space="preserve">, A., </w:t>
      </w:r>
      <w:proofErr w:type="spellStart"/>
      <w:r w:rsidRPr="160E7C44">
        <w:rPr>
          <w:rFonts w:ascii="Calibri" w:eastAsia="Calibri" w:hAnsi="Calibri" w:cs="Calibri"/>
          <w:lang w:val="en-US"/>
        </w:rPr>
        <w:t>Dorigatti</w:t>
      </w:r>
      <w:proofErr w:type="spellEnd"/>
      <w:r w:rsidRPr="160E7C44">
        <w:rPr>
          <w:rFonts w:ascii="Calibri" w:eastAsia="Calibri" w:hAnsi="Calibri" w:cs="Calibri"/>
          <w:lang w:val="en-US"/>
        </w:rPr>
        <w:t xml:space="preserve">, I., Fu, H., </w:t>
      </w:r>
      <w:proofErr w:type="spellStart"/>
      <w:r w:rsidRPr="160E7C44">
        <w:rPr>
          <w:rFonts w:ascii="Calibri" w:eastAsia="Calibri" w:hAnsi="Calibri" w:cs="Calibri"/>
          <w:lang w:val="en-US"/>
        </w:rPr>
        <w:t>Gaythorpe</w:t>
      </w:r>
      <w:proofErr w:type="spellEnd"/>
      <w:r w:rsidRPr="160E7C44">
        <w:rPr>
          <w:rFonts w:ascii="Calibri" w:eastAsia="Calibri" w:hAnsi="Calibri" w:cs="Calibri"/>
          <w:lang w:val="en-US"/>
        </w:rPr>
        <w:t xml:space="preserve">, K., Green, W., Hamlet, A., </w:t>
      </w:r>
      <w:proofErr w:type="spellStart"/>
      <w:r w:rsidRPr="160E7C44">
        <w:rPr>
          <w:rFonts w:ascii="Calibri" w:eastAsia="Calibri" w:hAnsi="Calibri" w:cs="Calibri"/>
          <w:lang w:val="en-US"/>
        </w:rPr>
        <w:t>Hinsley</w:t>
      </w:r>
      <w:proofErr w:type="spellEnd"/>
      <w:r w:rsidRPr="160E7C44">
        <w:rPr>
          <w:rFonts w:ascii="Calibri" w:eastAsia="Calibri" w:hAnsi="Calibri" w:cs="Calibri"/>
          <w:lang w:val="en-US"/>
        </w:rPr>
        <w:t xml:space="preserve">, W., </w:t>
      </w:r>
      <w:proofErr w:type="spellStart"/>
      <w:r w:rsidRPr="160E7C44">
        <w:rPr>
          <w:rFonts w:ascii="Calibri" w:eastAsia="Calibri" w:hAnsi="Calibri" w:cs="Calibri"/>
          <w:lang w:val="en-US"/>
        </w:rPr>
        <w:t>Okell</w:t>
      </w:r>
      <w:proofErr w:type="spellEnd"/>
      <w:r w:rsidRPr="160E7C44">
        <w:rPr>
          <w:rFonts w:ascii="Calibri" w:eastAsia="Calibri" w:hAnsi="Calibri" w:cs="Calibri"/>
          <w:lang w:val="en-US"/>
        </w:rPr>
        <w:t xml:space="preserve">, L. C., van </w:t>
      </w:r>
      <w:proofErr w:type="spellStart"/>
      <w:r w:rsidRPr="160E7C44">
        <w:rPr>
          <w:rFonts w:ascii="Calibri" w:eastAsia="Calibri" w:hAnsi="Calibri" w:cs="Calibri"/>
          <w:lang w:val="en-US"/>
        </w:rPr>
        <w:t>Elsland</w:t>
      </w:r>
      <w:proofErr w:type="spellEnd"/>
      <w:r w:rsidRPr="160E7C44">
        <w:rPr>
          <w:rFonts w:ascii="Calibri" w:eastAsia="Calibri" w:hAnsi="Calibri" w:cs="Calibri"/>
          <w:lang w:val="en-US"/>
        </w:rPr>
        <w:t>, S., Thompson, H., Verity, R., Volz, E., Wang, H., Wang, Y., Walker, P. G. T., Walters, C., Winskill, P., Whittaker, C., Donnelly, C. A., Riley, S., Ghani, A. C. Report 9: Impact of non-pharmaceutical interventions (NPIs) to reduce COVID-19 mortality and healthcare demand. Imperial College London (2020).</w:t>
      </w:r>
    </w:p>
    <w:p w14:paraId="13C4B5A8" w14:textId="35E5CBA0" w:rsidR="006013AA" w:rsidRDefault="006013AA" w:rsidP="006013AA">
      <w:pPr>
        <w:rPr>
          <w:rFonts w:ascii="Calibri" w:eastAsia="Calibri" w:hAnsi="Calibri" w:cs="Calibri"/>
        </w:rPr>
      </w:pPr>
      <w:r>
        <w:t xml:space="preserve">Giordano, G., </w:t>
      </w:r>
      <w:proofErr w:type="spellStart"/>
      <w:r>
        <w:t>Blanchini</w:t>
      </w:r>
      <w:proofErr w:type="spellEnd"/>
      <w:r>
        <w:t xml:space="preserve">, F., Bruno, R., </w:t>
      </w:r>
      <w:proofErr w:type="spellStart"/>
      <w:r>
        <w:t>Colaneri</w:t>
      </w:r>
      <w:proofErr w:type="spellEnd"/>
      <w:r>
        <w:t xml:space="preserve">, P., Di Filippo, A., Di Matteo, A., </w:t>
      </w:r>
      <w:proofErr w:type="spellStart"/>
      <w:r>
        <w:t>Colaneri</w:t>
      </w:r>
      <w:proofErr w:type="spellEnd"/>
      <w:r>
        <w:t xml:space="preserve">, M. Modelling the COVID-19 epidemic and implementation of population-wide interventions in Italy. Nat Med (2020). </w:t>
      </w:r>
      <w:hyperlink r:id="rId11">
        <w:r w:rsidRPr="29CC366F">
          <w:rPr>
            <w:rStyle w:val="Hyperlink"/>
          </w:rPr>
          <w:t>https://doi.org/10.1038/s41591-020-0883-7</w:t>
        </w:r>
        <w:r>
          <w:br/>
        </w:r>
        <w:r>
          <w:br/>
        </w:r>
      </w:hyperlink>
      <w:r>
        <w:t xml:space="preserve">Jarvis, C. I., van </w:t>
      </w:r>
      <w:proofErr w:type="spellStart"/>
      <w:r>
        <w:t>Zandvoort</w:t>
      </w:r>
      <w:proofErr w:type="spellEnd"/>
      <w:r>
        <w:t xml:space="preserve">, K., </w:t>
      </w:r>
      <w:proofErr w:type="spellStart"/>
      <w:r>
        <w:t>Gimma</w:t>
      </w:r>
      <w:proofErr w:type="spellEnd"/>
      <w:r>
        <w:t xml:space="preserve">, A., Prem, K., CMMID COVID-19 working group, </w:t>
      </w:r>
      <w:proofErr w:type="spellStart"/>
      <w:r>
        <w:t>Klepac</w:t>
      </w:r>
      <w:proofErr w:type="spellEnd"/>
      <w:r>
        <w:t xml:space="preserve">, P., Rubin, G. J., Edmunds, W. J. </w:t>
      </w:r>
      <w:r w:rsidRPr="29CC366F">
        <w:rPr>
          <w:rFonts w:ascii="Calibri" w:eastAsia="Calibri" w:hAnsi="Calibri" w:cs="Calibri"/>
          <w:lang w:val="en-US"/>
        </w:rPr>
        <w:t>Quantifying the impact of physical distance measures on the transmission of COVID-19 in the UK (2020).</w:t>
      </w:r>
      <w:r>
        <w:br/>
      </w:r>
      <w:r>
        <w:br/>
      </w:r>
      <w:r w:rsidRPr="29CC366F">
        <w:rPr>
          <w:rFonts w:ascii="Calibri" w:eastAsia="Calibri" w:hAnsi="Calibri" w:cs="Calibri"/>
          <w:lang w:val="en-US"/>
        </w:rPr>
        <w:t>Kellam, P.</w:t>
      </w:r>
      <w:r w:rsidR="38794449" w:rsidRPr="29CC366F">
        <w:rPr>
          <w:rFonts w:ascii="Calibri" w:eastAsia="Calibri" w:hAnsi="Calibri" w:cs="Calibri"/>
          <w:lang w:val="en-US"/>
        </w:rPr>
        <w:t>,</w:t>
      </w:r>
      <w:r w:rsidRPr="29CC366F">
        <w:rPr>
          <w:rFonts w:ascii="Calibri" w:eastAsia="Calibri" w:hAnsi="Calibri" w:cs="Calibri"/>
          <w:lang w:val="en-US"/>
        </w:rPr>
        <w:t xml:space="preserve"> Barclay, W. The Dynamics of Humoral Immune Responses Following SARS-CoV-2 Infection and the Potential for Reinfection. Preprints, 2020040377 (2020). </w:t>
      </w:r>
      <w:proofErr w:type="spellStart"/>
      <w:r w:rsidRPr="29CC366F">
        <w:rPr>
          <w:rFonts w:ascii="Calibri" w:eastAsia="Calibri" w:hAnsi="Calibri" w:cs="Calibri"/>
          <w:lang w:val="en-US"/>
        </w:rPr>
        <w:t>doi</w:t>
      </w:r>
      <w:proofErr w:type="spellEnd"/>
      <w:r w:rsidRPr="29CC366F">
        <w:rPr>
          <w:rFonts w:ascii="Calibri" w:eastAsia="Calibri" w:hAnsi="Calibri" w:cs="Calibri"/>
          <w:lang w:val="en-US"/>
        </w:rPr>
        <w:t>: 10.20944/preprints</w:t>
      </w:r>
      <w:proofErr w:type="gramStart"/>
      <w:r w:rsidRPr="29CC366F">
        <w:rPr>
          <w:rFonts w:ascii="Calibri" w:eastAsia="Calibri" w:hAnsi="Calibri" w:cs="Calibri"/>
          <w:lang w:val="en-US"/>
        </w:rPr>
        <w:t>202004.0377.v</w:t>
      </w:r>
      <w:proofErr w:type="gramEnd"/>
      <w:r w:rsidRPr="29CC366F">
        <w:rPr>
          <w:rFonts w:ascii="Calibri" w:eastAsia="Calibri" w:hAnsi="Calibri" w:cs="Calibri"/>
          <w:lang w:val="en-US"/>
        </w:rPr>
        <w:t>1.</w:t>
      </w:r>
    </w:p>
    <w:p w14:paraId="7C79B0B7" w14:textId="77777777" w:rsidR="006013AA" w:rsidRDefault="006013AA" w:rsidP="006013AA">
      <w:r w:rsidRPr="160E7C44">
        <w:t xml:space="preserve">Kim, S., </w:t>
      </w:r>
      <w:proofErr w:type="spellStart"/>
      <w:r w:rsidRPr="160E7C44">
        <w:t>Seo</w:t>
      </w:r>
      <w:proofErr w:type="spellEnd"/>
      <w:r w:rsidRPr="160E7C44">
        <w:t xml:space="preserve">, Y. Bin &amp; Jung, E. Prediction of COVID-19 transmission dynamics using a mathematical model considering </w:t>
      </w:r>
      <w:proofErr w:type="spellStart"/>
      <w:r w:rsidRPr="160E7C44">
        <w:t>behavior</w:t>
      </w:r>
      <w:proofErr w:type="spellEnd"/>
      <w:r w:rsidRPr="160E7C44">
        <w:t xml:space="preserve"> changes. </w:t>
      </w:r>
      <w:proofErr w:type="spellStart"/>
      <w:r w:rsidRPr="160E7C44">
        <w:t>Epidemiol</w:t>
      </w:r>
      <w:proofErr w:type="spellEnd"/>
      <w:r w:rsidRPr="160E7C44">
        <w:t>. Health e2020026 (2020). doi:10.4178/</w:t>
      </w:r>
      <w:proofErr w:type="gramStart"/>
      <w:r w:rsidRPr="160E7C44">
        <w:t>epih.e</w:t>
      </w:r>
      <w:proofErr w:type="gramEnd"/>
      <w:r w:rsidRPr="160E7C44">
        <w:t>2020026</w:t>
      </w:r>
    </w:p>
    <w:p w14:paraId="637D4FA5" w14:textId="77777777" w:rsidR="006013AA" w:rsidRPr="004C57F4" w:rsidRDefault="006013AA" w:rsidP="006013AA">
      <w:proofErr w:type="spellStart"/>
      <w:r>
        <w:t>Kissler</w:t>
      </w:r>
      <w:proofErr w:type="spellEnd"/>
      <w:r>
        <w:t xml:space="preserve">, S. M., </w:t>
      </w:r>
      <w:proofErr w:type="spellStart"/>
      <w:r>
        <w:t>Tedijanto</w:t>
      </w:r>
      <w:proofErr w:type="spellEnd"/>
      <w:r>
        <w:t xml:space="preserve">, C., Goldstein, E., Grad, Y. H. &amp; </w:t>
      </w:r>
      <w:proofErr w:type="spellStart"/>
      <w:r>
        <w:t>Lipsitch</w:t>
      </w:r>
      <w:proofErr w:type="spellEnd"/>
      <w:r>
        <w:t xml:space="preserve">, M. Projecting the transmission dynamics of SARS-CoV-2 through the </w:t>
      </w:r>
      <w:proofErr w:type="spellStart"/>
      <w:r>
        <w:t>postpandemic</w:t>
      </w:r>
      <w:proofErr w:type="spellEnd"/>
      <w:r>
        <w:t xml:space="preserve"> period. Science (2020). </w:t>
      </w:r>
      <w:r w:rsidRPr="004C57F4">
        <w:t>doi:10.1126/</w:t>
      </w:r>
      <w:proofErr w:type="gramStart"/>
      <w:r w:rsidRPr="004C57F4">
        <w:t>science.abb</w:t>
      </w:r>
      <w:proofErr w:type="gramEnd"/>
      <w:r w:rsidRPr="004C57F4">
        <w:t>5793</w:t>
      </w:r>
    </w:p>
    <w:p w14:paraId="1EE66172" w14:textId="7D45BDBC" w:rsidR="4B3C246E" w:rsidRPr="004C57F4" w:rsidRDefault="4B3C246E" w:rsidP="29CC366F">
      <w:pPr>
        <w:rPr>
          <w:rFonts w:ascii="Calibri" w:eastAsia="Calibri" w:hAnsi="Calibri" w:cs="Calibri"/>
        </w:rPr>
      </w:pPr>
      <w:r w:rsidRPr="004C57F4">
        <w:rPr>
          <w:rFonts w:ascii="Calibri" w:eastAsia="Calibri" w:hAnsi="Calibri" w:cs="Calibri"/>
        </w:rPr>
        <w:t xml:space="preserve">Kucharski, A., </w:t>
      </w:r>
      <w:proofErr w:type="spellStart"/>
      <w:r w:rsidRPr="004C57F4">
        <w:rPr>
          <w:rFonts w:ascii="Calibri" w:eastAsia="Calibri" w:hAnsi="Calibri" w:cs="Calibri"/>
        </w:rPr>
        <w:t>Klepac</w:t>
      </w:r>
      <w:proofErr w:type="spellEnd"/>
      <w:r w:rsidRPr="004C57F4">
        <w:rPr>
          <w:rFonts w:ascii="Calibri" w:eastAsia="Calibri" w:hAnsi="Calibri" w:cs="Calibri"/>
        </w:rPr>
        <w:t xml:space="preserve">, P., </w:t>
      </w:r>
      <w:proofErr w:type="spellStart"/>
      <w:r w:rsidRPr="004C57F4">
        <w:rPr>
          <w:rFonts w:ascii="Calibri" w:eastAsia="Calibri" w:hAnsi="Calibri" w:cs="Calibri"/>
        </w:rPr>
        <w:t>Conlan</w:t>
      </w:r>
      <w:proofErr w:type="spellEnd"/>
      <w:r w:rsidRPr="004C57F4">
        <w:rPr>
          <w:rFonts w:ascii="Calibri" w:eastAsia="Calibri" w:hAnsi="Calibri" w:cs="Calibri"/>
        </w:rPr>
        <w:t xml:space="preserve"> A., </w:t>
      </w:r>
      <w:proofErr w:type="spellStart"/>
      <w:r w:rsidRPr="004C57F4">
        <w:rPr>
          <w:rFonts w:ascii="Calibri" w:eastAsia="Calibri" w:hAnsi="Calibri" w:cs="Calibri"/>
        </w:rPr>
        <w:t>Kissler</w:t>
      </w:r>
      <w:proofErr w:type="spellEnd"/>
      <w:r w:rsidRPr="004C57F4">
        <w:rPr>
          <w:rFonts w:ascii="Calibri" w:eastAsia="Calibri" w:hAnsi="Calibri" w:cs="Calibri"/>
        </w:rPr>
        <w:t>, S., Tang, M., Fry, H., Gog, J., Edmunds, J., CMMID COVID-19 working group</w:t>
      </w:r>
      <w:r w:rsidR="28E4667B" w:rsidRPr="004C57F4">
        <w:rPr>
          <w:rFonts w:ascii="Calibri" w:eastAsia="Calibri" w:hAnsi="Calibri" w:cs="Calibri"/>
        </w:rPr>
        <w:t>. Effectiveness of isolation, testing, contact tracing and physical distancing on reducing transmission of SARS-CoV-2 in different settings (2020).</w:t>
      </w:r>
    </w:p>
    <w:p w14:paraId="59654DD3" w14:textId="77777777" w:rsidR="006013AA" w:rsidRDefault="006013AA" w:rsidP="006013AA">
      <w:r w:rsidRPr="6F039706">
        <w:lastRenderedPageBreak/>
        <w:t>Leung, K., Wu, J. T., Liu, D. &amp; Leung, G. M. First-wave COVID-19 transmissibility and severity in China outside Hubei after control measures, and second-wave scenario planning: a modelling impact assessment. Lancet (London, England) (2020). doi:10.1016/S0140-6736(20)30746-7</w:t>
      </w:r>
    </w:p>
    <w:p w14:paraId="1E676C2D" w14:textId="5B35CAA7" w:rsidR="006013AA" w:rsidRPr="004C57F4" w:rsidRDefault="006013AA" w:rsidP="29CC366F">
      <w:pPr>
        <w:rPr>
          <w:rFonts w:ascii="Calibri" w:hAnsi="Calibri"/>
          <w:color w:val="000000" w:themeColor="text1"/>
          <w:lang w:val="en-US"/>
        </w:rPr>
      </w:pPr>
      <w:r w:rsidRPr="29CC366F">
        <w:rPr>
          <w:rFonts w:ascii="Calibri" w:eastAsia="Calibri" w:hAnsi="Calibri" w:cs="Calibri"/>
          <w:lang w:val="en-US"/>
        </w:rPr>
        <w:t xml:space="preserve">Low, L. L. </w:t>
      </w:r>
      <w:r w:rsidR="7098F534" w:rsidRPr="29CC366F">
        <w:rPr>
          <w:rFonts w:ascii="Calibri" w:eastAsia="Calibri" w:hAnsi="Calibri" w:cs="Calibri"/>
          <w:color w:val="000000" w:themeColor="text1"/>
          <w:lang w:val="en-US"/>
        </w:rPr>
        <w:t xml:space="preserve">Kwan, Y. H., Liu, N., Jing, X., Low, E. C. T., </w:t>
      </w:r>
      <w:proofErr w:type="spellStart"/>
      <w:r w:rsidR="7098F534" w:rsidRPr="29CC366F">
        <w:rPr>
          <w:rFonts w:ascii="Calibri" w:eastAsia="Calibri" w:hAnsi="Calibri" w:cs="Calibri"/>
          <w:color w:val="000000" w:themeColor="text1"/>
          <w:lang w:val="en-US"/>
        </w:rPr>
        <w:t>Thumboo</w:t>
      </w:r>
      <w:proofErr w:type="spellEnd"/>
      <w:r w:rsidR="7098F534" w:rsidRPr="29CC366F">
        <w:rPr>
          <w:rFonts w:ascii="Calibri" w:eastAsia="Calibri" w:hAnsi="Calibri" w:cs="Calibri"/>
          <w:color w:val="000000" w:themeColor="text1"/>
          <w:lang w:val="en-US"/>
        </w:rPr>
        <w:t>, J.</w:t>
      </w:r>
      <w:r w:rsidR="7098F534" w:rsidRPr="004C57F4">
        <w:rPr>
          <w:rFonts w:ascii="Calibri" w:hAnsi="Calibri"/>
          <w:i/>
          <w:lang w:val="en-US"/>
        </w:rPr>
        <w:t xml:space="preserve"> </w:t>
      </w:r>
      <w:r w:rsidRPr="29CC366F">
        <w:rPr>
          <w:rFonts w:ascii="Calibri" w:eastAsia="Calibri" w:hAnsi="Calibri" w:cs="Calibri"/>
          <w:lang w:val="en-US"/>
        </w:rPr>
        <w:t xml:space="preserve"> Evaluation of a practical expert defined approach to patient population segmentation: A case study in Singapore. </w:t>
      </w:r>
      <w:r w:rsidRPr="29CC366F">
        <w:rPr>
          <w:rFonts w:ascii="Calibri" w:eastAsia="Calibri" w:hAnsi="Calibri" w:cs="Calibri"/>
          <w:i/>
          <w:iCs/>
          <w:lang w:val="en-US"/>
        </w:rPr>
        <w:t>BMC Health Serv. Res.</w:t>
      </w:r>
      <w:r w:rsidRPr="29CC366F">
        <w:rPr>
          <w:rFonts w:ascii="Calibri" w:eastAsia="Calibri" w:hAnsi="Calibri" w:cs="Calibri"/>
          <w:lang w:val="en-US"/>
        </w:rPr>
        <w:t xml:space="preserve"> </w:t>
      </w:r>
      <w:r w:rsidRPr="29CC366F">
        <w:rPr>
          <w:rFonts w:ascii="Calibri" w:eastAsia="Calibri" w:hAnsi="Calibri" w:cs="Calibri"/>
          <w:b/>
          <w:bCs/>
          <w:lang w:val="en-US"/>
        </w:rPr>
        <w:t>17</w:t>
      </w:r>
      <w:r w:rsidRPr="29CC366F">
        <w:rPr>
          <w:rFonts w:ascii="Calibri" w:eastAsia="Calibri" w:hAnsi="Calibri" w:cs="Calibri"/>
          <w:lang w:val="en-US"/>
        </w:rPr>
        <w:t>, 1–8 (2017).</w:t>
      </w:r>
    </w:p>
    <w:p w14:paraId="00ADA9A2" w14:textId="77777777" w:rsidR="006013AA" w:rsidRDefault="006013AA" w:rsidP="006013AA">
      <w:r w:rsidRPr="160E7C44">
        <w:t xml:space="preserve">Makowski, D., </w:t>
      </w:r>
      <w:proofErr w:type="spellStart"/>
      <w:r w:rsidRPr="160E7C44">
        <w:t>Naud</w:t>
      </w:r>
      <w:proofErr w:type="spellEnd"/>
      <w:r w:rsidRPr="160E7C44">
        <w:t xml:space="preserve">, C., </w:t>
      </w:r>
      <w:proofErr w:type="spellStart"/>
      <w:r w:rsidRPr="160E7C44">
        <w:t>Jeuffroy</w:t>
      </w:r>
      <w:proofErr w:type="spellEnd"/>
      <w:r w:rsidRPr="160E7C44">
        <w:t xml:space="preserve">, M-H., </w:t>
      </w:r>
      <w:proofErr w:type="spellStart"/>
      <w:r w:rsidRPr="160E7C44">
        <w:t>Barbottin</w:t>
      </w:r>
      <w:proofErr w:type="spellEnd"/>
      <w:r w:rsidRPr="160E7C44">
        <w:t xml:space="preserve">, A., Monod, H. Global sensitivity analysis for calculating the contribution of genetic parameters to the variance of crop model prediction. Reliability Eng. Syst. Safety 91, 1142–1147 (2006). </w:t>
      </w:r>
      <w:proofErr w:type="gramStart"/>
      <w:r w:rsidRPr="160E7C44">
        <w:t>doi:10.1016/j.ress</w:t>
      </w:r>
      <w:proofErr w:type="gramEnd"/>
      <w:r w:rsidRPr="160E7C44">
        <w:t>.2005.11.015</w:t>
      </w:r>
    </w:p>
    <w:p w14:paraId="21515092" w14:textId="77777777" w:rsidR="006013AA" w:rsidRDefault="006013AA" w:rsidP="006013AA">
      <w:proofErr w:type="spellStart"/>
      <w:r>
        <w:t>McKeigue</w:t>
      </w:r>
      <w:proofErr w:type="spellEnd"/>
      <w:r>
        <w:t xml:space="preserve">, P.M., Colhoun, H.M. Evaluation of “stratify and shield” as a policy option for ending the COVID-19 lockdown in the UK (2020). </w:t>
      </w:r>
    </w:p>
    <w:p w14:paraId="5744BB3E" w14:textId="10F97EAA" w:rsidR="2BF5CA73" w:rsidRDefault="2BF5CA73" w:rsidP="29CC366F">
      <w:pPr>
        <w:rPr>
          <w:rFonts w:ascii="Calibri" w:eastAsia="Calibri" w:hAnsi="Calibri" w:cs="Calibri"/>
          <w:lang w:val="en-US"/>
        </w:rPr>
      </w:pPr>
      <w:r w:rsidRPr="29CC366F">
        <w:rPr>
          <w:rFonts w:ascii="Calibri" w:eastAsia="Calibri" w:hAnsi="Calibri" w:cs="Calibri"/>
          <w:lang w:val="en-US"/>
        </w:rPr>
        <w:t>National Commissioning Group. SPI-M-O: Consensus Statement on 2019 Novel Coronavirus (COVID-19)</w:t>
      </w:r>
      <w:r w:rsidR="6217A7CA" w:rsidRPr="29CC366F">
        <w:rPr>
          <w:rFonts w:ascii="Calibri" w:eastAsia="Calibri" w:hAnsi="Calibri" w:cs="Calibri"/>
          <w:lang w:val="en-US"/>
        </w:rPr>
        <w:t xml:space="preserve"> UK: National Commissioning Group</w:t>
      </w:r>
      <w:r w:rsidRPr="29CC366F">
        <w:rPr>
          <w:rFonts w:ascii="Calibri" w:eastAsia="Calibri" w:hAnsi="Calibri" w:cs="Calibri"/>
          <w:lang w:val="en-US"/>
        </w:rPr>
        <w:t xml:space="preserve"> (2020).</w:t>
      </w:r>
    </w:p>
    <w:p w14:paraId="478CA4AA" w14:textId="7F8CD603" w:rsidR="006013AA" w:rsidRDefault="006013AA" w:rsidP="006013AA">
      <w:r w:rsidRPr="6F039706">
        <w:rPr>
          <w:rFonts w:ascii="Calibri" w:eastAsia="Calibri" w:hAnsi="Calibri" w:cs="Calibri"/>
          <w:lang w:val="en-US"/>
        </w:rPr>
        <w:t xml:space="preserve">Neufeld, Z. </w:t>
      </w:r>
      <w:r w:rsidR="00DD1C73">
        <w:rPr>
          <w:rFonts w:ascii="Calibri" w:eastAsia="Calibri" w:hAnsi="Calibri" w:cs="Calibri"/>
          <w:lang w:val="en-US"/>
        </w:rPr>
        <w:t>et al</w:t>
      </w:r>
      <w:r w:rsidRPr="6F039706">
        <w:rPr>
          <w:rFonts w:ascii="Calibri" w:eastAsia="Calibri" w:hAnsi="Calibri" w:cs="Calibri"/>
          <w:lang w:val="en-US"/>
        </w:rPr>
        <w:t xml:space="preserve">. Targeted adaptive isolation strategy for Covid-19 pandemic. </w:t>
      </w:r>
      <w:proofErr w:type="spellStart"/>
      <w:r w:rsidRPr="6F039706">
        <w:rPr>
          <w:rFonts w:ascii="Calibri" w:eastAsia="Calibri" w:hAnsi="Calibri" w:cs="Calibri"/>
          <w:i/>
          <w:iCs/>
          <w:lang w:val="en-US"/>
        </w:rPr>
        <w:t>medRxiv</w:t>
      </w:r>
      <w:proofErr w:type="spellEnd"/>
      <w:r w:rsidRPr="6F039706">
        <w:rPr>
          <w:rFonts w:ascii="Calibri" w:eastAsia="Calibri" w:hAnsi="Calibri" w:cs="Calibri"/>
          <w:lang w:val="en-US"/>
        </w:rPr>
        <w:t xml:space="preserve"> </w:t>
      </w:r>
      <w:r w:rsidRPr="6F039706">
        <w:rPr>
          <w:rFonts w:ascii="Calibri" w:eastAsia="Calibri" w:hAnsi="Calibri" w:cs="Calibri"/>
          <w:b/>
          <w:bCs/>
          <w:lang w:val="en-US"/>
        </w:rPr>
        <w:t>1</w:t>
      </w:r>
      <w:r w:rsidRPr="6F039706">
        <w:rPr>
          <w:rFonts w:ascii="Calibri" w:eastAsia="Calibri" w:hAnsi="Calibri" w:cs="Calibri"/>
          <w:lang w:val="en-US"/>
        </w:rPr>
        <w:t xml:space="preserve">, 2020.03.23.20041897 (2020). </w:t>
      </w:r>
    </w:p>
    <w:p w14:paraId="7995F8DD" w14:textId="77777777" w:rsidR="006013AA" w:rsidRDefault="006013AA" w:rsidP="006013AA">
      <w:r w:rsidRPr="160E7C44">
        <w:t xml:space="preserve">Neumann, M.B., </w:t>
      </w:r>
      <w:proofErr w:type="spellStart"/>
      <w:r w:rsidRPr="160E7C44">
        <w:t>Gujer</w:t>
      </w:r>
      <w:proofErr w:type="spellEnd"/>
      <w:r w:rsidRPr="160E7C44">
        <w:t xml:space="preserve">, W., von </w:t>
      </w:r>
      <w:proofErr w:type="spellStart"/>
      <w:r w:rsidRPr="160E7C44">
        <w:t>Gunten</w:t>
      </w:r>
      <w:proofErr w:type="spellEnd"/>
      <w:r w:rsidRPr="160E7C44">
        <w:t xml:space="preserve">, U. Global sensitivity analysis for model-based prediction of oxidative micropollutant transformation during drinking water treatment. Water Res. 43, 997–1004 (2009). </w:t>
      </w:r>
      <w:proofErr w:type="gramStart"/>
      <w:r w:rsidRPr="160E7C44">
        <w:t>doi:10.1016/j.watres</w:t>
      </w:r>
      <w:proofErr w:type="gramEnd"/>
      <w:r w:rsidRPr="160E7C44">
        <w:t>.2008.11.049</w:t>
      </w:r>
    </w:p>
    <w:p w14:paraId="09793C69" w14:textId="77777777" w:rsidR="006013AA" w:rsidRDefault="006013AA" w:rsidP="006013AA">
      <w:r w:rsidRPr="6F039706">
        <w:t xml:space="preserve">NHS Digital. Coronavirus (COVID-19): Shielded patients list (2020). [Accessed 26 April 2020]. Available from: </w:t>
      </w:r>
      <w:hyperlink r:id="rId12">
        <w:r w:rsidRPr="6F039706">
          <w:rPr>
            <w:rStyle w:val="Hyperlink"/>
          </w:rPr>
          <w:t>https://digital.nhs.uk/coronavirus/shielded-patient-list</w:t>
        </w:r>
      </w:hyperlink>
      <w:r w:rsidRPr="6F039706">
        <w:t>.</w:t>
      </w:r>
    </w:p>
    <w:p w14:paraId="0B0F4105" w14:textId="77777777" w:rsidR="006013AA" w:rsidRDefault="006013AA" w:rsidP="006013AA">
      <w:r w:rsidRPr="6F039706">
        <w:t>NHS England. Bed Availability and Occupancy (2020). [Accessed 26 April 2020]. Available from: https://www.england.nhs.uk/statistics/statistical-work-areas/bed-availability-and-occupancy/</w:t>
      </w:r>
    </w:p>
    <w:p w14:paraId="633E0B1F" w14:textId="226BD0C9" w:rsidR="006013AA" w:rsidRDefault="006013AA" w:rsidP="006013AA">
      <w:r>
        <w:t xml:space="preserve">Organisation for Economic Co-operation and Development (OECD). Hospital Beds (indicator) (2020) [Accessed 26 April 2020]. </w:t>
      </w:r>
      <w:proofErr w:type="spellStart"/>
      <w:r>
        <w:t>doi</w:t>
      </w:r>
      <w:proofErr w:type="spellEnd"/>
      <w:r>
        <w:t>: 10.1787/0191328e-en. Available from: https://data.oecd.org/healtheqt/hospital-beds.htm</w:t>
      </w:r>
      <w:hyperlink r:id="rId13" w:history="1">
        <w:r w:rsidRPr="29CC366F">
          <w:rPr>
            <w:rStyle w:val="Hyperlink"/>
          </w:rPr>
          <w:t>https://data.oecd.org/healtheqt/hospital-beds.htm</w:t>
        </w:r>
      </w:hyperlink>
    </w:p>
    <w:p w14:paraId="3F61E021" w14:textId="0128F2E1" w:rsidR="6FB2E5AC" w:rsidRDefault="6FB2E5AC" w:rsidP="29CC366F">
      <w:r>
        <w:t>Organisation for Economic Co-operation and Development (OECD). OECD Policy Responses to Coronavirus (Covid-19): Evaluating the initial impact of COVID-19 containment measures on economic activity (2020). [Accessed 26 April 2020].</w:t>
      </w:r>
      <w:r w:rsidR="236379F5">
        <w:t xml:space="preserve"> Available from: https://www.oecd.org/coronavirus/policy-responses/evaluating-the-initial-impact-of-covid-19-containment-measures-on-economic-activity/</w:t>
      </w:r>
    </w:p>
    <w:p w14:paraId="5E3D87D7" w14:textId="77777777" w:rsidR="006013AA" w:rsidRDefault="006013AA" w:rsidP="006013AA">
      <w:r>
        <w:t xml:space="preserve">Prem, K., Liu, Y., Russell, T. W., Kucharski, A. J., </w:t>
      </w:r>
      <w:proofErr w:type="spellStart"/>
      <w:r>
        <w:t>Eggo</w:t>
      </w:r>
      <w:proofErr w:type="spellEnd"/>
      <w:r>
        <w:t xml:space="preserve">, R. M., Davies, N., Jit, M., </w:t>
      </w:r>
      <w:proofErr w:type="spellStart"/>
      <w:r>
        <w:t>Klepac</w:t>
      </w:r>
      <w:proofErr w:type="spellEnd"/>
      <w:r>
        <w:t>, P. The effect of control strategies to reduce social mixing on outcomes of the COVID-19 epidemic in Wuhan, China: a modelling study. Lancet. Public Heal. (2020). doi:10.1016/S2468-2667(20)30073-6</w:t>
      </w:r>
    </w:p>
    <w:p w14:paraId="0D4A8341" w14:textId="030EEB98" w:rsidR="5ECC9F13" w:rsidRDefault="5ECC9F13" w:rsidP="29CC366F">
      <w:r>
        <w:t>Public Health England (PHE). Guidance on shielding and protecting people who are clinically extremely vulnerable from COVID-19 (2020). [Accessed 26 April 2020]. Available from: https://www.gov.uk/government/publications/guidance-on-shielding-and-protecting-extremely-</w:t>
      </w:r>
      <w:r>
        <w:lastRenderedPageBreak/>
        <w:t>vulnerable-persons-from-covid-19/guidance-on-shielding-and-protecting-extremely-vulnerable-persons-from-covid-19</w:t>
      </w:r>
    </w:p>
    <w:p w14:paraId="79912C4D" w14:textId="77777777" w:rsidR="006013AA" w:rsidRDefault="006013AA" w:rsidP="006013AA">
      <w:r w:rsidRPr="160E7C44">
        <w:t xml:space="preserve">R Core Team. R: A language and environment for statistical computing (2020). R Foundation for Statistical Computing, Vienna, Austria. </w:t>
      </w:r>
      <w:proofErr w:type="gramStart"/>
      <w:r w:rsidRPr="160E7C44">
        <w:t>URL:https://www.R-project.org/</w:t>
      </w:r>
      <w:proofErr w:type="gramEnd"/>
      <w:r w:rsidRPr="160E7C44">
        <w:t>.</w:t>
      </w:r>
    </w:p>
    <w:p w14:paraId="515D8713" w14:textId="77777777" w:rsidR="006013AA" w:rsidRDefault="006013AA" w:rsidP="006013AA">
      <w:proofErr w:type="spellStart"/>
      <w:r w:rsidRPr="160E7C44">
        <w:t>Saltelli</w:t>
      </w:r>
      <w:proofErr w:type="spellEnd"/>
      <w:r w:rsidRPr="160E7C44">
        <w:t xml:space="preserve">, A., </w:t>
      </w:r>
      <w:proofErr w:type="spellStart"/>
      <w:r w:rsidRPr="160E7C44">
        <w:t>Tarantola</w:t>
      </w:r>
      <w:proofErr w:type="spellEnd"/>
      <w:r w:rsidRPr="160E7C44">
        <w:t xml:space="preserve">, S., Chan, K.P.S. A quantitative model-independent method for global sensitivity analysis of model output. </w:t>
      </w:r>
      <w:proofErr w:type="spellStart"/>
      <w:r w:rsidRPr="160E7C44">
        <w:t>Technometrics</w:t>
      </w:r>
      <w:proofErr w:type="spellEnd"/>
      <w:r w:rsidRPr="160E7C44">
        <w:t xml:space="preserve"> 41, 39–56 (1999). doi:10.2307/1270993</w:t>
      </w:r>
    </w:p>
    <w:p w14:paraId="0C13BC8C" w14:textId="77777777" w:rsidR="006013AA" w:rsidRDefault="006013AA" w:rsidP="006013AA">
      <w:r w:rsidRPr="160E7C44">
        <w:t>Scottish Government. Coronavirus (COVID-19): shielding support and contacts (2020). [Accessed 26 April 2020]. Available from: https://www.gov.scot/publications/covid-shielding/pages/highest-risk-classification/</w:t>
      </w:r>
    </w:p>
    <w:p w14:paraId="6C34F5C3" w14:textId="77777777" w:rsidR="006013AA" w:rsidRDefault="006013AA" w:rsidP="006013AA">
      <w:r w:rsidRPr="6F039706">
        <w:t xml:space="preserve">Tuite, A. R., </w:t>
      </w:r>
      <w:proofErr w:type="spellStart"/>
      <w:r w:rsidRPr="6F039706">
        <w:t>Fisman</w:t>
      </w:r>
      <w:proofErr w:type="spellEnd"/>
      <w:r w:rsidRPr="6F039706">
        <w:t>, D. N. &amp; Greer, A. L. Mathematical modelling of COVID-19 transmission and mitigation strategies in the population of Ontario, Canada. CMAJ (2020). doi:10.1503/cmaj.200476</w:t>
      </w:r>
    </w:p>
    <w:p w14:paraId="46C52ECE" w14:textId="77777777" w:rsidR="006013AA" w:rsidRDefault="006013AA" w:rsidP="006013AA">
      <w:r w:rsidRPr="6F039706">
        <w:rPr>
          <w:rFonts w:ascii="Calibri" w:eastAsia="Calibri" w:hAnsi="Calibri" w:cs="Calibri"/>
          <w:lang w:val="en-US"/>
        </w:rPr>
        <w:t xml:space="preserve">Weitz, J. S. Intervention Serology and Interaction Substitution: Exploring the Role of ‘Immune Shielding’ in Reducing COVID-19 Epidemic Spread. 1–5 (2020). </w:t>
      </w:r>
    </w:p>
    <w:p w14:paraId="15A15D25" w14:textId="77777777" w:rsidR="006013AA" w:rsidRDefault="006013AA" w:rsidP="006013AA">
      <w:r w:rsidRPr="6F039706">
        <w:t xml:space="preserve">World Health Organization (WHO). Coronavirus disease (COVID-2019) situation reports. Geneva: WHO. [Accessed 26 April 2020]. Available from: </w:t>
      </w:r>
      <w:hyperlink r:id="rId14">
        <w:r w:rsidRPr="6F039706">
          <w:rPr>
            <w:rStyle w:val="Hyperlink"/>
          </w:rPr>
          <w:t>https://www.who.int/emergencies/diseases/novel-coronavirus-2019/situation-reports</w:t>
        </w:r>
      </w:hyperlink>
      <w:r w:rsidRPr="6F039706">
        <w:t>.</w:t>
      </w:r>
    </w:p>
    <w:p w14:paraId="6A7F12C8" w14:textId="77777777" w:rsidR="006013AA" w:rsidRDefault="006013AA" w:rsidP="006013AA">
      <w:pPr>
        <w:rPr>
          <w:rFonts w:ascii="Calibri" w:eastAsia="Calibri" w:hAnsi="Calibri" w:cs="Calibri"/>
        </w:rPr>
      </w:pPr>
      <w:r w:rsidRPr="160E7C44">
        <w:t xml:space="preserve">World Health Organisation (WHO). </w:t>
      </w:r>
      <w:r w:rsidRPr="160E7C44">
        <w:rPr>
          <w:rFonts w:ascii="Calibri" w:eastAsia="Calibri" w:hAnsi="Calibri" w:cs="Calibri"/>
          <w:lang w:val="en-US"/>
        </w:rPr>
        <w:t>Coronavirus disease 2019 (COVID-19) Situation Report – 51. Geneva: WHO (2020). [Accessed 26 April 2020]. Available from: https://www.who.int/docs/default-source/coronaviruse/situation-reports/20200311-sitrep-51-covid-19.pdf?sfvrsn=1ba62e57_10</w:t>
      </w:r>
    </w:p>
    <w:p w14:paraId="2800614B" w14:textId="77777777" w:rsidR="00A97D36" w:rsidRDefault="00A97D36">
      <w:r>
        <w:br w:type="page"/>
      </w:r>
    </w:p>
    <w:p w14:paraId="669AA35F" w14:textId="77777777" w:rsidR="00A67DD5" w:rsidRPr="009647FA" w:rsidRDefault="00A67DD5" w:rsidP="00A67DD5">
      <w:pPr>
        <w:jc w:val="center"/>
        <w:rPr>
          <w:sz w:val="28"/>
          <w:szCs w:val="28"/>
          <w:u w:val="single"/>
        </w:rPr>
      </w:pPr>
      <w:r w:rsidRPr="009647FA">
        <w:rPr>
          <w:sz w:val="28"/>
          <w:szCs w:val="28"/>
          <w:u w:val="single"/>
        </w:rPr>
        <w:lastRenderedPageBreak/>
        <w:t>Figures</w:t>
      </w:r>
    </w:p>
    <w:p w14:paraId="557A5A8A" w14:textId="77777777" w:rsidR="00A67DD5" w:rsidRDefault="00A67DD5" w:rsidP="00A67DD5">
      <w:pPr>
        <w:rPr>
          <w:sz w:val="24"/>
          <w:szCs w:val="24"/>
        </w:rPr>
      </w:pPr>
    </w:p>
    <w:p w14:paraId="51F0309B" w14:textId="77777777" w:rsidR="00A67DD5" w:rsidRDefault="00A67DD5" w:rsidP="00A67DD5">
      <w:pPr>
        <w:jc w:val="center"/>
        <w:rPr>
          <w:sz w:val="24"/>
          <w:szCs w:val="24"/>
        </w:rPr>
      </w:pPr>
      <w:r>
        <w:rPr>
          <w:noProof/>
          <w:sz w:val="24"/>
          <w:szCs w:val="24"/>
          <w:lang w:eastAsia="en-GB"/>
        </w:rPr>
        <w:drawing>
          <wp:inline distT="0" distB="0" distL="0" distR="0" wp14:anchorId="3BD76EB8" wp14:editId="52BF57D1">
            <wp:extent cx="3310079" cy="31718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8120" cy="3198695"/>
                    </a:xfrm>
                    <a:prstGeom prst="rect">
                      <a:avLst/>
                    </a:prstGeom>
                  </pic:spPr>
                </pic:pic>
              </a:graphicData>
            </a:graphic>
          </wp:inline>
        </w:drawing>
      </w:r>
    </w:p>
    <w:p w14:paraId="0685874C" w14:textId="42B707C5" w:rsidR="00A67DD5" w:rsidRDefault="00A67DD5" w:rsidP="00410726">
      <w:pPr>
        <w:jc w:val="both"/>
        <w:rPr>
          <w:sz w:val="24"/>
          <w:szCs w:val="24"/>
        </w:rPr>
      </w:pPr>
      <w:r>
        <w:rPr>
          <w:sz w:val="24"/>
          <w:szCs w:val="24"/>
        </w:rPr>
        <w:t xml:space="preserve">Figure 1. Contact structure for the 20-20-60 model. There are 5 segments, each comprising 20% of the total. V = vulnerable; S = </w:t>
      </w:r>
      <w:proofErr w:type="spellStart"/>
      <w:r>
        <w:rPr>
          <w:sz w:val="24"/>
          <w:szCs w:val="24"/>
        </w:rPr>
        <w:t>shielders</w:t>
      </w:r>
      <w:proofErr w:type="spellEnd"/>
      <w:r>
        <w:rPr>
          <w:sz w:val="24"/>
          <w:szCs w:val="24"/>
        </w:rPr>
        <w:t xml:space="preserve">; </w:t>
      </w:r>
      <w:r w:rsidR="00970854">
        <w:rPr>
          <w:sz w:val="24"/>
          <w:szCs w:val="24"/>
        </w:rPr>
        <w:t>G</w:t>
      </w:r>
      <w:r>
        <w:rPr>
          <w:sz w:val="24"/>
          <w:szCs w:val="24"/>
        </w:rPr>
        <w:t xml:space="preserve"> = </w:t>
      </w:r>
      <w:r w:rsidR="00970854">
        <w:rPr>
          <w:sz w:val="24"/>
          <w:szCs w:val="24"/>
        </w:rPr>
        <w:t>general</w:t>
      </w:r>
      <w:r>
        <w:rPr>
          <w:sz w:val="24"/>
          <w:szCs w:val="24"/>
        </w:rPr>
        <w:t xml:space="preserve"> population. Transmission occurs within and between segments. Transmission rates within and between the three </w:t>
      </w:r>
      <w:r w:rsidR="00970854">
        <w:rPr>
          <w:sz w:val="24"/>
          <w:szCs w:val="24"/>
        </w:rPr>
        <w:t>G</w:t>
      </w:r>
      <w:r>
        <w:rPr>
          <w:sz w:val="24"/>
          <w:szCs w:val="24"/>
        </w:rPr>
        <w:t xml:space="preserve"> segments are always </w:t>
      </w:r>
      <w:proofErr w:type="gramStart"/>
      <w:r>
        <w:rPr>
          <w:sz w:val="24"/>
          <w:szCs w:val="24"/>
        </w:rPr>
        <w:t>homogenous, but</w:t>
      </w:r>
      <w:proofErr w:type="gramEnd"/>
      <w:r>
        <w:rPr>
          <w:sz w:val="24"/>
          <w:szCs w:val="24"/>
        </w:rPr>
        <w:t xml:space="preserve"> may vary within and between segments of different types.</w:t>
      </w:r>
    </w:p>
    <w:p w14:paraId="4BA4320B" w14:textId="0B914423" w:rsidR="00152068" w:rsidRDefault="00152068">
      <w:r>
        <w:br w:type="page"/>
      </w:r>
    </w:p>
    <w:p w14:paraId="7520BC1D" w14:textId="0EDCA81A" w:rsidR="00A67DD5" w:rsidRDefault="00593893" w:rsidP="00014AD4">
      <w:pPr>
        <w:jc w:val="center"/>
      </w:pPr>
      <w:r w:rsidRPr="00593893">
        <w:lastRenderedPageBreak/>
        <w:drawing>
          <wp:inline distT="0" distB="0" distL="0" distR="0" wp14:anchorId="42299AA1" wp14:editId="44412485">
            <wp:extent cx="5002512" cy="64674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6476" cy="6498457"/>
                    </a:xfrm>
                    <a:prstGeom prst="rect">
                      <a:avLst/>
                    </a:prstGeom>
                  </pic:spPr>
                </pic:pic>
              </a:graphicData>
            </a:graphic>
          </wp:inline>
        </w:drawing>
      </w:r>
    </w:p>
    <w:p w14:paraId="69A3D15E" w14:textId="3D973536" w:rsidR="00A67DD5" w:rsidRDefault="00A67DD5" w:rsidP="00A67DD5">
      <w:pPr>
        <w:jc w:val="both"/>
      </w:pPr>
      <w:r w:rsidRPr="00B95B09">
        <w:rPr>
          <w:b/>
          <w:bCs/>
        </w:rPr>
        <w:t xml:space="preserve">Figure 2 </w:t>
      </w:r>
      <w:r>
        <w:rPr>
          <w:b/>
          <w:bCs/>
        </w:rPr>
        <w:t xml:space="preserve">– Trajectory plots for the vulnerable, </w:t>
      </w:r>
      <w:proofErr w:type="spellStart"/>
      <w:r>
        <w:rPr>
          <w:b/>
          <w:bCs/>
        </w:rPr>
        <w:t>shielders</w:t>
      </w:r>
      <w:proofErr w:type="spellEnd"/>
      <w:r>
        <w:rPr>
          <w:b/>
          <w:bCs/>
        </w:rPr>
        <w:t xml:space="preserve"> and </w:t>
      </w:r>
      <w:r w:rsidR="00593893">
        <w:rPr>
          <w:b/>
          <w:bCs/>
        </w:rPr>
        <w:t>general</w:t>
      </w:r>
      <w:r>
        <w:rPr>
          <w:b/>
          <w:bCs/>
        </w:rPr>
        <w:t xml:space="preserve"> populations, with accompanying </w:t>
      </w:r>
      <w:r>
        <w:rPr>
          <w:rFonts w:cstheme="minorHAnsi"/>
          <w:b/>
          <w:bCs/>
        </w:rPr>
        <w:t>β</w:t>
      </w:r>
      <w:r>
        <w:rPr>
          <w:b/>
          <w:bCs/>
        </w:rPr>
        <w:t xml:space="preserve"> and R</w:t>
      </w:r>
      <w:r w:rsidRPr="002A7158">
        <w:rPr>
          <w:b/>
          <w:bCs/>
          <w:vertAlign w:val="subscript"/>
        </w:rPr>
        <w:t>0</w:t>
      </w:r>
      <w:r>
        <w:rPr>
          <w:b/>
          <w:bCs/>
        </w:rPr>
        <w:t xml:space="preserve"> plots</w:t>
      </w:r>
      <w:r w:rsidRPr="002A7158">
        <w:t xml:space="preserve">. </w:t>
      </w:r>
    </w:p>
    <w:p w14:paraId="4CA3EDFF" w14:textId="2D62443B" w:rsidR="00A67DD5" w:rsidRDefault="00A67DD5" w:rsidP="00A67DD5">
      <w:pPr>
        <w:jc w:val="both"/>
      </w:pPr>
      <w:r w:rsidRPr="002A7158">
        <w:t>A)</w:t>
      </w:r>
      <w:r>
        <w:t xml:space="preserve"> </w:t>
      </w:r>
      <w:r w:rsidRPr="002A7158">
        <w:t xml:space="preserve">Trajectory plots of the proportion of </w:t>
      </w:r>
      <w:proofErr w:type="spellStart"/>
      <w:r w:rsidRPr="002A7158">
        <w:t>infecteds</w:t>
      </w:r>
      <w:proofErr w:type="spellEnd"/>
      <w:r w:rsidRPr="002A7158">
        <w:t xml:space="preserve"> in the vulnerable (green), </w:t>
      </w:r>
      <w:proofErr w:type="spellStart"/>
      <w:r w:rsidRPr="002A7158">
        <w:t>shielders</w:t>
      </w:r>
      <w:proofErr w:type="spellEnd"/>
      <w:r w:rsidRPr="002A7158">
        <w:t xml:space="preserve"> (red) and </w:t>
      </w:r>
      <w:proofErr w:type="gramStart"/>
      <w:r w:rsidR="000B69A2">
        <w:t xml:space="preserve">general </w:t>
      </w:r>
      <w:r w:rsidRPr="002A7158">
        <w:t xml:space="preserve"> subpopulation</w:t>
      </w:r>
      <w:r>
        <w:t>s</w:t>
      </w:r>
      <w:proofErr w:type="gramEnd"/>
      <w:r w:rsidRPr="002A7158">
        <w:t xml:space="preserve"> (blue), shading depicts the different phases of </w:t>
      </w:r>
      <w:r>
        <w:t xml:space="preserve">enhanced shielding </w:t>
      </w:r>
      <w:r w:rsidRPr="002A7158">
        <w:t xml:space="preserve">intervention. </w:t>
      </w:r>
    </w:p>
    <w:p w14:paraId="47EE2A3A" w14:textId="77777777" w:rsidR="00A67DD5" w:rsidRDefault="00A67DD5" w:rsidP="00A67DD5">
      <w:pPr>
        <w:jc w:val="both"/>
      </w:pPr>
      <w:r w:rsidRPr="002A7158">
        <w:t xml:space="preserve">B) Values for the different </w:t>
      </w:r>
      <w:r>
        <w:rPr>
          <w:rFonts w:cstheme="minorHAnsi"/>
        </w:rPr>
        <w:t>β</w:t>
      </w:r>
      <w:r>
        <w:t xml:space="preserve"> </w:t>
      </w:r>
      <w:r w:rsidRPr="002A7158">
        <w:t xml:space="preserve">over </w:t>
      </w:r>
      <w:r>
        <w:t>the course of the simulation</w:t>
      </w:r>
      <w:r w:rsidRPr="002A7158">
        <w:t xml:space="preserve"> as they are implemented for the different intervention phases. </w:t>
      </w:r>
    </w:p>
    <w:p w14:paraId="16D6BDB4" w14:textId="275EF380" w:rsidR="00A67DD5" w:rsidRDefault="00A67DD5" w:rsidP="00A67DD5">
      <w:pPr>
        <w:jc w:val="both"/>
      </w:pPr>
      <w:r w:rsidRPr="002A7158">
        <w:t xml:space="preserve">C) Values of the corresponding </w:t>
      </w:r>
      <w:proofErr w:type="spellStart"/>
      <w:r w:rsidRPr="002A7158">
        <w:t>R</w:t>
      </w:r>
      <w:r w:rsidR="007F4279">
        <w:rPr>
          <w:vertAlign w:val="subscript"/>
        </w:rPr>
        <w:t>e</w:t>
      </w:r>
      <w:r w:rsidRPr="002A7158">
        <w:t>’s</w:t>
      </w:r>
      <w:proofErr w:type="spellEnd"/>
      <w:r w:rsidRPr="002A7158">
        <w:t xml:space="preserve"> </w:t>
      </w:r>
      <w:r>
        <w:t>(</w:t>
      </w:r>
      <w:proofErr w:type="spellStart"/>
      <w:r>
        <w:t>colors</w:t>
      </w:r>
      <w:proofErr w:type="spellEnd"/>
      <w:r>
        <w:t xml:space="preserve">) </w:t>
      </w:r>
      <w:r w:rsidRPr="002A7158">
        <w:t>for the different subpopulations and the overall R</w:t>
      </w:r>
      <w:ins w:id="37" w:author="VAN BUNNIK Bram" w:date="2020-04-29T10:55:00Z">
        <w:r w:rsidR="00215F6B">
          <w:rPr>
            <w:vertAlign w:val="subscript"/>
          </w:rPr>
          <w:t>e</w:t>
        </w:r>
      </w:ins>
      <w:del w:id="38" w:author="VAN BUNNIK Bram" w:date="2020-04-29T10:55:00Z">
        <w:r w:rsidRPr="002A7158" w:rsidDel="00215F6B">
          <w:rPr>
            <w:vertAlign w:val="subscript"/>
          </w:rPr>
          <w:delText>0</w:delText>
        </w:r>
      </w:del>
      <w:r w:rsidRPr="002A7158">
        <w:t xml:space="preserve"> </w:t>
      </w:r>
      <w:r>
        <w:t xml:space="preserve">(black) </w:t>
      </w:r>
      <w:r w:rsidRPr="002A7158">
        <w:t>during the different intervention phases.</w:t>
      </w:r>
    </w:p>
    <w:p w14:paraId="47385292" w14:textId="350AD67C" w:rsidR="00A67DD5" w:rsidRPr="00593893" w:rsidRDefault="00593893" w:rsidP="00593893">
      <w:pPr>
        <w:jc w:val="center"/>
      </w:pPr>
      <w:r>
        <w:rPr>
          <w:noProof/>
        </w:rPr>
        <w:lastRenderedPageBreak/>
        <w:drawing>
          <wp:inline distT="0" distB="0" distL="0" distR="0" wp14:anchorId="6D468E0D" wp14:editId="6642E84C">
            <wp:extent cx="5676389" cy="36385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5709" cy="3644524"/>
                    </a:xfrm>
                    <a:prstGeom prst="rect">
                      <a:avLst/>
                    </a:prstGeom>
                    <a:noFill/>
                  </pic:spPr>
                </pic:pic>
              </a:graphicData>
            </a:graphic>
          </wp:inline>
        </w:drawing>
      </w:r>
    </w:p>
    <w:p w14:paraId="56C47D02" w14:textId="77777777" w:rsidR="00A67DD5" w:rsidRDefault="00A67DD5" w:rsidP="00A67DD5">
      <w:pPr>
        <w:jc w:val="both"/>
        <w:rPr>
          <w:b/>
          <w:bCs/>
        </w:rPr>
      </w:pPr>
      <w:r>
        <w:rPr>
          <w:b/>
          <w:bCs/>
        </w:rPr>
        <w:t>Figure 3 – Sensitivity analysis for the length of phase 3 ramp-down (</w:t>
      </w:r>
      <w:r>
        <w:rPr>
          <w:rFonts w:cstheme="minorHAnsi"/>
          <w:b/>
          <w:bCs/>
        </w:rPr>
        <w:t>β</w:t>
      </w:r>
      <w:r>
        <w:rPr>
          <w:b/>
          <w:bCs/>
          <w:vertAlign w:val="subscript"/>
        </w:rPr>
        <w:t>1</w:t>
      </w:r>
      <w:r>
        <w:rPr>
          <w:b/>
          <w:bCs/>
        </w:rPr>
        <w:t xml:space="preserve"> &amp;</w:t>
      </w:r>
      <w:r w:rsidRPr="002A7158">
        <w:rPr>
          <w:rFonts w:cstheme="minorHAnsi"/>
          <w:b/>
          <w:bCs/>
        </w:rPr>
        <w:t xml:space="preserve"> </w:t>
      </w:r>
      <w:r>
        <w:rPr>
          <w:rFonts w:cstheme="minorHAnsi"/>
          <w:b/>
          <w:bCs/>
        </w:rPr>
        <w:t>β</w:t>
      </w:r>
      <w:r>
        <w:rPr>
          <w:b/>
          <w:bCs/>
          <w:vertAlign w:val="subscript"/>
        </w:rPr>
        <w:t>4</w:t>
      </w:r>
      <w:r>
        <w:rPr>
          <w:b/>
          <w:bCs/>
        </w:rPr>
        <w:t>) and ramp-up (</w:t>
      </w:r>
      <w:r>
        <w:rPr>
          <w:rFonts w:cstheme="minorHAnsi"/>
          <w:b/>
          <w:bCs/>
        </w:rPr>
        <w:t>β</w:t>
      </w:r>
      <w:r w:rsidRPr="002A7158">
        <w:rPr>
          <w:b/>
          <w:bCs/>
          <w:vertAlign w:val="subscript"/>
        </w:rPr>
        <w:t>2</w:t>
      </w:r>
      <w:r>
        <w:rPr>
          <w:b/>
          <w:bCs/>
        </w:rPr>
        <w:t xml:space="preserve"> &amp;</w:t>
      </w:r>
      <w:r w:rsidRPr="002A7158">
        <w:rPr>
          <w:rFonts w:cstheme="minorHAnsi"/>
          <w:b/>
          <w:bCs/>
        </w:rPr>
        <w:t xml:space="preserve"> </w:t>
      </w:r>
      <w:r>
        <w:rPr>
          <w:rFonts w:cstheme="minorHAnsi"/>
          <w:b/>
          <w:bCs/>
        </w:rPr>
        <w:t>β</w:t>
      </w:r>
      <w:r w:rsidRPr="002A7158">
        <w:rPr>
          <w:b/>
          <w:bCs/>
          <w:vertAlign w:val="subscript"/>
        </w:rPr>
        <w:t>3</w:t>
      </w:r>
      <w:r>
        <w:rPr>
          <w:b/>
          <w:bCs/>
        </w:rPr>
        <w:t xml:space="preserve">) periods. </w:t>
      </w:r>
      <w:r>
        <w:t>Top plot for both A) and B) refers to baseline values.</w:t>
      </w:r>
    </w:p>
    <w:p w14:paraId="4AFCAAFD" w14:textId="77777777" w:rsidR="00A67DD5" w:rsidRDefault="00A67DD5" w:rsidP="00A67DD5">
      <w:pPr>
        <w:jc w:val="both"/>
      </w:pPr>
      <w:r w:rsidRPr="00F1116A">
        <w:t>A) TOP plot: 12 Weeks ramp-up (</w:t>
      </w:r>
      <w:r w:rsidRPr="00F1116A">
        <w:rPr>
          <w:rFonts w:cstheme="minorHAnsi"/>
        </w:rPr>
        <w:t>β</w:t>
      </w:r>
      <w:r w:rsidRPr="00F1116A">
        <w:rPr>
          <w:vertAlign w:val="subscript"/>
        </w:rPr>
        <w:t>3</w:t>
      </w:r>
      <w:r w:rsidRPr="00F1116A">
        <w:t xml:space="preserve"> &amp;</w:t>
      </w:r>
      <w:r w:rsidRPr="00F1116A">
        <w:rPr>
          <w:rFonts w:cstheme="minorHAnsi"/>
        </w:rPr>
        <w:t xml:space="preserve"> β</w:t>
      </w:r>
      <w:r w:rsidRPr="00F1116A">
        <w:rPr>
          <w:vertAlign w:val="subscript"/>
        </w:rPr>
        <w:t>4</w:t>
      </w:r>
      <w:r w:rsidRPr="00F1116A">
        <w:t>)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6 Weeks ramp-up and 12 Weeks ramp-down, BOTTOM plot: 18 Weeks ramp-up and 12 Weeks ramp-down. </w:t>
      </w:r>
    </w:p>
    <w:p w14:paraId="5A389003" w14:textId="77777777" w:rsidR="00A67DD5" w:rsidRDefault="00A67DD5" w:rsidP="00A67DD5">
      <w:pPr>
        <w:jc w:val="both"/>
      </w:pPr>
      <w:r w:rsidRPr="00F1116A">
        <w:t>B) TOP plot: 12 Weeks ramp-up (</w:t>
      </w:r>
      <w:r w:rsidRPr="00F1116A">
        <w:rPr>
          <w:rFonts w:cstheme="minorHAnsi"/>
        </w:rPr>
        <w:t>β</w:t>
      </w:r>
      <w:r w:rsidRPr="00F1116A">
        <w:rPr>
          <w:vertAlign w:val="subscript"/>
        </w:rPr>
        <w:t>3</w:t>
      </w:r>
      <w:r w:rsidRPr="00F1116A">
        <w:t xml:space="preserve"> &amp;</w:t>
      </w:r>
      <w:r w:rsidRPr="00F1116A">
        <w:rPr>
          <w:rFonts w:cstheme="minorHAnsi"/>
        </w:rPr>
        <w:t xml:space="preserve"> β</w:t>
      </w:r>
      <w:r w:rsidRPr="00F1116A">
        <w:rPr>
          <w:vertAlign w:val="subscript"/>
        </w:rPr>
        <w:t>4</w:t>
      </w:r>
      <w:r w:rsidRPr="00F1116A">
        <w:t>)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w:t>
      </w:r>
      <w:r>
        <w:t>12</w:t>
      </w:r>
      <w:r w:rsidRPr="00F1116A">
        <w:t xml:space="preserve"> Weeks ramp-up and </w:t>
      </w:r>
      <w:r>
        <w:t>6</w:t>
      </w:r>
      <w:r w:rsidRPr="00F1116A">
        <w:t xml:space="preserve"> Weeks ramp-down, BOTTOM plot: </w:t>
      </w:r>
      <w:r>
        <w:t>12</w:t>
      </w:r>
      <w:r w:rsidRPr="00F1116A">
        <w:t xml:space="preserve"> Weeks ramp-up and 1</w:t>
      </w:r>
      <w:r>
        <w:t>8</w:t>
      </w:r>
      <w:r w:rsidRPr="00F1116A">
        <w:t xml:space="preserve"> Weeks ramp-down.</w:t>
      </w:r>
      <w:r>
        <w:t xml:space="preserve"> </w:t>
      </w:r>
    </w:p>
    <w:p w14:paraId="46F9B6B4" w14:textId="77777777" w:rsidR="00A67DD5" w:rsidRPr="0098013A" w:rsidRDefault="00A67DD5" w:rsidP="00A67DD5">
      <w:pPr>
        <w:rPr>
          <w:bCs/>
        </w:rPr>
      </w:pPr>
      <w:r w:rsidRPr="0098013A">
        <w:rPr>
          <w:bCs/>
        </w:rPr>
        <w:t xml:space="preserve"> </w:t>
      </w:r>
    </w:p>
    <w:p w14:paraId="74E2FBA4" w14:textId="77777777" w:rsidR="00A67DD5" w:rsidRDefault="00A67DD5" w:rsidP="00A67DD5">
      <w:pPr>
        <w:rPr>
          <w:b/>
          <w:bCs/>
        </w:rPr>
      </w:pPr>
      <w:r>
        <w:rPr>
          <w:b/>
          <w:bCs/>
        </w:rPr>
        <w:br w:type="page"/>
      </w:r>
    </w:p>
    <w:p w14:paraId="42DCC421" w14:textId="77777777" w:rsidR="00A67DD5" w:rsidRDefault="00A67DD5" w:rsidP="00A67DD5">
      <w:pPr>
        <w:rPr>
          <w:b/>
          <w:bCs/>
        </w:rPr>
      </w:pPr>
    </w:p>
    <w:p w14:paraId="2A5D0214" w14:textId="6A0598F9" w:rsidR="00A67DD5" w:rsidRDefault="00593893" w:rsidP="00593893">
      <w:pPr>
        <w:jc w:val="center"/>
        <w:rPr>
          <w:b/>
          <w:bCs/>
        </w:rPr>
      </w:pPr>
      <w:r>
        <w:rPr>
          <w:b/>
          <w:bCs/>
          <w:noProof/>
        </w:rPr>
        <w:drawing>
          <wp:inline distT="0" distB="0" distL="0" distR="0" wp14:anchorId="0187E1E4" wp14:editId="6299E916">
            <wp:extent cx="5720357" cy="36257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21" cy="3633982"/>
                    </a:xfrm>
                    <a:prstGeom prst="rect">
                      <a:avLst/>
                    </a:prstGeom>
                    <a:noFill/>
                  </pic:spPr>
                </pic:pic>
              </a:graphicData>
            </a:graphic>
          </wp:inline>
        </w:drawing>
      </w:r>
    </w:p>
    <w:p w14:paraId="4D2575CF" w14:textId="77777777" w:rsidR="00A67DD5" w:rsidRDefault="00A67DD5" w:rsidP="00593893">
      <w:pPr>
        <w:jc w:val="both"/>
        <w:rPr>
          <w:b/>
          <w:bCs/>
        </w:rPr>
      </w:pPr>
      <w:r>
        <w:rPr>
          <w:b/>
          <w:bCs/>
        </w:rPr>
        <w:t xml:space="preserve">Figure 4 - Sensitivity Analysis for varying the trigger Point and phase 2 </w:t>
      </w:r>
      <w:r>
        <w:rPr>
          <w:rFonts w:cstheme="minorHAnsi"/>
          <w:b/>
          <w:bCs/>
        </w:rPr>
        <w:t>β</w:t>
      </w:r>
      <w:r>
        <w:rPr>
          <w:b/>
          <w:bCs/>
        </w:rPr>
        <w:t xml:space="preserve">. </w:t>
      </w:r>
      <w:r>
        <w:t>Top plot for both A) and B) refers to baseline values.</w:t>
      </w:r>
    </w:p>
    <w:p w14:paraId="3125570C" w14:textId="4958B905" w:rsidR="00A67DD5" w:rsidRDefault="00A67DD5" w:rsidP="00593893">
      <w:pPr>
        <w:jc w:val="both"/>
      </w:pPr>
      <w:r w:rsidRPr="00F1116A">
        <w:t xml:space="preserve">A) Trajectory plots for the subpopulations for </w:t>
      </w:r>
      <w:r>
        <w:t>varying</w:t>
      </w:r>
      <w:r w:rsidRPr="00F1116A">
        <w:t xml:space="preserve"> trigger points (starting day of lock down</w:t>
      </w:r>
      <w:r>
        <w:t>; I(t) refers to the fraction of vulnerable infected on trigger day</w:t>
      </w:r>
      <w:r w:rsidRPr="00F1116A">
        <w:t>)</w:t>
      </w:r>
      <w:r>
        <w:t>:</w:t>
      </w:r>
      <w:r w:rsidRPr="00F1116A">
        <w:t xml:space="preserve"> </w:t>
      </w:r>
      <w:r>
        <w:t>TOP</w:t>
      </w:r>
      <w:r w:rsidRPr="00F1116A">
        <w:t xml:space="preserve"> plot</w:t>
      </w:r>
      <w:r>
        <w:t>:</w:t>
      </w:r>
      <w:r w:rsidRPr="00F1116A">
        <w:t xml:space="preserve"> day 71</w:t>
      </w:r>
      <w:r>
        <w:t xml:space="preserve"> (I(t) = 0.0277),</w:t>
      </w:r>
      <w:r w:rsidRPr="00F1116A">
        <w:t xml:space="preserve"> </w:t>
      </w:r>
      <w:r>
        <w:t>MIDDLE</w:t>
      </w:r>
      <w:r w:rsidRPr="00F1116A">
        <w:t xml:space="preserve"> plot</w:t>
      </w:r>
      <w:r>
        <w:t xml:space="preserve">: </w:t>
      </w:r>
      <w:r w:rsidRPr="00F1116A">
        <w:t>day 46</w:t>
      </w:r>
      <w:r>
        <w:t xml:space="preserve"> (I(t) = 0.0042), and</w:t>
      </w:r>
      <w:r w:rsidRPr="00F1116A">
        <w:t xml:space="preserve"> </w:t>
      </w:r>
      <w:r>
        <w:t>BOTTOM</w:t>
      </w:r>
      <w:r w:rsidRPr="00F1116A">
        <w:t xml:space="preserve"> plot</w:t>
      </w:r>
      <w:r>
        <w:t>:</w:t>
      </w:r>
      <w:r w:rsidRPr="00F1116A">
        <w:t xml:space="preserve"> day 96</w:t>
      </w:r>
      <w:r>
        <w:t xml:space="preserve"> (I(t) = 0.0.093)</w:t>
      </w:r>
      <w:r w:rsidRPr="00F1116A">
        <w:t xml:space="preserve">. </w:t>
      </w:r>
    </w:p>
    <w:p w14:paraId="008940D4" w14:textId="153F3DC2" w:rsidR="00A67DD5" w:rsidRDefault="00A67DD5" w:rsidP="00593893">
      <w:pPr>
        <w:jc w:val="both"/>
        <w:rPr>
          <w:b/>
          <w:bCs/>
        </w:rPr>
      </w:pPr>
      <w:r w:rsidRPr="00F1116A">
        <w:t xml:space="preserve">B) Trajectory plots for the subpopulations for variation in phase </w:t>
      </w:r>
      <w:r>
        <w:t>2</w:t>
      </w:r>
      <w:r w:rsidRPr="00F1116A">
        <w:t xml:space="preserve"> </w:t>
      </w:r>
      <w:r w:rsidRPr="00986CCD">
        <w:t>beta</w:t>
      </w:r>
      <w:r>
        <w:t xml:space="preserve"> values</w:t>
      </w:r>
      <w:r w:rsidRPr="00986CCD">
        <w:t xml:space="preserve"> – variation is referred </w:t>
      </w:r>
      <w:r>
        <w:t xml:space="preserve">to </w:t>
      </w:r>
      <w:r w:rsidRPr="00986CCD">
        <w:t xml:space="preserve">in terms of the </w:t>
      </w:r>
      <w:r>
        <w:t>R</w:t>
      </w:r>
      <w:r>
        <w:rPr>
          <w:vertAlign w:val="subscript"/>
        </w:rPr>
        <w:t>e</w:t>
      </w:r>
      <w:r w:rsidRPr="00986CCD">
        <w:t xml:space="preserve"> values used to calculate </w:t>
      </w:r>
      <w:r w:rsidRPr="00986CCD">
        <w:rPr>
          <w:rFonts w:cstheme="minorHAnsi"/>
        </w:rPr>
        <w:t>β</w:t>
      </w:r>
      <w:r w:rsidRPr="00986CCD">
        <w:rPr>
          <w:rFonts w:cstheme="minorHAnsi"/>
          <w:vertAlign w:val="subscript"/>
        </w:rPr>
        <w:t xml:space="preserve">1 </w:t>
      </w:r>
      <w:r w:rsidRPr="00986CCD">
        <w:rPr>
          <w:rFonts w:cstheme="minorHAnsi"/>
        </w:rPr>
        <w:t>&amp; β</w:t>
      </w:r>
      <w:r w:rsidRPr="00986CCD">
        <w:rPr>
          <w:rFonts w:cstheme="minorHAnsi"/>
          <w:vertAlign w:val="subscript"/>
        </w:rPr>
        <w:t>4</w:t>
      </w:r>
      <w:r w:rsidRPr="00986CCD">
        <w:rPr>
          <w:rFonts w:cstheme="minorHAnsi"/>
        </w:rPr>
        <w:t xml:space="preserve"> </w:t>
      </w:r>
      <w:r w:rsidRPr="00986CCD">
        <w:t xml:space="preserve">(first number) and </w:t>
      </w:r>
      <w:r w:rsidRPr="00986CCD">
        <w:rPr>
          <w:rFonts w:cstheme="minorHAnsi"/>
        </w:rPr>
        <w:t>β</w:t>
      </w:r>
      <w:r w:rsidRPr="00986CCD">
        <w:rPr>
          <w:rFonts w:cstheme="minorHAnsi"/>
          <w:vertAlign w:val="subscript"/>
        </w:rPr>
        <w:t xml:space="preserve">2 </w:t>
      </w:r>
      <w:r w:rsidRPr="00986CCD">
        <w:rPr>
          <w:rFonts w:cstheme="minorHAnsi"/>
        </w:rPr>
        <w:t>&amp; β</w:t>
      </w:r>
      <w:r w:rsidRPr="00986CCD">
        <w:rPr>
          <w:rFonts w:cstheme="minorHAnsi"/>
          <w:vertAlign w:val="subscript"/>
        </w:rPr>
        <w:t>3</w:t>
      </w:r>
      <w:r w:rsidRPr="00986CCD">
        <w:rPr>
          <w:rFonts w:cstheme="minorHAnsi"/>
        </w:rPr>
        <w:t xml:space="preserve"> (second number)</w:t>
      </w:r>
      <w:r>
        <w:rPr>
          <w:rFonts w:cstheme="minorHAnsi"/>
        </w:rPr>
        <w:t xml:space="preserve"> phase 2 values</w:t>
      </w:r>
      <w:r w:rsidRPr="00986CCD">
        <w:t>: TOP Plot: 0.8/0.9, MIDDLE Plot: 0.6/0.7, and BOTTOM Plot: 1.0/1.1.</w:t>
      </w:r>
    </w:p>
    <w:p w14:paraId="2C88B3D9" w14:textId="77777777" w:rsidR="00A67DD5" w:rsidRDefault="00A67DD5" w:rsidP="00A67DD5">
      <w:pPr>
        <w:jc w:val="center"/>
        <w:rPr>
          <w:b/>
          <w:bCs/>
        </w:rPr>
      </w:pPr>
    </w:p>
    <w:p w14:paraId="13685378" w14:textId="647DCF30" w:rsidR="00A67DD5" w:rsidRDefault="00215F6B" w:rsidP="00A67DD5">
      <w:pPr>
        <w:jc w:val="center"/>
        <w:rPr>
          <w:b/>
          <w:bCs/>
        </w:rPr>
      </w:pPr>
      <w:commentRangeStart w:id="39"/>
      <w:commentRangeEnd w:id="39"/>
      <w:r>
        <w:rPr>
          <w:rStyle w:val="CommentReference"/>
        </w:rPr>
        <w:commentReference w:id="39"/>
      </w:r>
    </w:p>
    <w:p w14:paraId="2456D416" w14:textId="19DCDC1A" w:rsidR="00A67DD5" w:rsidRDefault="00A41AC7" w:rsidP="00A67DD5">
      <w:pPr>
        <w:jc w:val="center"/>
        <w:rPr>
          <w:b/>
          <w:bCs/>
        </w:rPr>
      </w:pPr>
      <w:r>
        <w:rPr>
          <w:b/>
          <w:bCs/>
          <w:noProof/>
        </w:rPr>
        <w:lastRenderedPageBreak/>
        <w:drawing>
          <wp:inline distT="0" distB="0" distL="0" distR="0" wp14:anchorId="26A645FC" wp14:editId="72567B50">
            <wp:extent cx="3032812" cy="554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5072" cy="5572336"/>
                    </a:xfrm>
                    <a:prstGeom prst="rect">
                      <a:avLst/>
                    </a:prstGeom>
                    <a:noFill/>
                  </pic:spPr>
                </pic:pic>
              </a:graphicData>
            </a:graphic>
          </wp:inline>
        </w:drawing>
      </w:r>
    </w:p>
    <w:p w14:paraId="321315A4" w14:textId="77777777" w:rsidR="00A67DD5" w:rsidRDefault="00A67DD5" w:rsidP="00A67DD5">
      <w:pPr>
        <w:jc w:val="both"/>
        <w:rPr>
          <w:b/>
          <w:bCs/>
        </w:rPr>
      </w:pPr>
      <w:r>
        <w:rPr>
          <w:b/>
          <w:bCs/>
        </w:rPr>
        <w:t>Figure 5 – Relationship between Phase 1 Beta and Zeta values (expressed in 1/zeta) on the relative height of 2</w:t>
      </w:r>
      <w:r w:rsidRPr="00592B3F">
        <w:rPr>
          <w:b/>
          <w:bCs/>
          <w:vertAlign w:val="superscript"/>
        </w:rPr>
        <w:t>nd</w:t>
      </w:r>
      <w:r>
        <w:rPr>
          <w:b/>
          <w:bCs/>
        </w:rPr>
        <w:t xml:space="preserve"> peak vs 1</w:t>
      </w:r>
      <w:r w:rsidRPr="00592B3F">
        <w:rPr>
          <w:b/>
          <w:bCs/>
          <w:vertAlign w:val="superscript"/>
        </w:rPr>
        <w:t>st</w:t>
      </w:r>
      <w:r>
        <w:rPr>
          <w:b/>
          <w:bCs/>
        </w:rPr>
        <w:t xml:space="preserve"> peak for the vulnerable population. </w:t>
      </w:r>
      <w:r>
        <w:t>Dotted line represents the point at which the first I</w:t>
      </w:r>
      <w:r w:rsidRPr="00A055FC">
        <w:rPr>
          <w:vertAlign w:val="subscript"/>
        </w:rPr>
        <w:t>V</w:t>
      </w:r>
      <w:r>
        <w:t xml:space="preserve"> peak equals the second I</w:t>
      </w:r>
      <w:r w:rsidRPr="00A055FC">
        <w:rPr>
          <w:vertAlign w:val="subscript"/>
        </w:rPr>
        <w:t>V</w:t>
      </w:r>
      <w:r>
        <w:t xml:space="preserve"> peak.</w:t>
      </w:r>
    </w:p>
    <w:p w14:paraId="2131F4E8" w14:textId="0E359860" w:rsidR="00A67DD5" w:rsidRDefault="00A67DD5" w:rsidP="00A67DD5">
      <w:pPr>
        <w:jc w:val="both"/>
      </w:pPr>
      <w:r>
        <w:rPr>
          <w:b/>
          <w:bCs/>
        </w:rPr>
        <w:t xml:space="preserve">A) </w:t>
      </w:r>
      <w:r>
        <w:t>Phase1 R</w:t>
      </w:r>
      <w:r>
        <w:rPr>
          <w:vertAlign w:val="subscript"/>
        </w:rPr>
        <w:t>e</w:t>
      </w:r>
      <w:r>
        <w:t xml:space="preserve"> </w:t>
      </w:r>
      <w:del w:id="40" w:author="VAN BUNNIK Bram" w:date="2020-04-29T10:58:00Z">
        <w:r w:rsidDel="00215F6B">
          <w:delText xml:space="preserve"> </w:delText>
        </w:r>
      </w:del>
      <w:r>
        <w:t>is varied between 1.4 – 2.0 (with baseline being 1.7). R</w:t>
      </w:r>
      <w:r>
        <w:rPr>
          <w:vertAlign w:val="subscript"/>
        </w:rPr>
        <w:t>e</w:t>
      </w:r>
      <w:r>
        <w:t xml:space="preserve"> values are used to calculate the </w:t>
      </w:r>
      <w:r w:rsidRPr="00A055FC">
        <w:rPr>
          <w:rFonts w:cstheme="minorHAnsi"/>
        </w:rPr>
        <w:t>β</w:t>
      </w:r>
      <w:r>
        <w:t xml:space="preserve"> in each model run. </w:t>
      </w:r>
    </w:p>
    <w:p w14:paraId="148D2C95" w14:textId="77777777" w:rsidR="00A67DD5" w:rsidRPr="00A055FC" w:rsidRDefault="00A67DD5" w:rsidP="00A67DD5">
      <w:pPr>
        <w:jc w:val="both"/>
        <w:rPr>
          <w:b/>
          <w:bCs/>
        </w:rPr>
      </w:pPr>
      <w:r>
        <w:t>B) The duration of immunity (1/</w:t>
      </w:r>
      <w:r>
        <w:rPr>
          <w:rFonts w:cstheme="minorHAnsi"/>
        </w:rPr>
        <w:t>ζ</w:t>
      </w:r>
      <w:r>
        <w:t xml:space="preserve">) is varied between 0 and 365 days (baseline).  </w:t>
      </w:r>
    </w:p>
    <w:p w14:paraId="06F4061E" w14:textId="77777777" w:rsidR="00A67DD5" w:rsidRPr="002629E6" w:rsidRDefault="00A67DD5" w:rsidP="00A67DD5">
      <w:pPr>
        <w:rPr>
          <w:bCs/>
        </w:rPr>
      </w:pPr>
    </w:p>
    <w:p w14:paraId="5A9B6EA6" w14:textId="77777777" w:rsidR="00A67DD5" w:rsidRDefault="00A67DD5" w:rsidP="00A67DD5">
      <w:pPr>
        <w:rPr>
          <w:b/>
          <w:bCs/>
        </w:rPr>
      </w:pPr>
    </w:p>
    <w:p w14:paraId="17F0ABEA" w14:textId="77777777" w:rsidR="00A67DD5" w:rsidRDefault="00A67DD5" w:rsidP="00A67DD5">
      <w:pPr>
        <w:rPr>
          <w:b/>
          <w:bCs/>
        </w:rPr>
      </w:pPr>
    </w:p>
    <w:p w14:paraId="06FFE476" w14:textId="77777777" w:rsidR="00A67DD5" w:rsidRDefault="00A67DD5" w:rsidP="00A67DD5">
      <w:pPr>
        <w:rPr>
          <w:b/>
          <w:bCs/>
        </w:rPr>
      </w:pPr>
    </w:p>
    <w:p w14:paraId="21EC3C0A" w14:textId="48FFE696" w:rsidR="00A67DD5" w:rsidRDefault="00ED5E81" w:rsidP="00A67DD5">
      <w:pPr>
        <w:jc w:val="center"/>
        <w:rPr>
          <w:b/>
          <w:bCs/>
        </w:rPr>
      </w:pPr>
      <w:commentRangeStart w:id="41"/>
      <w:commentRangeEnd w:id="41"/>
      <w:r>
        <w:rPr>
          <w:rStyle w:val="CommentReference"/>
        </w:rPr>
        <w:commentReference w:id="41"/>
      </w:r>
    </w:p>
    <w:p w14:paraId="0D1C51BD" w14:textId="1D0455C5" w:rsidR="00C35457" w:rsidRDefault="003E2C6D" w:rsidP="003E2C6D">
      <w:pPr>
        <w:jc w:val="center"/>
        <w:rPr>
          <w:b/>
          <w:bCs/>
        </w:rPr>
      </w:pPr>
      <w:r>
        <w:rPr>
          <w:b/>
          <w:bCs/>
          <w:noProof/>
        </w:rPr>
        <w:lastRenderedPageBreak/>
        <w:drawing>
          <wp:inline distT="0" distB="0" distL="0" distR="0" wp14:anchorId="0DA9DDEC" wp14:editId="1577A7F9">
            <wp:extent cx="5715501" cy="60991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349" cy="6119252"/>
                    </a:xfrm>
                    <a:prstGeom prst="rect">
                      <a:avLst/>
                    </a:prstGeom>
                    <a:noFill/>
                  </pic:spPr>
                </pic:pic>
              </a:graphicData>
            </a:graphic>
          </wp:inline>
        </w:drawing>
      </w:r>
    </w:p>
    <w:p w14:paraId="4B99F59B" w14:textId="1B28F3C3" w:rsidR="00410726" w:rsidRDefault="00A67DD5" w:rsidP="00A67DD5">
      <w:pPr>
        <w:jc w:val="both"/>
        <w:rPr>
          <w:rStyle w:val="figurecaption"/>
        </w:rPr>
      </w:pPr>
      <w:r w:rsidRPr="00CF7CE9">
        <w:rPr>
          <w:b/>
          <w:bCs/>
        </w:rPr>
        <w:t>Figure 6.</w:t>
      </w:r>
      <w:r w:rsidRPr="005B4C80">
        <w:rPr>
          <w:b/>
          <w:bCs/>
        </w:rPr>
        <w:t xml:space="preserve"> </w:t>
      </w:r>
      <w:r w:rsidRPr="00410726">
        <w:rPr>
          <w:rStyle w:val="figurecaption"/>
          <w:b/>
        </w:rPr>
        <w:t>Results of a global sensitivity (FAST) analysis on three key outcome measures with regards the proportion of the vulnerable population that become infected (I</w:t>
      </w:r>
      <w:r w:rsidRPr="00410726">
        <w:rPr>
          <w:rStyle w:val="figurecaption"/>
          <w:b/>
          <w:vertAlign w:val="subscript"/>
        </w:rPr>
        <w:t>v</w:t>
      </w:r>
      <w:r w:rsidRPr="00410726">
        <w:rPr>
          <w:rStyle w:val="figurecaption"/>
          <w:b/>
        </w:rPr>
        <w:t>)</w:t>
      </w:r>
      <w:r>
        <w:rPr>
          <w:rStyle w:val="figurecaption"/>
        </w:rPr>
        <w:t xml:space="preserve">: 1) the height of the second peak of </w:t>
      </w:r>
      <w:r w:rsidRPr="00546C7A">
        <w:rPr>
          <w:rStyle w:val="figurecaption"/>
        </w:rPr>
        <w:t>Iv</w:t>
      </w:r>
      <w:r>
        <w:rPr>
          <w:rStyle w:val="figurecaption"/>
        </w:rPr>
        <w:t xml:space="preserve">; 2) whether the second peak of </w:t>
      </w:r>
      <w:r w:rsidRPr="00546C7A">
        <w:rPr>
          <w:rStyle w:val="figurecaption"/>
        </w:rPr>
        <w:t>I</w:t>
      </w:r>
      <w:r w:rsidRPr="00410726">
        <w:rPr>
          <w:rStyle w:val="figurecaption"/>
          <w:vertAlign w:val="subscript"/>
        </w:rPr>
        <w:t>v</w:t>
      </w:r>
      <w:r>
        <w:rPr>
          <w:rStyle w:val="figurecaption"/>
        </w:rPr>
        <w:t xml:space="preserve"> is higher than the first peak and 3) cumulative I</w:t>
      </w:r>
      <w:r w:rsidRPr="00410726">
        <w:rPr>
          <w:rStyle w:val="figurecaption"/>
          <w:vertAlign w:val="subscript"/>
        </w:rPr>
        <w:t>v</w:t>
      </w:r>
      <w:r>
        <w:rPr>
          <w:rStyle w:val="figurecaption"/>
        </w:rPr>
        <w:t xml:space="preserve"> one year after </w:t>
      </w:r>
      <w:r w:rsidRPr="00546C7A">
        <w:rPr>
          <w:rStyle w:val="figurecaption"/>
        </w:rPr>
        <w:t>the start of the lockdown</w:t>
      </w:r>
      <w:r>
        <w:rPr>
          <w:rStyle w:val="figurecaption"/>
        </w:rPr>
        <w:t xml:space="preserve">. The bars show the partial variance of the individual model parameters. Higher bars indicate greater sensitivity of the model to that parameter. See Supplementary Methods for details of the sensitivity analysis and parameter ranges used. </w:t>
      </w:r>
    </w:p>
    <w:p w14:paraId="5CF99FA8" w14:textId="126BC60F" w:rsidR="00A67DD5" w:rsidRDefault="00A67DD5" w:rsidP="00A67DD5">
      <w:pPr>
        <w:jc w:val="both"/>
        <w:rPr>
          <w:rStyle w:val="figurecaption"/>
        </w:rPr>
      </w:pPr>
      <w:r>
        <w:rPr>
          <w:rStyle w:val="figurecaption"/>
        </w:rPr>
        <w:t xml:space="preserve">A) Description of explored </w:t>
      </w:r>
      <w:r>
        <w:rPr>
          <w:rStyle w:val="figurecaption"/>
          <w:rFonts w:cstheme="minorHAnsi"/>
        </w:rPr>
        <w:t>β</w:t>
      </w:r>
      <w:r>
        <w:rPr>
          <w:rStyle w:val="figurecaption"/>
        </w:rPr>
        <w:t xml:space="preserve"> value “blocks” for the sensitivity analysis. </w:t>
      </w:r>
      <w:r>
        <w:rPr>
          <w:rStyle w:val="figurecaption"/>
          <w:rFonts w:cstheme="minorHAnsi"/>
        </w:rPr>
        <w:t>β</w:t>
      </w:r>
      <w:r w:rsidRPr="00696597">
        <w:rPr>
          <w:rStyle w:val="figurecaption"/>
          <w:vertAlign w:val="subscript"/>
        </w:rPr>
        <w:t>1</w:t>
      </w:r>
      <w:r>
        <w:rPr>
          <w:rStyle w:val="figurecaption"/>
        </w:rPr>
        <w:t xml:space="preserve">, </w:t>
      </w:r>
      <w:r>
        <w:rPr>
          <w:rStyle w:val="figurecaption"/>
          <w:rFonts w:cstheme="minorHAnsi"/>
        </w:rPr>
        <w:t>β</w:t>
      </w:r>
      <w:r w:rsidRPr="00696597">
        <w:rPr>
          <w:rStyle w:val="figurecaption"/>
          <w:vertAlign w:val="subscript"/>
        </w:rPr>
        <w:t>2</w:t>
      </w:r>
      <w:r>
        <w:rPr>
          <w:rStyle w:val="figurecaption"/>
        </w:rPr>
        <w:t xml:space="preserve">, </w:t>
      </w:r>
      <w:r>
        <w:rPr>
          <w:rStyle w:val="figurecaption"/>
          <w:rFonts w:cstheme="minorHAnsi"/>
        </w:rPr>
        <w:t>β</w:t>
      </w:r>
      <w:r w:rsidRPr="00696597">
        <w:rPr>
          <w:rStyle w:val="figurecaption"/>
          <w:vertAlign w:val="subscript"/>
        </w:rPr>
        <w:t>3</w:t>
      </w:r>
      <w:r>
        <w:rPr>
          <w:rStyle w:val="figurecaption"/>
        </w:rPr>
        <w:t xml:space="preserve"> and </w:t>
      </w:r>
      <w:r>
        <w:rPr>
          <w:rStyle w:val="figurecaption"/>
          <w:rFonts w:cstheme="minorHAnsi"/>
        </w:rPr>
        <w:t>β</w:t>
      </w:r>
      <w:r w:rsidRPr="00696597">
        <w:rPr>
          <w:rStyle w:val="figurecaption"/>
          <w:vertAlign w:val="subscript"/>
        </w:rPr>
        <w:t>4</w:t>
      </w:r>
      <w:r>
        <w:rPr>
          <w:rStyle w:val="figurecaption"/>
          <w:b/>
          <w:bCs/>
        </w:rPr>
        <w:t xml:space="preserve"> </w:t>
      </w:r>
      <w:r w:rsidRPr="00696597">
        <w:rPr>
          <w:rStyle w:val="figurecaption"/>
        </w:rPr>
        <w:t>were broken down further to more rigorously assess the sensitivity of the system to these values</w:t>
      </w:r>
      <w:r>
        <w:rPr>
          <w:rStyle w:val="figurecaption"/>
        </w:rPr>
        <w:t xml:space="preserve">. Lettering denotes the explored </w:t>
      </w:r>
      <w:r>
        <w:rPr>
          <w:rStyle w:val="figurecaption"/>
          <w:rFonts w:cstheme="minorHAnsi"/>
        </w:rPr>
        <w:t>β</w:t>
      </w:r>
      <w:r>
        <w:rPr>
          <w:rStyle w:val="figurecaption"/>
        </w:rPr>
        <w:t xml:space="preserve"> in the FAST analysis. </w:t>
      </w:r>
    </w:p>
    <w:p w14:paraId="6F6EDACD" w14:textId="77777777" w:rsidR="00A67DD5" w:rsidRDefault="00A67DD5" w:rsidP="00A67DD5">
      <w:pPr>
        <w:jc w:val="both"/>
        <w:rPr>
          <w:rStyle w:val="figurecaption"/>
        </w:rPr>
      </w:pPr>
      <w:r>
        <w:rPr>
          <w:rStyle w:val="figurecaption"/>
        </w:rPr>
        <w:t xml:space="preserve">B) Sensitivity of the model outcome measures to the </w:t>
      </w:r>
      <w:r>
        <w:rPr>
          <w:rStyle w:val="figurecaption"/>
          <w:rFonts w:cstheme="minorHAnsi"/>
        </w:rPr>
        <w:t>β’s</w:t>
      </w:r>
      <w:r>
        <w:rPr>
          <w:rStyle w:val="figurecaption"/>
        </w:rPr>
        <w:t xml:space="preserve"> specified in A). </w:t>
      </w:r>
    </w:p>
    <w:p w14:paraId="0ACCE476" w14:textId="77777777" w:rsidR="00A67DD5" w:rsidRPr="00CF7CE9" w:rsidRDefault="00A67DD5" w:rsidP="00A67DD5">
      <w:pPr>
        <w:jc w:val="both"/>
        <w:rPr>
          <w:rStyle w:val="figurecaption"/>
        </w:rPr>
      </w:pPr>
      <w:r>
        <w:rPr>
          <w:rStyle w:val="figurecaption"/>
        </w:rPr>
        <w:t xml:space="preserve">C) Sensitivity of the model outcome measures to </w:t>
      </w:r>
      <w:r>
        <w:rPr>
          <w:rStyle w:val="figurecaption"/>
          <w:rFonts w:cstheme="minorHAnsi"/>
        </w:rPr>
        <w:t>β</w:t>
      </w:r>
      <w:r w:rsidRPr="008A7627">
        <w:rPr>
          <w:rStyle w:val="figurecaption"/>
          <w:vertAlign w:val="subscript"/>
        </w:rPr>
        <w:t>1</w:t>
      </w:r>
      <w:r>
        <w:rPr>
          <w:rStyle w:val="figurecaption"/>
        </w:rPr>
        <w:t xml:space="preserve">, </w:t>
      </w:r>
      <w:r>
        <w:rPr>
          <w:rStyle w:val="figurecaption"/>
          <w:rFonts w:cstheme="minorHAnsi"/>
        </w:rPr>
        <w:t>β</w:t>
      </w:r>
      <w:r w:rsidRPr="008A7627">
        <w:rPr>
          <w:rStyle w:val="figurecaption"/>
          <w:vertAlign w:val="subscript"/>
        </w:rPr>
        <w:t>2</w:t>
      </w:r>
      <w:r>
        <w:rPr>
          <w:rStyle w:val="figurecaption"/>
        </w:rPr>
        <w:t xml:space="preserve">, </w:t>
      </w:r>
      <w:r>
        <w:rPr>
          <w:rStyle w:val="figurecaption"/>
          <w:rFonts w:cstheme="minorHAnsi"/>
        </w:rPr>
        <w:t>β</w:t>
      </w:r>
      <w:r w:rsidRPr="008A7627">
        <w:rPr>
          <w:rStyle w:val="figurecaption"/>
          <w:vertAlign w:val="subscript"/>
        </w:rPr>
        <w:t>3</w:t>
      </w:r>
      <w:r>
        <w:rPr>
          <w:rStyle w:val="figurecaption"/>
        </w:rPr>
        <w:t xml:space="preserve"> and </w:t>
      </w:r>
      <w:r>
        <w:rPr>
          <w:rStyle w:val="figurecaption"/>
          <w:rFonts w:cstheme="minorHAnsi"/>
        </w:rPr>
        <w:t>β</w:t>
      </w:r>
      <w:r w:rsidRPr="008A7627">
        <w:rPr>
          <w:rStyle w:val="figurecaption"/>
          <w:vertAlign w:val="subscript"/>
        </w:rPr>
        <w:t>4</w:t>
      </w:r>
      <w:r>
        <w:rPr>
          <w:rStyle w:val="figurecaption"/>
        </w:rPr>
        <w:t>.</w:t>
      </w:r>
    </w:p>
    <w:p w14:paraId="71652B40" w14:textId="4DDA5211" w:rsidR="00A67DD5" w:rsidRDefault="00ED5E81" w:rsidP="003E2C6D">
      <w:pPr>
        <w:jc w:val="center"/>
        <w:rPr>
          <w:rStyle w:val="figurecaption"/>
        </w:rPr>
      </w:pPr>
      <w:commentRangeStart w:id="42"/>
      <w:commentRangeEnd w:id="42"/>
      <w:r>
        <w:rPr>
          <w:rStyle w:val="CommentReference"/>
        </w:rPr>
        <w:lastRenderedPageBreak/>
        <w:commentReference w:id="42"/>
      </w:r>
      <w:r w:rsidR="003E2C6D">
        <w:rPr>
          <w:rStyle w:val="figurecaption"/>
          <w:noProof/>
        </w:rPr>
        <w:drawing>
          <wp:inline distT="0" distB="0" distL="0" distR="0" wp14:anchorId="4365F56A" wp14:editId="3F49BB66">
            <wp:extent cx="5660478" cy="5071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1437" cy="5081549"/>
                    </a:xfrm>
                    <a:prstGeom prst="rect">
                      <a:avLst/>
                    </a:prstGeom>
                    <a:noFill/>
                  </pic:spPr>
                </pic:pic>
              </a:graphicData>
            </a:graphic>
          </wp:inline>
        </w:drawing>
      </w:r>
    </w:p>
    <w:p w14:paraId="513932C8" w14:textId="36459AD5" w:rsidR="00A67DD5" w:rsidRDefault="00A67DD5" w:rsidP="00A67DD5">
      <w:pPr>
        <w:jc w:val="both"/>
        <w:rPr>
          <w:rFonts w:cstheme="minorHAnsi"/>
        </w:rPr>
      </w:pPr>
      <w:r w:rsidRPr="00410726">
        <w:rPr>
          <w:b/>
        </w:rPr>
        <w:t>Figure 7. Heat maps showing the trade-</w:t>
      </w:r>
      <w:r w:rsidRPr="00696597">
        <w:rPr>
          <w:rFonts w:cstheme="minorHAnsi"/>
          <w:b/>
          <w:bCs/>
        </w:rPr>
        <w:t>off</w:t>
      </w:r>
      <w:r w:rsidRPr="00410726">
        <w:rPr>
          <w:b/>
        </w:rPr>
        <w:t xml:space="preserve"> between relaxation (left to right on horizontal axis) and increasing protection (top to bottom on vertical axis)</w:t>
      </w:r>
      <w:r>
        <w:rPr>
          <w:rFonts w:cstheme="minorHAnsi"/>
        </w:rPr>
        <w:t xml:space="preserve">. </w:t>
      </w:r>
    </w:p>
    <w:p w14:paraId="1A5DF84D" w14:textId="04C0B317" w:rsidR="00A67DD5" w:rsidRDefault="00A67DD5" w:rsidP="00A67DD5">
      <w:pPr>
        <w:jc w:val="both"/>
        <w:rPr>
          <w:rFonts w:cstheme="minorHAnsi"/>
        </w:rPr>
      </w:pPr>
      <w:r>
        <w:rPr>
          <w:rFonts w:cstheme="minorHAnsi"/>
        </w:rPr>
        <w:t>A) Heat maps describing the cumulative infected vulnerable fraction (I</w:t>
      </w:r>
      <w:r w:rsidRPr="00410726">
        <w:rPr>
          <w:vertAlign w:val="subscript"/>
        </w:rPr>
        <w:t>v</w:t>
      </w:r>
      <w:r>
        <w:rPr>
          <w:rFonts w:cstheme="minorHAnsi"/>
        </w:rPr>
        <w:t>) one year after the start of lockdown for different combinations of β</w:t>
      </w:r>
      <w:r w:rsidRPr="00410726">
        <w:rPr>
          <w:vertAlign w:val="subscript"/>
        </w:rPr>
        <w:t>3</w:t>
      </w:r>
      <w:r>
        <w:rPr>
          <w:rFonts w:cstheme="minorHAnsi"/>
        </w:rPr>
        <w:t xml:space="preserve"> and β</w:t>
      </w:r>
      <w:r w:rsidRPr="00410726">
        <w:rPr>
          <w:vertAlign w:val="subscript"/>
        </w:rPr>
        <w:t>4</w:t>
      </w:r>
      <w:r>
        <w:rPr>
          <w:rFonts w:cstheme="minorHAnsi"/>
        </w:rPr>
        <w:t xml:space="preserve"> for different values of β</w:t>
      </w:r>
      <w:r w:rsidRPr="00410726">
        <w:rPr>
          <w:vertAlign w:val="subscript"/>
        </w:rPr>
        <w:t>1</w:t>
      </w:r>
      <w:r>
        <w:rPr>
          <w:rFonts w:cstheme="minorHAnsi"/>
        </w:rPr>
        <w:t xml:space="preserve"> (rows) and β</w:t>
      </w:r>
      <w:r w:rsidRPr="00410726">
        <w:rPr>
          <w:vertAlign w:val="subscript"/>
        </w:rPr>
        <w:t>2</w:t>
      </w:r>
      <w:r>
        <w:rPr>
          <w:rFonts w:cstheme="minorHAnsi"/>
        </w:rPr>
        <w:t xml:space="preserve"> (columns).  </w:t>
      </w:r>
    </w:p>
    <w:p w14:paraId="220B6D0E" w14:textId="77777777" w:rsidR="00A67DD5" w:rsidRDefault="00A67DD5" w:rsidP="00A67DD5">
      <w:pPr>
        <w:jc w:val="both"/>
        <w:rPr>
          <w:rFonts w:cstheme="minorHAnsi"/>
        </w:rPr>
      </w:pPr>
      <w:r>
        <w:rPr>
          <w:rFonts w:cstheme="minorHAnsi"/>
        </w:rPr>
        <w:t>B) As A) but for whether the second peak of I</w:t>
      </w:r>
      <w:r w:rsidRPr="00696597">
        <w:rPr>
          <w:rFonts w:cstheme="minorHAnsi"/>
          <w:vertAlign w:val="subscript"/>
        </w:rPr>
        <w:t>v</w:t>
      </w:r>
      <w:r>
        <w:rPr>
          <w:rFonts w:cstheme="minorHAnsi"/>
        </w:rPr>
        <w:t xml:space="preserve"> is lower (green) or higher (red) than the first peak. </w:t>
      </w:r>
    </w:p>
    <w:p w14:paraId="2B6365B7" w14:textId="77777777" w:rsidR="00A67DD5" w:rsidRDefault="00A67DD5" w:rsidP="00A67DD5">
      <w:pPr>
        <w:jc w:val="both"/>
        <w:rPr>
          <w:rFonts w:cstheme="minorHAnsi"/>
        </w:rPr>
      </w:pPr>
      <w:r>
        <w:rPr>
          <w:rFonts w:cstheme="minorHAnsi"/>
        </w:rPr>
        <w:t>C) As (B) but all 2</w:t>
      </w:r>
      <w:r>
        <w:rPr>
          <w:rFonts w:cstheme="minorHAnsi"/>
          <w:vertAlign w:val="superscript"/>
        </w:rPr>
        <w:t>nd</w:t>
      </w:r>
      <w:r>
        <w:rPr>
          <w:rFonts w:cstheme="minorHAnsi"/>
        </w:rPr>
        <w:t xml:space="preserve"> peaks (I</w:t>
      </w:r>
      <w:r w:rsidRPr="00410726">
        <w:rPr>
          <w:vertAlign w:val="subscript"/>
        </w:rPr>
        <w:t>v</w:t>
      </w:r>
      <w:r>
        <w:rPr>
          <w:rFonts w:cstheme="minorHAnsi"/>
        </w:rPr>
        <w:t xml:space="preserve">, </w:t>
      </w:r>
      <w:proofErr w:type="spellStart"/>
      <w:r>
        <w:rPr>
          <w:rFonts w:cstheme="minorHAnsi"/>
        </w:rPr>
        <w:t>I</w:t>
      </w:r>
      <w:r w:rsidRPr="00410726">
        <w:rPr>
          <w:vertAlign w:val="subscript"/>
        </w:rPr>
        <w:t>h</w:t>
      </w:r>
      <w:proofErr w:type="spellEnd"/>
      <w:r>
        <w:rPr>
          <w:rFonts w:cstheme="minorHAnsi"/>
        </w:rPr>
        <w:t xml:space="preserve">, </w:t>
      </w:r>
      <w:proofErr w:type="spellStart"/>
      <w:r>
        <w:rPr>
          <w:rFonts w:cstheme="minorHAnsi"/>
        </w:rPr>
        <w:t>I</w:t>
      </w:r>
      <w:r w:rsidRPr="00410726">
        <w:rPr>
          <w:vertAlign w:val="subscript"/>
        </w:rPr>
        <w:t>r</w:t>
      </w:r>
      <w:proofErr w:type="spellEnd"/>
      <w:r>
        <w:rPr>
          <w:rFonts w:cstheme="minorHAnsi"/>
        </w:rPr>
        <w:t>) smaller than 1</w:t>
      </w:r>
      <w:r>
        <w:rPr>
          <w:rFonts w:cstheme="minorHAnsi"/>
          <w:vertAlign w:val="superscript"/>
        </w:rPr>
        <w:t>st</w:t>
      </w:r>
      <w:r>
        <w:rPr>
          <w:rFonts w:cstheme="minorHAnsi"/>
        </w:rPr>
        <w:t xml:space="preserve"> peaks (green). </w:t>
      </w:r>
    </w:p>
    <w:p w14:paraId="1F41D6BA" w14:textId="128F24F0" w:rsidR="0024098B" w:rsidRDefault="00A67DD5" w:rsidP="00410726">
      <w:pPr>
        <w:jc w:val="both"/>
        <w:rPr>
          <w:rFonts w:cstheme="minorHAnsi"/>
        </w:rPr>
      </w:pPr>
      <w:r>
        <w:rPr>
          <w:rFonts w:cstheme="minorHAnsi"/>
        </w:rPr>
        <w:t xml:space="preserve">D) As (B) but </w:t>
      </w:r>
      <w:proofErr w:type="spellStart"/>
      <w:r>
        <w:rPr>
          <w:rFonts w:cstheme="minorHAnsi"/>
        </w:rPr>
        <w:t>dI</w:t>
      </w:r>
      <w:r>
        <w:rPr>
          <w:rFonts w:cstheme="minorHAnsi"/>
        </w:rPr>
        <w:softHyphen/>
      </w:r>
      <w:proofErr w:type="spellEnd"/>
      <w:r>
        <w:rPr>
          <w:rFonts w:cstheme="minorHAnsi"/>
        </w:rPr>
        <w:t>/dt is negative or zero for at least 1 year after the start of lockdown for all I-compartments.</w:t>
      </w:r>
    </w:p>
    <w:p w14:paraId="1888BCB8" w14:textId="77777777" w:rsidR="0024098B" w:rsidRDefault="0024098B">
      <w:pPr>
        <w:rPr>
          <w:rFonts w:cstheme="minorHAnsi"/>
        </w:rPr>
      </w:pPr>
      <w:r>
        <w:rPr>
          <w:rFonts w:cstheme="minorHAnsi"/>
        </w:rPr>
        <w:br w:type="page"/>
      </w:r>
    </w:p>
    <w:p w14:paraId="6505638B" w14:textId="790E409D" w:rsidR="004A0620" w:rsidRPr="0024098B" w:rsidRDefault="00C35457" w:rsidP="0024098B">
      <w:pPr>
        <w:jc w:val="center"/>
        <w:rPr>
          <w:rFonts w:cstheme="minorHAnsi"/>
          <w:sz w:val="24"/>
          <w:szCs w:val="24"/>
          <w:u w:val="single"/>
        </w:rPr>
      </w:pPr>
      <w:r>
        <w:rPr>
          <w:rFonts w:cstheme="minorHAnsi"/>
          <w:sz w:val="24"/>
          <w:szCs w:val="24"/>
          <w:u w:val="single"/>
        </w:rPr>
        <w:lastRenderedPageBreak/>
        <w:t>T</w:t>
      </w:r>
      <w:r w:rsidR="0024098B" w:rsidRPr="0024098B">
        <w:rPr>
          <w:rFonts w:cstheme="minorHAnsi"/>
          <w:sz w:val="24"/>
          <w:szCs w:val="24"/>
          <w:u w:val="single"/>
        </w:rPr>
        <w:t>ables</w:t>
      </w:r>
    </w:p>
    <w:p w14:paraId="0A01A151" w14:textId="77777777" w:rsidR="0024098B" w:rsidRPr="009650BE" w:rsidRDefault="0024098B" w:rsidP="0024098B">
      <w:pPr>
        <w:rPr>
          <w:sz w:val="24"/>
          <w:szCs w:val="24"/>
        </w:rPr>
      </w:pPr>
      <w:r w:rsidRPr="009650BE">
        <w:rPr>
          <w:sz w:val="24"/>
          <w:szCs w:val="24"/>
        </w:rPr>
        <w:t xml:space="preserve">Table 1. Comparison of </w:t>
      </w:r>
      <w:r>
        <w:rPr>
          <w:sz w:val="24"/>
          <w:szCs w:val="24"/>
        </w:rPr>
        <w:t>the estimated distribution of</w:t>
      </w:r>
      <w:r w:rsidRPr="009650BE">
        <w:rPr>
          <w:sz w:val="24"/>
          <w:szCs w:val="24"/>
        </w:rPr>
        <w:t xml:space="preserve"> COVID-19 burden for the 60-20-20 and the 90-5-5 scenarios</w:t>
      </w:r>
    </w:p>
    <w:tbl>
      <w:tblPr>
        <w:tblStyle w:val="TableGrid"/>
        <w:tblW w:w="0" w:type="auto"/>
        <w:tblLook w:val="04A0" w:firstRow="1" w:lastRow="0" w:firstColumn="1" w:lastColumn="0" w:noHBand="0" w:noVBand="1"/>
      </w:tblPr>
      <w:tblGrid>
        <w:gridCol w:w="1451"/>
        <w:gridCol w:w="1350"/>
        <w:gridCol w:w="1609"/>
        <w:gridCol w:w="1490"/>
        <w:gridCol w:w="1382"/>
        <w:gridCol w:w="1734"/>
      </w:tblGrid>
      <w:tr w:rsidR="0024098B" w:rsidRPr="009650BE" w14:paraId="23E67C1F" w14:textId="77777777" w:rsidTr="00F61F2C">
        <w:tc>
          <w:tcPr>
            <w:tcW w:w="1528" w:type="dxa"/>
          </w:tcPr>
          <w:p w14:paraId="7B9655B2" w14:textId="77777777" w:rsidR="0024098B" w:rsidRPr="009650BE" w:rsidRDefault="0024098B" w:rsidP="00F61F2C">
            <w:pPr>
              <w:rPr>
                <w:sz w:val="24"/>
                <w:szCs w:val="24"/>
              </w:rPr>
            </w:pPr>
          </w:p>
        </w:tc>
        <w:tc>
          <w:tcPr>
            <w:tcW w:w="1359" w:type="dxa"/>
          </w:tcPr>
          <w:p w14:paraId="5162937C" w14:textId="77777777" w:rsidR="0024098B" w:rsidRPr="009650BE" w:rsidRDefault="0024098B" w:rsidP="00F61F2C">
            <w:pPr>
              <w:rPr>
                <w:sz w:val="24"/>
                <w:szCs w:val="24"/>
              </w:rPr>
            </w:pPr>
            <w:r w:rsidRPr="009650BE">
              <w:rPr>
                <w:sz w:val="24"/>
                <w:szCs w:val="24"/>
              </w:rPr>
              <w:t>Sub</w:t>
            </w:r>
            <w:r>
              <w:rPr>
                <w:sz w:val="24"/>
                <w:szCs w:val="24"/>
              </w:rPr>
              <w:t>-</w:t>
            </w:r>
            <w:r w:rsidRPr="009650BE">
              <w:rPr>
                <w:sz w:val="24"/>
                <w:szCs w:val="24"/>
              </w:rPr>
              <w:t>population</w:t>
            </w:r>
          </w:p>
        </w:tc>
        <w:tc>
          <w:tcPr>
            <w:tcW w:w="1650" w:type="dxa"/>
          </w:tcPr>
          <w:p w14:paraId="4DC0E5C5" w14:textId="77777777" w:rsidR="0024098B" w:rsidRPr="009650BE" w:rsidRDefault="0024098B" w:rsidP="00F61F2C">
            <w:pPr>
              <w:rPr>
                <w:sz w:val="24"/>
                <w:szCs w:val="24"/>
              </w:rPr>
            </w:pPr>
            <w:r w:rsidRPr="009650BE">
              <w:rPr>
                <w:sz w:val="24"/>
                <w:szCs w:val="24"/>
              </w:rPr>
              <w:t>Proportion of population</w:t>
            </w:r>
          </w:p>
        </w:tc>
        <w:tc>
          <w:tcPr>
            <w:tcW w:w="1552" w:type="dxa"/>
          </w:tcPr>
          <w:p w14:paraId="7C3B9BB7" w14:textId="77777777" w:rsidR="0024098B" w:rsidRPr="009650BE" w:rsidRDefault="0024098B" w:rsidP="00F61F2C">
            <w:pPr>
              <w:rPr>
                <w:sz w:val="24"/>
                <w:szCs w:val="24"/>
              </w:rPr>
            </w:pPr>
            <w:r w:rsidRPr="009650BE">
              <w:rPr>
                <w:sz w:val="24"/>
                <w:szCs w:val="24"/>
              </w:rPr>
              <w:t>Relative risk of severe disease</w:t>
            </w:r>
          </w:p>
        </w:tc>
        <w:tc>
          <w:tcPr>
            <w:tcW w:w="1390" w:type="dxa"/>
          </w:tcPr>
          <w:p w14:paraId="15D1C3EE" w14:textId="77777777" w:rsidR="0024098B" w:rsidRPr="009650BE" w:rsidRDefault="0024098B" w:rsidP="00F61F2C">
            <w:pPr>
              <w:rPr>
                <w:sz w:val="24"/>
                <w:szCs w:val="24"/>
              </w:rPr>
            </w:pPr>
            <w:proofErr w:type="gramStart"/>
            <w:r w:rsidRPr="009650BE">
              <w:rPr>
                <w:sz w:val="24"/>
                <w:szCs w:val="24"/>
              </w:rPr>
              <w:t>Cumulative  incidence</w:t>
            </w:r>
            <w:proofErr w:type="gramEnd"/>
            <w:r w:rsidRPr="009650BE">
              <w:rPr>
                <w:sz w:val="24"/>
                <w:szCs w:val="24"/>
              </w:rPr>
              <w:t xml:space="preserve">* </w:t>
            </w:r>
          </w:p>
        </w:tc>
        <w:tc>
          <w:tcPr>
            <w:tcW w:w="1763" w:type="dxa"/>
          </w:tcPr>
          <w:p w14:paraId="2B562C19" w14:textId="77777777" w:rsidR="0024098B" w:rsidRPr="009650BE" w:rsidRDefault="0024098B" w:rsidP="00F61F2C">
            <w:pPr>
              <w:rPr>
                <w:sz w:val="24"/>
                <w:szCs w:val="24"/>
              </w:rPr>
            </w:pPr>
            <w:commentRangeStart w:id="43"/>
            <w:r w:rsidRPr="009650BE">
              <w:rPr>
                <w:sz w:val="24"/>
                <w:szCs w:val="24"/>
              </w:rPr>
              <w:t xml:space="preserve">Proportion of </w:t>
            </w:r>
            <w:r>
              <w:rPr>
                <w:sz w:val="24"/>
                <w:szCs w:val="24"/>
              </w:rPr>
              <w:t xml:space="preserve">severe disease </w:t>
            </w:r>
            <w:r w:rsidRPr="009650BE">
              <w:rPr>
                <w:sz w:val="24"/>
                <w:szCs w:val="24"/>
              </w:rPr>
              <w:t>burden*</w:t>
            </w:r>
            <w:commentRangeEnd w:id="43"/>
            <w:r>
              <w:rPr>
                <w:rStyle w:val="CommentReference"/>
              </w:rPr>
              <w:commentReference w:id="43"/>
            </w:r>
          </w:p>
        </w:tc>
      </w:tr>
      <w:tr w:rsidR="0024098B" w:rsidRPr="009650BE" w14:paraId="69AA2D81" w14:textId="77777777" w:rsidTr="00F61F2C">
        <w:tc>
          <w:tcPr>
            <w:tcW w:w="1528" w:type="dxa"/>
            <w:vMerge w:val="restart"/>
          </w:tcPr>
          <w:p w14:paraId="5C347E36" w14:textId="77777777" w:rsidR="0024098B" w:rsidRPr="009650BE" w:rsidRDefault="0024098B" w:rsidP="00F61F2C">
            <w:pPr>
              <w:rPr>
                <w:sz w:val="24"/>
                <w:szCs w:val="24"/>
              </w:rPr>
            </w:pPr>
            <w:r w:rsidRPr="009650BE">
              <w:rPr>
                <w:sz w:val="24"/>
                <w:szCs w:val="24"/>
              </w:rPr>
              <w:t>20-20</w:t>
            </w:r>
            <w:r>
              <w:rPr>
                <w:sz w:val="24"/>
                <w:szCs w:val="24"/>
              </w:rPr>
              <w:t>-60</w:t>
            </w:r>
          </w:p>
          <w:p w14:paraId="64DACC5C" w14:textId="77777777" w:rsidR="0024098B" w:rsidRPr="009650BE" w:rsidRDefault="0024098B" w:rsidP="00F61F2C">
            <w:pPr>
              <w:rPr>
                <w:sz w:val="24"/>
                <w:szCs w:val="24"/>
              </w:rPr>
            </w:pPr>
            <w:r w:rsidRPr="009650BE">
              <w:rPr>
                <w:sz w:val="24"/>
                <w:szCs w:val="24"/>
              </w:rPr>
              <w:t>model</w:t>
            </w:r>
          </w:p>
        </w:tc>
        <w:tc>
          <w:tcPr>
            <w:tcW w:w="1359" w:type="dxa"/>
          </w:tcPr>
          <w:p w14:paraId="38DED118" w14:textId="77777777" w:rsidR="0024098B" w:rsidRPr="009650BE" w:rsidRDefault="0024098B" w:rsidP="00F61F2C">
            <w:pPr>
              <w:rPr>
                <w:sz w:val="24"/>
                <w:szCs w:val="24"/>
              </w:rPr>
            </w:pPr>
            <w:r w:rsidRPr="009650BE">
              <w:rPr>
                <w:sz w:val="24"/>
                <w:szCs w:val="24"/>
              </w:rPr>
              <w:t>v</w:t>
            </w:r>
          </w:p>
        </w:tc>
        <w:tc>
          <w:tcPr>
            <w:tcW w:w="1650" w:type="dxa"/>
          </w:tcPr>
          <w:p w14:paraId="5708603B" w14:textId="77777777" w:rsidR="0024098B" w:rsidRPr="009650BE" w:rsidRDefault="0024098B" w:rsidP="00F61F2C">
            <w:pPr>
              <w:rPr>
                <w:sz w:val="24"/>
                <w:szCs w:val="24"/>
              </w:rPr>
            </w:pPr>
            <w:r w:rsidRPr="009650BE">
              <w:rPr>
                <w:sz w:val="24"/>
                <w:szCs w:val="24"/>
              </w:rPr>
              <w:t>0.20</w:t>
            </w:r>
          </w:p>
        </w:tc>
        <w:tc>
          <w:tcPr>
            <w:tcW w:w="1552" w:type="dxa"/>
          </w:tcPr>
          <w:p w14:paraId="7760A174" w14:textId="77777777" w:rsidR="0024098B" w:rsidRPr="009650BE" w:rsidRDefault="0024098B" w:rsidP="00F61F2C">
            <w:pPr>
              <w:rPr>
                <w:sz w:val="24"/>
                <w:szCs w:val="24"/>
              </w:rPr>
            </w:pPr>
            <w:r w:rsidRPr="009650BE">
              <w:rPr>
                <w:sz w:val="24"/>
                <w:szCs w:val="24"/>
              </w:rPr>
              <w:t>16</w:t>
            </w:r>
          </w:p>
        </w:tc>
        <w:tc>
          <w:tcPr>
            <w:tcW w:w="1390" w:type="dxa"/>
          </w:tcPr>
          <w:p w14:paraId="511EE02B" w14:textId="77777777" w:rsidR="0024098B" w:rsidRPr="009650BE" w:rsidRDefault="0024098B" w:rsidP="00F61F2C">
            <w:pPr>
              <w:rPr>
                <w:sz w:val="24"/>
                <w:szCs w:val="24"/>
              </w:rPr>
            </w:pPr>
            <w:r w:rsidRPr="009650BE">
              <w:rPr>
                <w:sz w:val="24"/>
                <w:szCs w:val="24"/>
              </w:rPr>
              <w:t>0.316</w:t>
            </w:r>
          </w:p>
        </w:tc>
        <w:tc>
          <w:tcPr>
            <w:tcW w:w="1763" w:type="dxa"/>
          </w:tcPr>
          <w:p w14:paraId="288AA35F" w14:textId="24FBA64F" w:rsidR="0024098B" w:rsidRPr="009650BE" w:rsidRDefault="0024098B" w:rsidP="00F61F2C">
            <w:pPr>
              <w:rPr>
                <w:sz w:val="24"/>
                <w:szCs w:val="24"/>
              </w:rPr>
            </w:pPr>
            <w:r>
              <w:rPr>
                <w:sz w:val="24"/>
                <w:szCs w:val="24"/>
              </w:rPr>
              <w:t>0.63</w:t>
            </w:r>
          </w:p>
        </w:tc>
      </w:tr>
      <w:tr w:rsidR="0024098B" w:rsidRPr="009650BE" w14:paraId="7E53F1B6" w14:textId="77777777" w:rsidTr="00F61F2C">
        <w:tc>
          <w:tcPr>
            <w:tcW w:w="1528" w:type="dxa"/>
            <w:vMerge/>
          </w:tcPr>
          <w:p w14:paraId="40A09E55" w14:textId="77777777" w:rsidR="0024098B" w:rsidRPr="009650BE" w:rsidRDefault="0024098B" w:rsidP="00F61F2C">
            <w:pPr>
              <w:rPr>
                <w:sz w:val="24"/>
                <w:szCs w:val="24"/>
              </w:rPr>
            </w:pPr>
          </w:p>
        </w:tc>
        <w:tc>
          <w:tcPr>
            <w:tcW w:w="1359" w:type="dxa"/>
          </w:tcPr>
          <w:p w14:paraId="6CE6EF01" w14:textId="34E2434A" w:rsidR="0024098B" w:rsidRPr="009650BE" w:rsidRDefault="0024098B" w:rsidP="00F61F2C">
            <w:pPr>
              <w:rPr>
                <w:sz w:val="24"/>
                <w:szCs w:val="24"/>
              </w:rPr>
            </w:pPr>
            <w:r w:rsidRPr="009650BE">
              <w:rPr>
                <w:sz w:val="24"/>
                <w:szCs w:val="24"/>
              </w:rPr>
              <w:t xml:space="preserve">s + </w:t>
            </w:r>
            <w:r w:rsidR="003E2C6D">
              <w:rPr>
                <w:sz w:val="24"/>
                <w:szCs w:val="24"/>
              </w:rPr>
              <w:t>g</w:t>
            </w:r>
          </w:p>
        </w:tc>
        <w:tc>
          <w:tcPr>
            <w:tcW w:w="1650" w:type="dxa"/>
          </w:tcPr>
          <w:p w14:paraId="726BE82E" w14:textId="77777777" w:rsidR="0024098B" w:rsidRPr="009650BE" w:rsidRDefault="0024098B" w:rsidP="00F61F2C">
            <w:pPr>
              <w:rPr>
                <w:sz w:val="24"/>
                <w:szCs w:val="24"/>
              </w:rPr>
            </w:pPr>
            <w:r w:rsidRPr="009650BE">
              <w:rPr>
                <w:sz w:val="24"/>
                <w:szCs w:val="24"/>
              </w:rPr>
              <w:t>0.80</w:t>
            </w:r>
          </w:p>
        </w:tc>
        <w:tc>
          <w:tcPr>
            <w:tcW w:w="1552" w:type="dxa"/>
          </w:tcPr>
          <w:p w14:paraId="30B71F6D" w14:textId="77777777" w:rsidR="0024098B" w:rsidRPr="009650BE" w:rsidRDefault="0024098B" w:rsidP="00F61F2C">
            <w:pPr>
              <w:rPr>
                <w:sz w:val="24"/>
                <w:szCs w:val="24"/>
              </w:rPr>
            </w:pPr>
            <w:r w:rsidRPr="009650BE">
              <w:rPr>
                <w:sz w:val="24"/>
                <w:szCs w:val="24"/>
              </w:rPr>
              <w:t xml:space="preserve">  1</w:t>
            </w:r>
          </w:p>
        </w:tc>
        <w:tc>
          <w:tcPr>
            <w:tcW w:w="1390" w:type="dxa"/>
          </w:tcPr>
          <w:p w14:paraId="7C3D7608" w14:textId="77777777" w:rsidR="0024098B" w:rsidRPr="009650BE" w:rsidRDefault="0024098B" w:rsidP="00F61F2C">
            <w:pPr>
              <w:rPr>
                <w:sz w:val="24"/>
                <w:szCs w:val="24"/>
              </w:rPr>
            </w:pPr>
            <w:r w:rsidRPr="009650BE">
              <w:rPr>
                <w:sz w:val="24"/>
                <w:szCs w:val="24"/>
              </w:rPr>
              <w:t>0.730</w:t>
            </w:r>
          </w:p>
        </w:tc>
        <w:tc>
          <w:tcPr>
            <w:tcW w:w="1763" w:type="dxa"/>
          </w:tcPr>
          <w:p w14:paraId="5CE5FE26" w14:textId="4E5862C1" w:rsidR="0024098B" w:rsidRPr="009650BE" w:rsidRDefault="0024098B" w:rsidP="00F61F2C">
            <w:pPr>
              <w:rPr>
                <w:sz w:val="24"/>
                <w:szCs w:val="24"/>
              </w:rPr>
            </w:pPr>
            <w:r>
              <w:rPr>
                <w:sz w:val="24"/>
                <w:szCs w:val="24"/>
              </w:rPr>
              <w:t>0.37</w:t>
            </w:r>
          </w:p>
        </w:tc>
      </w:tr>
      <w:tr w:rsidR="0024098B" w:rsidRPr="009650BE" w14:paraId="5F2833C5" w14:textId="77777777" w:rsidTr="00F61F2C">
        <w:tc>
          <w:tcPr>
            <w:tcW w:w="1528" w:type="dxa"/>
            <w:vMerge w:val="restart"/>
          </w:tcPr>
          <w:p w14:paraId="756CC142" w14:textId="77777777" w:rsidR="0024098B" w:rsidRPr="009650BE" w:rsidRDefault="0024098B" w:rsidP="00F61F2C">
            <w:pPr>
              <w:rPr>
                <w:sz w:val="24"/>
                <w:szCs w:val="24"/>
              </w:rPr>
            </w:pPr>
            <w:r>
              <w:rPr>
                <w:sz w:val="24"/>
                <w:szCs w:val="24"/>
              </w:rPr>
              <w:t>2-2-96</w:t>
            </w:r>
          </w:p>
          <w:p w14:paraId="683F01C7" w14:textId="77777777" w:rsidR="0024098B" w:rsidRPr="009650BE" w:rsidRDefault="0024098B" w:rsidP="00F61F2C">
            <w:pPr>
              <w:rPr>
                <w:sz w:val="24"/>
                <w:szCs w:val="24"/>
              </w:rPr>
            </w:pPr>
            <w:r w:rsidRPr="009650BE">
              <w:rPr>
                <w:sz w:val="24"/>
                <w:szCs w:val="24"/>
              </w:rPr>
              <w:t xml:space="preserve">model </w:t>
            </w:r>
          </w:p>
        </w:tc>
        <w:tc>
          <w:tcPr>
            <w:tcW w:w="1359" w:type="dxa"/>
          </w:tcPr>
          <w:p w14:paraId="5434126C" w14:textId="77777777" w:rsidR="0024098B" w:rsidRPr="009650BE" w:rsidRDefault="0024098B" w:rsidP="00F61F2C">
            <w:pPr>
              <w:rPr>
                <w:sz w:val="24"/>
                <w:szCs w:val="24"/>
              </w:rPr>
            </w:pPr>
            <w:r w:rsidRPr="009650BE">
              <w:rPr>
                <w:sz w:val="24"/>
                <w:szCs w:val="24"/>
              </w:rPr>
              <w:t>v</w:t>
            </w:r>
          </w:p>
        </w:tc>
        <w:tc>
          <w:tcPr>
            <w:tcW w:w="1650" w:type="dxa"/>
          </w:tcPr>
          <w:p w14:paraId="6CB39EFC" w14:textId="77777777" w:rsidR="0024098B" w:rsidRPr="009650BE" w:rsidRDefault="0024098B" w:rsidP="00F61F2C">
            <w:pPr>
              <w:rPr>
                <w:sz w:val="24"/>
                <w:szCs w:val="24"/>
              </w:rPr>
            </w:pPr>
            <w:r w:rsidRPr="009650BE">
              <w:rPr>
                <w:sz w:val="24"/>
                <w:szCs w:val="24"/>
              </w:rPr>
              <w:t>0.0</w:t>
            </w:r>
            <w:r>
              <w:rPr>
                <w:sz w:val="24"/>
                <w:szCs w:val="24"/>
              </w:rPr>
              <w:t>2</w:t>
            </w:r>
          </w:p>
        </w:tc>
        <w:tc>
          <w:tcPr>
            <w:tcW w:w="1552" w:type="dxa"/>
          </w:tcPr>
          <w:p w14:paraId="41E71D03" w14:textId="77777777" w:rsidR="0024098B" w:rsidRPr="009650BE" w:rsidRDefault="0024098B" w:rsidP="00F61F2C">
            <w:pPr>
              <w:rPr>
                <w:sz w:val="24"/>
                <w:szCs w:val="24"/>
              </w:rPr>
            </w:pPr>
            <w:r w:rsidRPr="009650BE">
              <w:rPr>
                <w:sz w:val="24"/>
                <w:szCs w:val="24"/>
              </w:rPr>
              <w:t>64</w:t>
            </w:r>
          </w:p>
        </w:tc>
        <w:tc>
          <w:tcPr>
            <w:tcW w:w="1390" w:type="dxa"/>
            <w:shd w:val="clear" w:color="auto" w:fill="auto"/>
          </w:tcPr>
          <w:p w14:paraId="5A50D27B" w14:textId="77777777" w:rsidR="0024098B" w:rsidRPr="009650BE" w:rsidRDefault="0024098B" w:rsidP="00F61F2C">
            <w:pPr>
              <w:rPr>
                <w:sz w:val="24"/>
                <w:szCs w:val="24"/>
              </w:rPr>
            </w:pPr>
            <w:r w:rsidRPr="009650BE">
              <w:rPr>
                <w:sz w:val="24"/>
                <w:szCs w:val="24"/>
              </w:rPr>
              <w:t>0.163</w:t>
            </w:r>
          </w:p>
        </w:tc>
        <w:tc>
          <w:tcPr>
            <w:tcW w:w="1763" w:type="dxa"/>
          </w:tcPr>
          <w:p w14:paraId="69A7A314" w14:textId="150AAD37" w:rsidR="0024098B" w:rsidRPr="009650BE" w:rsidRDefault="0024098B" w:rsidP="00F61F2C">
            <w:pPr>
              <w:rPr>
                <w:sz w:val="24"/>
                <w:szCs w:val="24"/>
              </w:rPr>
            </w:pPr>
            <w:r>
              <w:rPr>
                <w:sz w:val="24"/>
                <w:szCs w:val="24"/>
              </w:rPr>
              <w:t>0.37</w:t>
            </w:r>
          </w:p>
        </w:tc>
      </w:tr>
      <w:tr w:rsidR="0024098B" w:rsidRPr="009650BE" w14:paraId="76D75C04" w14:textId="77777777" w:rsidTr="00F61F2C">
        <w:tc>
          <w:tcPr>
            <w:tcW w:w="1528" w:type="dxa"/>
            <w:vMerge/>
          </w:tcPr>
          <w:p w14:paraId="2456EFEC" w14:textId="77777777" w:rsidR="0024098B" w:rsidRPr="009650BE" w:rsidRDefault="0024098B" w:rsidP="00F61F2C">
            <w:pPr>
              <w:rPr>
                <w:sz w:val="24"/>
                <w:szCs w:val="24"/>
              </w:rPr>
            </w:pPr>
          </w:p>
        </w:tc>
        <w:tc>
          <w:tcPr>
            <w:tcW w:w="1359" w:type="dxa"/>
          </w:tcPr>
          <w:p w14:paraId="363F0508" w14:textId="0AFABF86" w:rsidR="0024098B" w:rsidRPr="009650BE" w:rsidRDefault="0024098B" w:rsidP="00F61F2C">
            <w:pPr>
              <w:rPr>
                <w:sz w:val="24"/>
                <w:szCs w:val="24"/>
              </w:rPr>
            </w:pPr>
            <w:r w:rsidRPr="009650BE">
              <w:rPr>
                <w:sz w:val="24"/>
                <w:szCs w:val="24"/>
              </w:rPr>
              <w:t xml:space="preserve">s + </w:t>
            </w:r>
            <w:r w:rsidR="003E2C6D">
              <w:rPr>
                <w:sz w:val="24"/>
                <w:szCs w:val="24"/>
              </w:rPr>
              <w:t>g</w:t>
            </w:r>
          </w:p>
        </w:tc>
        <w:tc>
          <w:tcPr>
            <w:tcW w:w="1650" w:type="dxa"/>
          </w:tcPr>
          <w:p w14:paraId="2AB0C4A5" w14:textId="77777777" w:rsidR="0024098B" w:rsidRPr="009650BE" w:rsidRDefault="0024098B" w:rsidP="00F61F2C">
            <w:pPr>
              <w:rPr>
                <w:sz w:val="24"/>
                <w:szCs w:val="24"/>
              </w:rPr>
            </w:pPr>
            <w:r w:rsidRPr="009650BE">
              <w:rPr>
                <w:sz w:val="24"/>
                <w:szCs w:val="24"/>
              </w:rPr>
              <w:t>0.9</w:t>
            </w:r>
            <w:r>
              <w:rPr>
                <w:sz w:val="24"/>
                <w:szCs w:val="24"/>
              </w:rPr>
              <w:t>8</w:t>
            </w:r>
          </w:p>
        </w:tc>
        <w:tc>
          <w:tcPr>
            <w:tcW w:w="1552" w:type="dxa"/>
          </w:tcPr>
          <w:p w14:paraId="5A74C562" w14:textId="77777777" w:rsidR="0024098B" w:rsidRPr="009650BE" w:rsidRDefault="0024098B" w:rsidP="00F61F2C">
            <w:pPr>
              <w:rPr>
                <w:sz w:val="24"/>
                <w:szCs w:val="24"/>
              </w:rPr>
            </w:pPr>
            <w:r w:rsidRPr="009650BE">
              <w:rPr>
                <w:sz w:val="24"/>
                <w:szCs w:val="24"/>
              </w:rPr>
              <w:t xml:space="preserve">  1</w:t>
            </w:r>
          </w:p>
        </w:tc>
        <w:tc>
          <w:tcPr>
            <w:tcW w:w="1390" w:type="dxa"/>
            <w:shd w:val="clear" w:color="auto" w:fill="auto"/>
          </w:tcPr>
          <w:p w14:paraId="4CC51977" w14:textId="77777777" w:rsidR="0024098B" w:rsidRPr="009650BE" w:rsidRDefault="0024098B" w:rsidP="00F61F2C">
            <w:pPr>
              <w:rPr>
                <w:sz w:val="24"/>
                <w:szCs w:val="24"/>
              </w:rPr>
            </w:pPr>
            <w:r w:rsidRPr="009650BE">
              <w:rPr>
                <w:sz w:val="24"/>
                <w:szCs w:val="24"/>
              </w:rPr>
              <w:t>0.944</w:t>
            </w:r>
          </w:p>
        </w:tc>
        <w:tc>
          <w:tcPr>
            <w:tcW w:w="1763" w:type="dxa"/>
          </w:tcPr>
          <w:p w14:paraId="406ED467" w14:textId="45ED80E6" w:rsidR="0024098B" w:rsidRPr="009650BE" w:rsidRDefault="0024098B" w:rsidP="00F61F2C">
            <w:pPr>
              <w:rPr>
                <w:sz w:val="24"/>
                <w:szCs w:val="24"/>
              </w:rPr>
            </w:pPr>
            <w:r>
              <w:rPr>
                <w:sz w:val="24"/>
                <w:szCs w:val="24"/>
              </w:rPr>
              <w:t>0.63</w:t>
            </w:r>
          </w:p>
        </w:tc>
      </w:tr>
    </w:tbl>
    <w:p w14:paraId="3EF1F52C" w14:textId="48A0014A" w:rsidR="0024098B" w:rsidRPr="009650BE" w:rsidRDefault="0024098B" w:rsidP="0024098B">
      <w:pPr>
        <w:rPr>
          <w:sz w:val="24"/>
          <w:szCs w:val="24"/>
        </w:rPr>
      </w:pPr>
      <w:r w:rsidRPr="009650BE">
        <w:rPr>
          <w:sz w:val="24"/>
          <w:szCs w:val="24"/>
        </w:rPr>
        <w:t xml:space="preserve">*Over one year from </w:t>
      </w:r>
      <w:ins w:id="44" w:author="VAN BUNNIK Bram" w:date="2020-04-29T11:07:00Z">
        <w:r w:rsidR="00ED5E81">
          <w:rPr>
            <w:sz w:val="24"/>
            <w:szCs w:val="24"/>
          </w:rPr>
          <w:t>start of lockdown (day 71)</w:t>
        </w:r>
      </w:ins>
      <w:del w:id="45" w:author="VAN BUNNIK Bram" w:date="2020-04-29T11:07:00Z">
        <w:r w:rsidRPr="009650BE" w:rsidDel="00ED5E81">
          <w:rPr>
            <w:sz w:val="24"/>
            <w:szCs w:val="24"/>
          </w:rPr>
          <w:delText>day 71</w:delText>
        </w:r>
      </w:del>
    </w:p>
    <w:p w14:paraId="63576C3A" w14:textId="77777777" w:rsidR="0024098B" w:rsidRDefault="0024098B" w:rsidP="0024098B">
      <w:pPr>
        <w:rPr>
          <w:rFonts w:cstheme="minorHAnsi"/>
        </w:rPr>
      </w:pPr>
    </w:p>
    <w:p w14:paraId="008DDB51" w14:textId="33377882" w:rsidR="0024098B" w:rsidRDefault="0024098B">
      <w:pPr>
        <w:rPr>
          <w:b/>
          <w:bCs/>
          <w:sz w:val="24"/>
          <w:szCs w:val="24"/>
          <w:u w:val="single"/>
        </w:rPr>
      </w:pPr>
      <w:r>
        <w:rPr>
          <w:b/>
          <w:bCs/>
          <w:sz w:val="24"/>
          <w:szCs w:val="24"/>
          <w:u w:val="single"/>
        </w:rPr>
        <w:br w:type="page"/>
      </w:r>
    </w:p>
    <w:p w14:paraId="7666E68A" w14:textId="6193DCE3" w:rsidR="004A0620" w:rsidRPr="00696597" w:rsidRDefault="004A0620" w:rsidP="004A0620">
      <w:pPr>
        <w:jc w:val="center"/>
        <w:rPr>
          <w:b/>
          <w:bCs/>
          <w:sz w:val="24"/>
          <w:szCs w:val="24"/>
          <w:u w:val="single"/>
        </w:rPr>
      </w:pPr>
      <w:r w:rsidRPr="00696597">
        <w:rPr>
          <w:b/>
          <w:bCs/>
          <w:sz w:val="24"/>
          <w:szCs w:val="24"/>
          <w:u w:val="single"/>
        </w:rPr>
        <w:lastRenderedPageBreak/>
        <w:t>SUPPLEMENTARY INFORMATION</w:t>
      </w:r>
    </w:p>
    <w:p w14:paraId="64A74639" w14:textId="77777777" w:rsidR="004A0620" w:rsidRPr="00696597" w:rsidRDefault="004A0620" w:rsidP="004A0620">
      <w:pPr>
        <w:pStyle w:val="NoSpacing"/>
        <w:rPr>
          <w:rFonts w:eastAsiaTheme="minorEastAsia"/>
          <w:b/>
          <w:sz w:val="24"/>
          <w:szCs w:val="24"/>
          <w:u w:val="single"/>
        </w:rPr>
      </w:pPr>
      <w:r w:rsidRPr="00696597">
        <w:rPr>
          <w:rFonts w:eastAsiaTheme="minorEastAsia"/>
          <w:b/>
          <w:sz w:val="24"/>
          <w:szCs w:val="24"/>
          <w:u w:val="single"/>
        </w:rPr>
        <w:t>METHODS SUPPLEMENT</w:t>
      </w:r>
    </w:p>
    <w:p w14:paraId="003DEFEC" w14:textId="77777777" w:rsidR="004A0620" w:rsidRDefault="004A0620" w:rsidP="004A0620">
      <w:pPr>
        <w:pStyle w:val="NoSpacing"/>
        <w:rPr>
          <w:rFonts w:eastAsiaTheme="minorEastAsia"/>
          <w:b/>
          <w:bCs/>
          <w:u w:val="single"/>
        </w:rPr>
      </w:pPr>
    </w:p>
    <w:p w14:paraId="6329E3D5" w14:textId="77777777" w:rsidR="004A0620" w:rsidRDefault="004A0620" w:rsidP="004A0620">
      <w:pPr>
        <w:pStyle w:val="NoSpacing"/>
        <w:rPr>
          <w:rFonts w:eastAsiaTheme="minorEastAsia"/>
          <w:b/>
          <w:bCs/>
          <w:u w:val="single"/>
        </w:rPr>
      </w:pPr>
      <w:r>
        <w:rPr>
          <w:rFonts w:eastAsiaTheme="minorEastAsia"/>
          <w:b/>
          <w:bCs/>
          <w:u w:val="single"/>
        </w:rPr>
        <w:t>Description of Model Structure</w:t>
      </w:r>
    </w:p>
    <w:p w14:paraId="59165DF0" w14:textId="77777777" w:rsidR="004A0620" w:rsidRPr="005C7032" w:rsidRDefault="004A0620" w:rsidP="004A0620">
      <w:pPr>
        <w:pStyle w:val="NoSpacing"/>
        <w:rPr>
          <w:rFonts w:eastAsiaTheme="minorEastAsia"/>
          <w:b/>
          <w:bCs/>
          <w:u w:val="single"/>
        </w:rPr>
      </w:pPr>
    </w:p>
    <w:p w14:paraId="4A1E9634" w14:textId="77777777" w:rsidR="004A0620" w:rsidRDefault="004A0620" w:rsidP="004A0620">
      <w:pPr>
        <w:pStyle w:val="NoSpacing"/>
        <w:jc w:val="both"/>
      </w:pPr>
      <w:r>
        <w:t>A frequency-dependent SIRS-type model was used to explore the effect of enhanced shielding with three sub-populations being modelled:</w:t>
      </w:r>
    </w:p>
    <w:p w14:paraId="127536D0" w14:textId="77777777" w:rsidR="004A0620" w:rsidRDefault="004A0620" w:rsidP="004A0620">
      <w:pPr>
        <w:pStyle w:val="NoSpacing"/>
        <w:jc w:val="both"/>
      </w:pPr>
    </w:p>
    <w:p w14:paraId="35C48EF2" w14:textId="77777777" w:rsidR="004A0620" w:rsidRDefault="004A0620" w:rsidP="004A0620">
      <w:pPr>
        <w:pStyle w:val="NoSpacing"/>
        <w:numPr>
          <w:ilvl w:val="0"/>
          <w:numId w:val="7"/>
        </w:numPr>
        <w:jc w:val="both"/>
      </w:pPr>
      <w:r>
        <w:t>Vulnerable Population (N</w:t>
      </w:r>
      <w:r w:rsidRPr="003050D8">
        <w:rPr>
          <w:vertAlign w:val="subscript"/>
        </w:rPr>
        <w:t>V</w:t>
      </w:r>
      <w:r>
        <w:t>) - Those who have risk factors that place them at elevated risk of developing severe disease if infected with COVID-19 and so would remain shielded whilst the rest of the population is gradually released from lockdown.</w:t>
      </w:r>
    </w:p>
    <w:p w14:paraId="50ACBB65" w14:textId="77777777" w:rsidR="004A0620" w:rsidRDefault="004A0620" w:rsidP="004A0620">
      <w:pPr>
        <w:pStyle w:val="NoSpacing"/>
        <w:numPr>
          <w:ilvl w:val="0"/>
          <w:numId w:val="7"/>
        </w:numPr>
        <w:jc w:val="both"/>
      </w:pPr>
      <w:r>
        <w:t>Shielders Population (N</w:t>
      </w:r>
      <w:r>
        <w:rPr>
          <w:vertAlign w:val="subscript"/>
        </w:rPr>
        <w:t>S</w:t>
      </w:r>
      <w:r>
        <w:t>) - Those who have contact with the vulnerable population and include carers, certain care workers and healthcare workers. It is expected that they would also continue some shielding whilst the rest of the population is released from lockdown.</w:t>
      </w:r>
    </w:p>
    <w:p w14:paraId="0D9DF799" w14:textId="71040C2E" w:rsidR="004A0620" w:rsidRDefault="00970854" w:rsidP="004A0620">
      <w:pPr>
        <w:pStyle w:val="NoSpacing"/>
        <w:numPr>
          <w:ilvl w:val="0"/>
          <w:numId w:val="7"/>
        </w:numPr>
        <w:jc w:val="both"/>
      </w:pPr>
      <w:r>
        <w:t>General</w:t>
      </w:r>
      <w:r w:rsidR="004A0620">
        <w:t xml:space="preserve"> Population (N</w:t>
      </w:r>
      <w:r w:rsidR="004A0620">
        <w:rPr>
          <w:vertAlign w:val="subscript"/>
        </w:rPr>
        <w:t>R</w:t>
      </w:r>
      <w:r w:rsidR="004A0620">
        <w:t xml:space="preserve">) - </w:t>
      </w:r>
      <w:proofErr w:type="gramStart"/>
      <w:r w:rsidR="004A0620">
        <w:t>The majority of</w:t>
      </w:r>
      <w:proofErr w:type="gramEnd"/>
      <w:r w:rsidR="004A0620">
        <w:t xml:space="preserve"> the population – those that are not vulnerable or </w:t>
      </w:r>
      <w:proofErr w:type="spellStart"/>
      <w:r w:rsidR="004A0620">
        <w:t>shielders</w:t>
      </w:r>
      <w:proofErr w:type="spellEnd"/>
      <w:r w:rsidR="004A0620">
        <w:t>.</w:t>
      </w:r>
    </w:p>
    <w:p w14:paraId="00305D43" w14:textId="77777777" w:rsidR="004A0620" w:rsidRDefault="004A0620" w:rsidP="004A0620">
      <w:pPr>
        <w:pStyle w:val="NoSpacing"/>
      </w:pPr>
    </w:p>
    <w:p w14:paraId="5A767B0D" w14:textId="725ED118" w:rsidR="004A0620" w:rsidRDefault="004A0620" w:rsidP="004A0620">
      <w:pPr>
        <w:pStyle w:val="NoSpacing"/>
        <w:jc w:val="both"/>
        <w:rPr>
          <w:rFonts w:eastAsiaTheme="minorEastAsia"/>
        </w:rPr>
      </w:pPr>
      <w:r>
        <w:rPr>
          <w:rFonts w:eastAsiaTheme="minorEastAsia"/>
        </w:rPr>
        <w:t xml:space="preserve">For the baseline scenario, a population structure of 20% vulnerable, 20% </w:t>
      </w:r>
      <w:proofErr w:type="spellStart"/>
      <w:r>
        <w:rPr>
          <w:rFonts w:eastAsiaTheme="minorEastAsia"/>
        </w:rPr>
        <w:t>shielders</w:t>
      </w:r>
      <w:proofErr w:type="spellEnd"/>
      <w:r>
        <w:rPr>
          <w:rFonts w:eastAsiaTheme="minorEastAsia"/>
        </w:rPr>
        <w:t xml:space="preserve"> and 60% </w:t>
      </w:r>
      <w:r w:rsidR="000B69A2">
        <w:rPr>
          <w:rFonts w:eastAsiaTheme="minorEastAsia"/>
        </w:rPr>
        <w:t>general</w:t>
      </w:r>
      <w:r>
        <w:rPr>
          <w:rFonts w:eastAsiaTheme="minorEastAsia"/>
        </w:rPr>
        <w:t xml:space="preserve"> was used </w:t>
      </w:r>
      <w:r w:rsidRPr="00EA776B">
        <w:rPr>
          <w:rFonts w:eastAsiaTheme="minorEastAsia"/>
          <w:b/>
          <w:bCs/>
        </w:rPr>
        <w:t xml:space="preserve">(Table </w:t>
      </w:r>
      <w:r>
        <w:rPr>
          <w:rFonts w:eastAsiaTheme="minorEastAsia"/>
          <w:b/>
          <w:bCs/>
        </w:rPr>
        <w:t>M</w:t>
      </w:r>
      <w:r w:rsidRPr="00EA776B">
        <w:rPr>
          <w:rFonts w:eastAsiaTheme="minorEastAsia"/>
          <w:b/>
          <w:bCs/>
        </w:rPr>
        <w:t>1)</w:t>
      </w:r>
      <w:r>
        <w:rPr>
          <w:rFonts w:eastAsiaTheme="minorEastAsia"/>
        </w:rPr>
        <w:t xml:space="preserve">. A total infectious fraction of 0.0001 (split equally across the population) was used as the initial conditions to seed infection. Model parameters were chosen to best describe the transmission dynamics of COVID-19 in the UK using current assumptions (as of publication) regarding the values of key epidemiological parameters </w:t>
      </w:r>
      <w:r w:rsidRPr="00EA776B">
        <w:rPr>
          <w:rFonts w:eastAsiaTheme="minorEastAsia"/>
          <w:b/>
          <w:bCs/>
        </w:rPr>
        <w:t xml:space="preserve">(Table </w:t>
      </w:r>
      <w:r>
        <w:rPr>
          <w:rFonts w:eastAsiaTheme="minorEastAsia"/>
          <w:b/>
          <w:bCs/>
        </w:rPr>
        <w:t>M2</w:t>
      </w:r>
      <w:r w:rsidRPr="00EA776B">
        <w:rPr>
          <w:rFonts w:eastAsiaTheme="minorEastAsia"/>
          <w:b/>
          <w:bCs/>
        </w:rPr>
        <w:t>)</w:t>
      </w:r>
      <w:r>
        <w:rPr>
          <w:rFonts w:eastAsiaTheme="minorEastAsia"/>
        </w:rPr>
        <w:t xml:space="preserve">.  </w:t>
      </w:r>
    </w:p>
    <w:p w14:paraId="0E5B85E8" w14:textId="77777777" w:rsidR="004A0620" w:rsidRDefault="004A0620" w:rsidP="004A0620">
      <w:pPr>
        <w:pStyle w:val="NoSpacing"/>
        <w:jc w:val="both"/>
        <w:rPr>
          <w:rFonts w:eastAsiaTheme="minorEastAsia"/>
        </w:rPr>
      </w:pPr>
    </w:p>
    <w:p w14:paraId="682CD185" w14:textId="6F5B9020" w:rsidR="004A0620" w:rsidRPr="00887EFC" w:rsidRDefault="004A0620" w:rsidP="004A0620">
      <w:pPr>
        <w:pStyle w:val="NoSpacing"/>
        <w:jc w:val="both"/>
        <w:rPr>
          <w:rFonts w:eastAsiaTheme="minorEastAsia"/>
        </w:rPr>
      </w:pPr>
      <w:r>
        <w:rPr>
          <w:rFonts w:eastAsiaTheme="minorEastAsia"/>
        </w:rPr>
        <w:t>The SIRS model assumes that the number of new infections in a sub-population is a function of the fraction of the sub-population that is susceptible (S</w:t>
      </w:r>
      <w:r>
        <w:rPr>
          <w:rFonts w:eastAsiaTheme="minorEastAsia"/>
          <w:vertAlign w:val="subscript"/>
        </w:rPr>
        <w:t>X</w:t>
      </w:r>
      <w:r>
        <w:rPr>
          <w:rFonts w:eastAsiaTheme="minorEastAsia"/>
        </w:rPr>
        <w:t xml:space="preserve">), the fraction of the sub-population that is infectious </w:t>
      </w:r>
      <w:r>
        <w:rPr>
          <w:rFonts w:eastAsiaTheme="minorEastAsia" w:cstheme="minorHAnsi"/>
        </w:rPr>
        <w:t>(I</w:t>
      </w:r>
      <w:r w:rsidRPr="00130FBF">
        <w:rPr>
          <w:rFonts w:eastAsiaTheme="minorEastAsia" w:cstheme="minorHAnsi"/>
          <w:vertAlign w:val="subscript"/>
        </w:rPr>
        <w:t>X</w:t>
      </w:r>
      <w:r>
        <w:rPr>
          <w:rFonts w:eastAsiaTheme="minorEastAsia" w:cstheme="minorHAnsi"/>
        </w:rPr>
        <w:t xml:space="preserve">) </w:t>
      </w:r>
      <w:r>
        <w:rPr>
          <w:rFonts w:eastAsiaTheme="minorEastAsia"/>
        </w:rPr>
        <w:t>and the rate of infectious transmission between the two sub-populations (</w:t>
      </w:r>
      <w:r>
        <w:rPr>
          <w:rFonts w:eastAsiaTheme="minorEastAsia" w:cstheme="minorHAnsi"/>
        </w:rPr>
        <w:t>β</w:t>
      </w:r>
      <w:r w:rsidRPr="00130FBF">
        <w:rPr>
          <w:rFonts w:eastAsiaTheme="minorEastAsia" w:cstheme="minorHAnsi"/>
          <w:vertAlign w:val="subscript"/>
        </w:rPr>
        <w:t>X</w:t>
      </w:r>
      <w:r>
        <w:rPr>
          <w:rFonts w:eastAsiaTheme="minorEastAsia"/>
        </w:rPr>
        <w:t>). I</w:t>
      </w:r>
      <w:r>
        <w:rPr>
          <w:rFonts w:eastAsiaTheme="minorEastAsia" w:cstheme="minorHAnsi"/>
        </w:rPr>
        <w:t xml:space="preserve">nfectious individuals subsequently recover at a rate γ that equates to an </w:t>
      </w:r>
      <w:ins w:id="46" w:author="VAN BUNNIK Bram" w:date="2020-04-29T11:08:00Z">
        <w:r w:rsidR="00ED5E81">
          <w:rPr>
            <w:rFonts w:eastAsiaTheme="minorEastAsia" w:cstheme="minorHAnsi"/>
          </w:rPr>
          <w:t xml:space="preserve">infectious period of </w:t>
        </w:r>
      </w:ins>
      <w:r>
        <w:rPr>
          <w:rFonts w:eastAsiaTheme="minorEastAsia" w:cstheme="minorHAnsi"/>
        </w:rPr>
        <w:t>8.</w:t>
      </w:r>
      <w:ins w:id="47" w:author="VAN BUNNIK Bram" w:date="2020-04-29T11:08:00Z">
        <w:r w:rsidR="00ED5E81">
          <w:rPr>
            <w:rFonts w:eastAsiaTheme="minorEastAsia" w:cstheme="minorHAnsi"/>
          </w:rPr>
          <w:t>5</w:t>
        </w:r>
      </w:ins>
      <w:r>
        <w:rPr>
          <w:rFonts w:eastAsiaTheme="minorEastAsia" w:cstheme="minorHAnsi"/>
        </w:rPr>
        <w:t>6 day</w:t>
      </w:r>
      <w:ins w:id="48" w:author="VAN BUNNIK Bram" w:date="2020-04-29T11:08:00Z">
        <w:r w:rsidR="00ED5E81">
          <w:rPr>
            <w:rFonts w:eastAsiaTheme="minorEastAsia" w:cstheme="minorHAnsi"/>
          </w:rPr>
          <w:t>s</w:t>
        </w:r>
      </w:ins>
      <w:del w:id="49" w:author="VAN BUNNIK Bram" w:date="2020-04-29T11:08:00Z">
        <w:r w:rsidDel="00ED5E81">
          <w:rPr>
            <w:rFonts w:eastAsiaTheme="minorEastAsia" w:cstheme="minorHAnsi"/>
          </w:rPr>
          <w:delText xml:space="preserve"> infectious period</w:delText>
        </w:r>
      </w:del>
      <w:r>
        <w:rPr>
          <w:rFonts w:eastAsiaTheme="minorEastAsia" w:cstheme="minorHAnsi"/>
        </w:rPr>
        <w:t>. Recovered individuals are assumed to lose immunity and return to being susceptible over 365 days (</w:t>
      </w:r>
      <w:proofErr w:type="spellStart"/>
      <w:r w:rsidRPr="00A33E69">
        <w:rPr>
          <w:rFonts w:eastAsiaTheme="minorEastAsia" w:cstheme="minorHAnsi"/>
          <w:b/>
          <w:bCs/>
        </w:rPr>
        <w:t>Eqn</w:t>
      </w:r>
      <w:proofErr w:type="spellEnd"/>
      <w:r w:rsidRPr="00A33E69">
        <w:rPr>
          <w:rFonts w:eastAsiaTheme="minorEastAsia" w:cstheme="minorHAnsi"/>
          <w:b/>
          <w:bCs/>
        </w:rPr>
        <w:t xml:space="preserve"> 1.1</w:t>
      </w:r>
      <w:r>
        <w:rPr>
          <w:rFonts w:eastAsiaTheme="minorEastAsia" w:cstheme="minorHAnsi"/>
        </w:rPr>
        <w:t>). All β were calculated as a function of the reproduction number and gamma (γ) (</w:t>
      </w:r>
      <w:proofErr w:type="spellStart"/>
      <w:r w:rsidRPr="00696597">
        <w:rPr>
          <w:rFonts w:eastAsiaTheme="minorEastAsia" w:cstheme="minorHAnsi"/>
          <w:b/>
          <w:bCs/>
        </w:rPr>
        <w:t>eqn</w:t>
      </w:r>
      <w:proofErr w:type="spellEnd"/>
      <w:r w:rsidRPr="00696597">
        <w:rPr>
          <w:rFonts w:eastAsiaTheme="minorEastAsia" w:cstheme="minorHAnsi"/>
          <w:b/>
          <w:bCs/>
        </w:rPr>
        <w:t xml:space="preserve"> 1.2</w:t>
      </w:r>
      <w:r>
        <w:rPr>
          <w:rFonts w:eastAsiaTheme="minorEastAsia" w:cstheme="minorHAnsi"/>
        </w:rPr>
        <w:t>). Gamma itself is calculated as the reciprocal of the generation time, which is a function of the baseline basic reproduction number (R</w:t>
      </w:r>
      <w:r w:rsidRPr="00696597">
        <w:rPr>
          <w:rFonts w:eastAsiaTheme="minorEastAsia" w:cstheme="minorHAnsi"/>
          <w:vertAlign w:val="subscript"/>
        </w:rPr>
        <w:t>0</w:t>
      </w:r>
      <w:r>
        <w:rPr>
          <w:rFonts w:eastAsiaTheme="minorEastAsia" w:cstheme="minorHAnsi"/>
        </w:rPr>
        <w:t>) and the baseline doubling time (T</w:t>
      </w:r>
      <w:r w:rsidRPr="00696597">
        <w:rPr>
          <w:rFonts w:eastAsiaTheme="minorEastAsia" w:cstheme="minorHAnsi"/>
          <w:vertAlign w:val="subscript"/>
        </w:rPr>
        <w:t>2</w:t>
      </w:r>
      <w:r>
        <w:rPr>
          <w:rFonts w:eastAsiaTheme="minorEastAsia" w:cstheme="minorHAnsi"/>
        </w:rPr>
        <w:t>) (</w:t>
      </w:r>
      <w:proofErr w:type="spellStart"/>
      <w:r w:rsidRPr="00696597">
        <w:rPr>
          <w:rFonts w:eastAsiaTheme="minorEastAsia" w:cstheme="minorHAnsi"/>
          <w:b/>
          <w:bCs/>
        </w:rPr>
        <w:t>eqn</w:t>
      </w:r>
      <w:proofErr w:type="spellEnd"/>
      <w:r w:rsidRPr="00696597">
        <w:rPr>
          <w:rFonts w:eastAsiaTheme="minorEastAsia" w:cstheme="minorHAnsi"/>
          <w:b/>
          <w:bCs/>
        </w:rPr>
        <w:t xml:space="preserve"> 1.3</w:t>
      </w:r>
      <w:r>
        <w:rPr>
          <w:rFonts w:eastAsiaTheme="minorEastAsia" w:cstheme="minorHAnsi"/>
        </w:rPr>
        <w:t>)</w:t>
      </w:r>
    </w:p>
    <w:p w14:paraId="1A6EDD05" w14:textId="77777777" w:rsidR="004A0620" w:rsidRDefault="004A0620" w:rsidP="004A0620">
      <w:pPr>
        <w:pStyle w:val="NoSpacing"/>
        <w:rPr>
          <w:rFonts w:eastAsiaTheme="minorEastAsia"/>
          <w:b/>
          <w:bCs/>
          <w:u w:val="single"/>
        </w:rPr>
      </w:pPr>
    </w:p>
    <w:p w14:paraId="2A21CC67" w14:textId="77777777" w:rsidR="004A0620" w:rsidRPr="00947327" w:rsidRDefault="004A0620" w:rsidP="004A0620">
      <w:pPr>
        <w:pStyle w:val="NoSpacing"/>
        <w:rPr>
          <w:rFonts w:eastAsiaTheme="minorEastAsia"/>
          <w:b/>
          <w:bCs/>
        </w:rPr>
      </w:pPr>
      <w:r w:rsidRPr="00947327">
        <w:rPr>
          <w:rFonts w:eastAsiaTheme="minorEastAsia"/>
          <w:b/>
          <w:bCs/>
        </w:rPr>
        <w:t xml:space="preserve">Table </w:t>
      </w:r>
      <w:r>
        <w:rPr>
          <w:rFonts w:eastAsiaTheme="minorEastAsia"/>
          <w:b/>
          <w:bCs/>
        </w:rPr>
        <w:t>M</w:t>
      </w:r>
      <w:r w:rsidRPr="00947327">
        <w:rPr>
          <w:rFonts w:eastAsiaTheme="minorEastAsia"/>
          <w:b/>
          <w:bCs/>
        </w:rPr>
        <w:t>1</w:t>
      </w:r>
      <w:r w:rsidRPr="00947327">
        <w:rPr>
          <w:rFonts w:eastAsiaTheme="minorEastAsia"/>
        </w:rPr>
        <w:t xml:space="preserve"> – SIRS Model Compartments and Initial Conditions</w:t>
      </w:r>
      <w:r>
        <w:rPr>
          <w:rFonts w:eastAsiaTheme="minorEastAsia"/>
        </w:rPr>
        <w:t xml:space="preserve"> for Baseline Scenario</w:t>
      </w:r>
    </w:p>
    <w:tbl>
      <w:tblPr>
        <w:tblStyle w:val="GridTable4"/>
        <w:tblW w:w="0" w:type="auto"/>
        <w:tblLook w:val="04A0" w:firstRow="1" w:lastRow="0" w:firstColumn="1" w:lastColumn="0" w:noHBand="0" w:noVBand="1"/>
      </w:tblPr>
      <w:tblGrid>
        <w:gridCol w:w="1495"/>
        <w:gridCol w:w="5478"/>
        <w:gridCol w:w="1560"/>
      </w:tblGrid>
      <w:tr w:rsidR="004A0620" w14:paraId="609615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DAB5F1C" w14:textId="77777777" w:rsidR="004A0620" w:rsidRDefault="004A0620" w:rsidP="00AD04A3">
            <w:pPr>
              <w:pStyle w:val="NoSpacing"/>
              <w:rPr>
                <w:rFonts w:eastAsiaTheme="minorEastAsia"/>
              </w:rPr>
            </w:pPr>
            <w:r>
              <w:rPr>
                <w:rFonts w:eastAsiaTheme="minorEastAsia"/>
              </w:rPr>
              <w:t>Compartment</w:t>
            </w:r>
          </w:p>
        </w:tc>
        <w:tc>
          <w:tcPr>
            <w:tcW w:w="5478" w:type="dxa"/>
          </w:tcPr>
          <w:p w14:paraId="626CB140"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560" w:type="dxa"/>
          </w:tcPr>
          <w:p w14:paraId="7ED8DCA8"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Initial Conditions</w:t>
            </w:r>
          </w:p>
        </w:tc>
      </w:tr>
      <w:tr w:rsidR="004A0620" w14:paraId="6BD7D64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78BA8B78"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V</w:t>
            </w:r>
          </w:p>
        </w:tc>
        <w:tc>
          <w:tcPr>
            <w:tcW w:w="5478" w:type="dxa"/>
          </w:tcPr>
          <w:p w14:paraId="27857C85" w14:textId="57DF7E2E"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ins w:id="50" w:author="VAN BUNNIK Bram" w:date="2020-04-29T11:09:00Z">
              <w:r w:rsidR="00ED5E81">
                <w:rPr>
                  <w:rFonts w:eastAsiaTheme="minorEastAsia"/>
                </w:rPr>
                <w:t xml:space="preserve">vulnerable </w:t>
              </w:r>
            </w:ins>
            <w:r>
              <w:rPr>
                <w:rFonts w:eastAsiaTheme="minorEastAsia"/>
              </w:rPr>
              <w:t>population</w:t>
            </w:r>
            <w:del w:id="51" w:author="VAN BUNNIK Bram" w:date="2020-04-29T11:09:00Z">
              <w:r w:rsidDel="00ED5E81">
                <w:rPr>
                  <w:rFonts w:eastAsiaTheme="minorEastAsia"/>
                </w:rPr>
                <w:delText xml:space="preserve"> who are vulnerable</w:delText>
              </w:r>
            </w:del>
          </w:p>
        </w:tc>
        <w:tc>
          <w:tcPr>
            <w:tcW w:w="1560" w:type="dxa"/>
          </w:tcPr>
          <w:p w14:paraId="4706D2F5"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0.19998</w:t>
            </w:r>
          </w:p>
        </w:tc>
      </w:tr>
      <w:tr w:rsidR="004A0620" w14:paraId="658DF96C"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52440A07"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S</w:t>
            </w:r>
          </w:p>
        </w:tc>
        <w:tc>
          <w:tcPr>
            <w:tcW w:w="5478" w:type="dxa"/>
          </w:tcPr>
          <w:p w14:paraId="17419D37" w14:textId="3FCA142D"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Susceptible fraction of the </w:t>
            </w:r>
            <w:proofErr w:type="spellStart"/>
            <w:ins w:id="52" w:author="VAN BUNNIK Bram" w:date="2020-04-29T11:10:00Z">
              <w:r w:rsidR="00ED5E81">
                <w:rPr>
                  <w:rFonts w:eastAsiaTheme="minorEastAsia"/>
                </w:rPr>
                <w:t>shielder</w:t>
              </w:r>
              <w:proofErr w:type="spellEnd"/>
              <w:r w:rsidR="00ED5E81">
                <w:rPr>
                  <w:rFonts w:eastAsiaTheme="minorEastAsia"/>
                </w:rPr>
                <w:t xml:space="preserve"> </w:t>
              </w:r>
            </w:ins>
            <w:r>
              <w:rPr>
                <w:rFonts w:eastAsiaTheme="minorEastAsia"/>
              </w:rPr>
              <w:t>population</w:t>
            </w:r>
            <w:del w:id="53" w:author="VAN BUNNIK Bram" w:date="2020-04-29T11:10:00Z">
              <w:r w:rsidDel="00ED5E81">
                <w:rPr>
                  <w:rFonts w:eastAsiaTheme="minorEastAsia"/>
                </w:rPr>
                <w:delText xml:space="preserve"> who are shielders</w:delText>
              </w:r>
            </w:del>
          </w:p>
        </w:tc>
        <w:tc>
          <w:tcPr>
            <w:tcW w:w="1560" w:type="dxa"/>
          </w:tcPr>
          <w:p w14:paraId="4B39055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0.19998</w:t>
            </w:r>
          </w:p>
        </w:tc>
      </w:tr>
      <w:tr w:rsidR="004A0620" w14:paraId="4B7BA4C1"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12A68DE3"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R</w:t>
            </w:r>
          </w:p>
        </w:tc>
        <w:tc>
          <w:tcPr>
            <w:tcW w:w="5478" w:type="dxa"/>
          </w:tcPr>
          <w:p w14:paraId="1A9DF54A" w14:textId="43E6614A"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970854">
              <w:rPr>
                <w:rFonts w:eastAsiaTheme="minorEastAsia"/>
              </w:rPr>
              <w:t>general</w:t>
            </w:r>
            <w:r>
              <w:rPr>
                <w:rFonts w:eastAsiaTheme="minorEastAsia"/>
              </w:rPr>
              <w:t xml:space="preserve"> population</w:t>
            </w:r>
          </w:p>
        </w:tc>
        <w:tc>
          <w:tcPr>
            <w:tcW w:w="1560" w:type="dxa"/>
          </w:tcPr>
          <w:p w14:paraId="38D7D7B9"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0.19994</w:t>
            </w:r>
          </w:p>
        </w:tc>
      </w:tr>
      <w:tr w:rsidR="004A0620" w14:paraId="34EBE8BD"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16C6411"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V</w:t>
            </w:r>
          </w:p>
        </w:tc>
        <w:tc>
          <w:tcPr>
            <w:tcW w:w="5478" w:type="dxa"/>
          </w:tcPr>
          <w:p w14:paraId="1647C5DB" w14:textId="1DEE9A01"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ins w:id="54" w:author="VAN BUNNIK Bram" w:date="2020-04-29T11:10:00Z">
              <w:r w:rsidR="00ED5E81">
                <w:rPr>
                  <w:rFonts w:eastAsiaTheme="minorEastAsia"/>
                </w:rPr>
                <w:t xml:space="preserve">vulnerable </w:t>
              </w:r>
            </w:ins>
            <w:r>
              <w:rPr>
                <w:rFonts w:eastAsiaTheme="minorEastAsia"/>
              </w:rPr>
              <w:t>population</w:t>
            </w:r>
            <w:del w:id="55" w:author="VAN BUNNIK Bram" w:date="2020-04-29T11:10:00Z">
              <w:r w:rsidDel="00ED5E81">
                <w:rPr>
                  <w:rFonts w:eastAsiaTheme="minorEastAsia"/>
                </w:rPr>
                <w:delText xml:space="preserve"> who are vulnerable</w:delText>
              </w:r>
            </w:del>
          </w:p>
        </w:tc>
        <w:tc>
          <w:tcPr>
            <w:tcW w:w="1560" w:type="dxa"/>
          </w:tcPr>
          <w:p w14:paraId="5A7E28B1"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0.00002</w:t>
            </w:r>
          </w:p>
        </w:tc>
      </w:tr>
      <w:tr w:rsidR="004A0620" w14:paraId="6ADA0B0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94C7DB7"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S</w:t>
            </w:r>
          </w:p>
        </w:tc>
        <w:tc>
          <w:tcPr>
            <w:tcW w:w="5478" w:type="dxa"/>
          </w:tcPr>
          <w:p w14:paraId="667FB443" w14:textId="637BF060"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Infectious fraction of the </w:t>
            </w:r>
            <w:proofErr w:type="spellStart"/>
            <w:ins w:id="56" w:author="VAN BUNNIK Bram" w:date="2020-04-29T11:10:00Z">
              <w:r w:rsidR="00ED5E81">
                <w:rPr>
                  <w:rFonts w:eastAsiaTheme="minorEastAsia"/>
                </w:rPr>
                <w:t>shielder</w:t>
              </w:r>
              <w:proofErr w:type="spellEnd"/>
              <w:r w:rsidR="00ED5E81">
                <w:rPr>
                  <w:rFonts w:eastAsiaTheme="minorEastAsia"/>
                </w:rPr>
                <w:t xml:space="preserve"> </w:t>
              </w:r>
            </w:ins>
            <w:r>
              <w:rPr>
                <w:rFonts w:eastAsiaTheme="minorEastAsia"/>
              </w:rPr>
              <w:t>population</w:t>
            </w:r>
            <w:del w:id="57" w:author="VAN BUNNIK Bram" w:date="2020-04-29T11:10:00Z">
              <w:r w:rsidDel="00ED5E81">
                <w:rPr>
                  <w:rFonts w:eastAsiaTheme="minorEastAsia"/>
                </w:rPr>
                <w:delText xml:space="preserve"> who are shielders</w:delText>
              </w:r>
            </w:del>
          </w:p>
        </w:tc>
        <w:tc>
          <w:tcPr>
            <w:tcW w:w="1560" w:type="dxa"/>
          </w:tcPr>
          <w:p w14:paraId="4C3365ED"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0.00002</w:t>
            </w:r>
          </w:p>
        </w:tc>
      </w:tr>
      <w:tr w:rsidR="004A0620" w14:paraId="723E253A"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49E66596"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R</w:t>
            </w:r>
          </w:p>
        </w:tc>
        <w:tc>
          <w:tcPr>
            <w:tcW w:w="5478" w:type="dxa"/>
          </w:tcPr>
          <w:p w14:paraId="26D3F526" w14:textId="0432592B"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970854">
              <w:rPr>
                <w:rFonts w:eastAsiaTheme="minorEastAsia"/>
              </w:rPr>
              <w:t>general</w:t>
            </w:r>
            <w:r>
              <w:rPr>
                <w:rFonts w:eastAsiaTheme="minorEastAsia"/>
              </w:rPr>
              <w:t xml:space="preserve"> population</w:t>
            </w:r>
          </w:p>
        </w:tc>
        <w:tc>
          <w:tcPr>
            <w:tcW w:w="1560" w:type="dxa"/>
          </w:tcPr>
          <w:p w14:paraId="2C707B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0.00006</w:t>
            </w:r>
          </w:p>
        </w:tc>
      </w:tr>
      <w:tr w:rsidR="004A0620" w14:paraId="62837C2F"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271276"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V</w:t>
            </w:r>
          </w:p>
        </w:tc>
        <w:tc>
          <w:tcPr>
            <w:tcW w:w="5478" w:type="dxa"/>
          </w:tcPr>
          <w:p w14:paraId="56FC2463" w14:textId="377F3F26"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ins w:id="58" w:author="VAN BUNNIK Bram" w:date="2020-04-29T11:10:00Z">
              <w:r w:rsidR="00ED5E81">
                <w:rPr>
                  <w:rFonts w:eastAsiaTheme="minorEastAsia"/>
                </w:rPr>
                <w:t xml:space="preserve">vulnerable </w:t>
              </w:r>
            </w:ins>
            <w:r>
              <w:rPr>
                <w:rFonts w:eastAsiaTheme="minorEastAsia"/>
              </w:rPr>
              <w:t>population</w:t>
            </w:r>
            <w:del w:id="59" w:author="VAN BUNNIK Bram" w:date="2020-04-29T11:11:00Z">
              <w:r w:rsidDel="00ED5E81">
                <w:rPr>
                  <w:rFonts w:eastAsiaTheme="minorEastAsia"/>
                </w:rPr>
                <w:delText xml:space="preserve"> who are vulnerable</w:delText>
              </w:r>
            </w:del>
          </w:p>
        </w:tc>
        <w:tc>
          <w:tcPr>
            <w:tcW w:w="1560" w:type="dxa"/>
          </w:tcPr>
          <w:p w14:paraId="220CDCE8"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4A0620" w14:paraId="64CE105F"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93FF0FC"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S</w:t>
            </w:r>
          </w:p>
        </w:tc>
        <w:tc>
          <w:tcPr>
            <w:tcW w:w="5478" w:type="dxa"/>
          </w:tcPr>
          <w:p w14:paraId="550CF28D" w14:textId="3C6EEEF9"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Recovered fraction of the </w:t>
            </w:r>
            <w:proofErr w:type="spellStart"/>
            <w:ins w:id="60" w:author="VAN BUNNIK Bram" w:date="2020-04-29T11:11:00Z">
              <w:r w:rsidR="00ED5E81">
                <w:rPr>
                  <w:rFonts w:eastAsiaTheme="minorEastAsia"/>
                </w:rPr>
                <w:t>shielder</w:t>
              </w:r>
              <w:proofErr w:type="spellEnd"/>
              <w:r w:rsidR="00ED5E81">
                <w:rPr>
                  <w:rFonts w:eastAsiaTheme="minorEastAsia"/>
                </w:rPr>
                <w:t xml:space="preserve"> </w:t>
              </w:r>
            </w:ins>
            <w:r>
              <w:rPr>
                <w:rFonts w:eastAsiaTheme="minorEastAsia"/>
              </w:rPr>
              <w:t>population</w:t>
            </w:r>
            <w:del w:id="61" w:author="VAN BUNNIK Bram" w:date="2020-04-29T11:11:00Z">
              <w:r w:rsidDel="00ED5E81">
                <w:rPr>
                  <w:rFonts w:eastAsiaTheme="minorEastAsia"/>
                </w:rPr>
                <w:delText xml:space="preserve"> who are shielders</w:delText>
              </w:r>
            </w:del>
          </w:p>
        </w:tc>
        <w:tc>
          <w:tcPr>
            <w:tcW w:w="1560" w:type="dxa"/>
          </w:tcPr>
          <w:p w14:paraId="6CC1E0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r>
      <w:tr w:rsidR="004A0620" w14:paraId="74E323B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056FB2E"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R</w:t>
            </w:r>
          </w:p>
        </w:tc>
        <w:tc>
          <w:tcPr>
            <w:tcW w:w="5478" w:type="dxa"/>
          </w:tcPr>
          <w:p w14:paraId="33EEF86A" w14:textId="10DEC265"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970854">
              <w:rPr>
                <w:rFonts w:eastAsiaTheme="minorEastAsia"/>
              </w:rPr>
              <w:t>general</w:t>
            </w:r>
            <w:r>
              <w:rPr>
                <w:rFonts w:eastAsiaTheme="minorEastAsia"/>
              </w:rPr>
              <w:t xml:space="preserve"> population</w:t>
            </w:r>
          </w:p>
        </w:tc>
        <w:tc>
          <w:tcPr>
            <w:tcW w:w="1560" w:type="dxa"/>
          </w:tcPr>
          <w:p w14:paraId="71BCD924"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bl>
    <w:p w14:paraId="48DE74E8" w14:textId="77777777" w:rsidR="004A0620" w:rsidRDefault="004A0620" w:rsidP="004A0620">
      <w:pPr>
        <w:pStyle w:val="NoSpacing"/>
        <w:rPr>
          <w:rFonts w:eastAsiaTheme="minorEastAsia"/>
        </w:rPr>
      </w:pPr>
    </w:p>
    <w:p w14:paraId="1937B622" w14:textId="77777777" w:rsidR="004A0620" w:rsidRDefault="004A0620" w:rsidP="004A0620">
      <w:pPr>
        <w:pStyle w:val="NoSpacing"/>
        <w:rPr>
          <w:rFonts w:eastAsiaTheme="minorEastAsia"/>
        </w:rPr>
      </w:pPr>
      <w:r w:rsidRPr="00947327">
        <w:rPr>
          <w:rFonts w:eastAsiaTheme="minorEastAsia"/>
          <w:b/>
          <w:bCs/>
        </w:rPr>
        <w:t xml:space="preserve">Table </w:t>
      </w:r>
      <w:r>
        <w:rPr>
          <w:rFonts w:eastAsiaTheme="minorEastAsia"/>
          <w:b/>
          <w:bCs/>
        </w:rPr>
        <w:t>M</w:t>
      </w:r>
      <w:r w:rsidRPr="00947327">
        <w:rPr>
          <w:rFonts w:eastAsiaTheme="minorEastAsia"/>
          <w:b/>
          <w:bCs/>
        </w:rPr>
        <w:t>2</w:t>
      </w:r>
      <w:r>
        <w:rPr>
          <w:rFonts w:eastAsiaTheme="minorEastAsia"/>
        </w:rPr>
        <w:t xml:space="preserve"> – Parameter Descriptions and Values </w:t>
      </w:r>
    </w:p>
    <w:tbl>
      <w:tblPr>
        <w:tblStyle w:val="GridTable4"/>
        <w:tblW w:w="0" w:type="auto"/>
        <w:tblLook w:val="04A0" w:firstRow="1" w:lastRow="0" w:firstColumn="1" w:lastColumn="0" w:noHBand="0" w:noVBand="1"/>
      </w:tblPr>
      <w:tblGrid>
        <w:gridCol w:w="1555"/>
        <w:gridCol w:w="3982"/>
        <w:gridCol w:w="2066"/>
      </w:tblGrid>
      <w:tr w:rsidR="004A0620" w14:paraId="3CCDA7F8"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5305A1" w14:textId="77777777" w:rsidR="004A0620" w:rsidRDefault="004A0620" w:rsidP="00AD04A3">
            <w:pPr>
              <w:pStyle w:val="NoSpacing"/>
              <w:rPr>
                <w:rFonts w:eastAsiaTheme="minorEastAsia"/>
              </w:rPr>
            </w:pPr>
            <w:r>
              <w:rPr>
                <w:rFonts w:eastAsiaTheme="minorEastAsia"/>
              </w:rPr>
              <w:t>Parameters</w:t>
            </w:r>
          </w:p>
        </w:tc>
        <w:tc>
          <w:tcPr>
            <w:tcW w:w="3982" w:type="dxa"/>
          </w:tcPr>
          <w:p w14:paraId="510BABB5"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2066" w:type="dxa"/>
          </w:tcPr>
          <w:p w14:paraId="47C71DC3"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r>
      <w:tr w:rsidR="004A0620" w14:paraId="599D624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B19EAD" w14:textId="77777777" w:rsidR="004A0620" w:rsidRDefault="004A0620" w:rsidP="00AD04A3">
            <w:pPr>
              <w:pStyle w:val="NoSpacing"/>
              <w:rPr>
                <w:rFonts w:eastAsiaTheme="minorEastAsia" w:cstheme="minorHAnsi"/>
              </w:rPr>
            </w:pPr>
            <w:r>
              <w:rPr>
                <w:rFonts w:eastAsiaTheme="minorEastAsia" w:cstheme="minorHAnsi"/>
              </w:rPr>
              <w:t>R</w:t>
            </w:r>
            <w:r w:rsidRPr="00ED0457">
              <w:rPr>
                <w:rFonts w:eastAsiaTheme="minorEastAsia" w:cstheme="minorHAnsi"/>
                <w:vertAlign w:val="subscript"/>
              </w:rPr>
              <w:t>0</w:t>
            </w:r>
          </w:p>
        </w:tc>
        <w:tc>
          <w:tcPr>
            <w:tcW w:w="3982" w:type="dxa"/>
          </w:tcPr>
          <w:p w14:paraId="11211490"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Baseline basic reproduction number </w:t>
            </w:r>
          </w:p>
        </w:tc>
        <w:tc>
          <w:tcPr>
            <w:tcW w:w="2066" w:type="dxa"/>
          </w:tcPr>
          <w:p w14:paraId="3D1E9741"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2.8</w:t>
            </w:r>
          </w:p>
        </w:tc>
      </w:tr>
      <w:tr w:rsidR="004A0620" w14:paraId="73B5B3B2"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05CFB9C0" w14:textId="77777777" w:rsidR="004A0620" w:rsidRDefault="004A0620" w:rsidP="00AD04A3">
            <w:pPr>
              <w:pStyle w:val="NoSpacing"/>
              <w:rPr>
                <w:rFonts w:eastAsiaTheme="minorEastAsia" w:cstheme="minorHAnsi"/>
              </w:rPr>
            </w:pPr>
            <w:r>
              <w:rPr>
                <w:rFonts w:eastAsiaTheme="minorEastAsia" w:cstheme="minorHAnsi"/>
              </w:rPr>
              <w:t>T</w:t>
            </w:r>
            <w:r w:rsidRPr="00ED0457">
              <w:rPr>
                <w:rFonts w:eastAsiaTheme="minorEastAsia" w:cstheme="minorHAnsi"/>
                <w:vertAlign w:val="subscript"/>
              </w:rPr>
              <w:t>2</w:t>
            </w:r>
          </w:p>
        </w:tc>
        <w:tc>
          <w:tcPr>
            <w:tcW w:w="3982" w:type="dxa"/>
          </w:tcPr>
          <w:p w14:paraId="0D15B592"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Baseline doubling time</w:t>
            </w:r>
          </w:p>
        </w:tc>
        <w:tc>
          <w:tcPr>
            <w:tcW w:w="2066" w:type="dxa"/>
          </w:tcPr>
          <w:p w14:paraId="14E36C1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3.3 days</w:t>
            </w:r>
          </w:p>
        </w:tc>
      </w:tr>
      <w:tr w:rsidR="004A0620" w14:paraId="47208ED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BBA69B" w14:textId="77777777" w:rsidR="004A0620" w:rsidRDefault="004A0620" w:rsidP="00AD04A3">
            <w:pPr>
              <w:pStyle w:val="NoSpacing"/>
              <w:rPr>
                <w:rFonts w:eastAsiaTheme="minorEastAsia"/>
              </w:rPr>
            </w:pPr>
            <w:r>
              <w:rPr>
                <w:rFonts w:eastAsiaTheme="minorEastAsia" w:cstheme="minorHAnsi"/>
              </w:rPr>
              <w:t>β</w:t>
            </w:r>
            <w:r w:rsidRPr="00EA776B">
              <w:rPr>
                <w:rFonts w:eastAsiaTheme="minorEastAsia" w:cstheme="minorHAnsi"/>
                <w:vertAlign w:val="subscript"/>
              </w:rPr>
              <w:t>x</w:t>
            </w:r>
          </w:p>
        </w:tc>
        <w:tc>
          <w:tcPr>
            <w:tcW w:w="3982" w:type="dxa"/>
          </w:tcPr>
          <w:p w14:paraId="65F3545C"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infectious transmission</w:t>
            </w:r>
          </w:p>
        </w:tc>
        <w:tc>
          <w:tcPr>
            <w:tcW w:w="2066" w:type="dxa"/>
          </w:tcPr>
          <w:p w14:paraId="42F83546"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Varies (see Table 3)</w:t>
            </w:r>
          </w:p>
        </w:tc>
      </w:tr>
      <w:tr w:rsidR="004A0620" w14:paraId="2F2A61B0"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47143108" w14:textId="77777777" w:rsidR="004A0620" w:rsidRDefault="004A0620" w:rsidP="00AD04A3">
            <w:pPr>
              <w:pStyle w:val="NoSpacing"/>
              <w:rPr>
                <w:rFonts w:eastAsiaTheme="minorEastAsia"/>
              </w:rPr>
            </w:pPr>
            <w:r>
              <w:rPr>
                <w:rFonts w:eastAsiaTheme="minorEastAsia" w:cstheme="minorHAnsi"/>
              </w:rPr>
              <w:lastRenderedPageBreak/>
              <w:t>γ</w:t>
            </w:r>
          </w:p>
        </w:tc>
        <w:tc>
          <w:tcPr>
            <w:tcW w:w="3982" w:type="dxa"/>
          </w:tcPr>
          <w:p w14:paraId="6CA9EDD3"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Per capita rate of recovery </w:t>
            </w:r>
          </w:p>
        </w:tc>
        <w:tc>
          <w:tcPr>
            <w:tcW w:w="2066" w:type="dxa"/>
          </w:tcPr>
          <w:p w14:paraId="4E15A366"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0.1167 </w:t>
            </w:r>
            <w:proofErr w:type="gramStart"/>
            <w:r>
              <w:rPr>
                <w:rFonts w:eastAsiaTheme="minorEastAsia"/>
              </w:rPr>
              <w:t>day</w:t>
            </w:r>
            <w:r w:rsidRPr="00ED0457">
              <w:rPr>
                <w:rFonts w:eastAsiaTheme="minorEastAsia"/>
                <w:vertAlign w:val="superscript"/>
              </w:rPr>
              <w:t>-1</w:t>
            </w:r>
            <w:proofErr w:type="gramEnd"/>
          </w:p>
        </w:tc>
      </w:tr>
      <w:tr w:rsidR="004A0620" w14:paraId="048A540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F26A6B" w14:textId="77777777" w:rsidR="004A0620" w:rsidRDefault="004A0620" w:rsidP="00AD04A3">
            <w:pPr>
              <w:pStyle w:val="NoSpacing"/>
              <w:rPr>
                <w:rFonts w:eastAsiaTheme="minorEastAsia"/>
              </w:rPr>
            </w:pPr>
            <w:r>
              <w:rPr>
                <w:rFonts w:eastAsiaTheme="minorEastAsia" w:cstheme="minorHAnsi"/>
              </w:rPr>
              <w:t>ζ</w:t>
            </w:r>
          </w:p>
        </w:tc>
        <w:tc>
          <w:tcPr>
            <w:tcW w:w="3982" w:type="dxa"/>
          </w:tcPr>
          <w:p w14:paraId="79E9374D"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immunity loss</w:t>
            </w:r>
          </w:p>
        </w:tc>
        <w:tc>
          <w:tcPr>
            <w:tcW w:w="2066" w:type="dxa"/>
          </w:tcPr>
          <w:p w14:paraId="02FB7A2A"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0.0027 </w:t>
            </w:r>
            <w:proofErr w:type="gramStart"/>
            <w:r>
              <w:rPr>
                <w:rFonts w:eastAsiaTheme="minorEastAsia"/>
              </w:rPr>
              <w:t>day</w:t>
            </w:r>
            <w:r w:rsidRPr="00ED0457">
              <w:rPr>
                <w:rFonts w:eastAsiaTheme="minorEastAsia"/>
                <w:vertAlign w:val="superscript"/>
              </w:rPr>
              <w:t>-1</w:t>
            </w:r>
            <w:proofErr w:type="gramEnd"/>
          </w:p>
        </w:tc>
      </w:tr>
    </w:tbl>
    <w:p w14:paraId="49C68848" w14:textId="77777777" w:rsidR="004A0620" w:rsidRDefault="004A0620" w:rsidP="004A0620">
      <w:pPr>
        <w:pStyle w:val="NoSpacing"/>
        <w:jc w:val="both"/>
        <w:rPr>
          <w:rFonts w:eastAsiaTheme="minorEastAsia"/>
        </w:rPr>
      </w:pPr>
    </w:p>
    <w:p w14:paraId="606706AA" w14:textId="77777777" w:rsidR="004A0620" w:rsidRPr="00503AF1" w:rsidRDefault="004A0620" w:rsidP="004A0620">
      <w:pPr>
        <w:pStyle w:val="NoSpacing"/>
        <w:jc w:val="right"/>
        <w:rPr>
          <w:rFonts w:eastAsiaTheme="minorEastAsia"/>
        </w:rPr>
      </w:pPr>
    </w:p>
    <w:p w14:paraId="6B77947A" w14:textId="77777777" w:rsidR="004A0620" w:rsidRPr="00783066" w:rsidRDefault="00593893"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6587FBA9" w14:textId="77777777" w:rsidR="004A0620" w:rsidRDefault="004A0620" w:rsidP="004A0620">
      <w:pPr>
        <w:pStyle w:val="NoSpacing"/>
        <w:rPr>
          <w:rFonts w:eastAsiaTheme="minorEastAsia"/>
        </w:rPr>
      </w:pPr>
    </w:p>
    <w:p w14:paraId="2CCE7F9A" w14:textId="77777777" w:rsidR="004A0620" w:rsidRPr="00783066" w:rsidRDefault="00593893"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0901FE6E" w14:textId="77777777" w:rsidR="004A0620" w:rsidRDefault="004A0620" w:rsidP="004A0620">
      <w:pPr>
        <w:pStyle w:val="NoSpacing"/>
        <w:jc w:val="center"/>
        <w:rPr>
          <w:rFonts w:eastAsiaTheme="minorEastAsia"/>
        </w:rPr>
      </w:pPr>
    </w:p>
    <w:p w14:paraId="2C8A8061" w14:textId="77777777" w:rsidR="004A0620" w:rsidRPr="00783066" w:rsidRDefault="00593893"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586BC87A" w14:textId="77777777" w:rsidR="004A0620" w:rsidRDefault="004A0620" w:rsidP="004A0620">
      <w:pPr>
        <w:pStyle w:val="NoSpacing"/>
        <w:jc w:val="right"/>
        <w:rPr>
          <w:rFonts w:eastAsiaTheme="minorEastAsia"/>
        </w:rPr>
      </w:pPr>
      <w:r>
        <w:rPr>
          <w:rFonts w:eastAsiaTheme="minorEastAsia"/>
        </w:rPr>
        <w:t>Eqn1.1</w:t>
      </w:r>
    </w:p>
    <w:p w14:paraId="39F6D5D9" w14:textId="77777777" w:rsidR="004A0620" w:rsidRDefault="004A0620" w:rsidP="004A0620">
      <w:pPr>
        <w:pStyle w:val="NoSpacing"/>
        <w:jc w:val="both"/>
      </w:pPr>
    </w:p>
    <w:p w14:paraId="4D76C464" w14:textId="77777777" w:rsidR="004A0620" w:rsidRDefault="004A0620" w:rsidP="004A0620">
      <w:pPr>
        <w:pStyle w:val="NoSpacing"/>
        <w:jc w:val="both"/>
      </w:pPr>
      <m:oMathPara>
        <m:oMath>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γ</m:t>
          </m:r>
        </m:oMath>
      </m:oMathPara>
    </w:p>
    <w:p w14:paraId="60591302" w14:textId="77777777" w:rsidR="004A0620" w:rsidRDefault="004A0620" w:rsidP="004A0620">
      <w:pPr>
        <w:pStyle w:val="NoSpacing"/>
        <w:jc w:val="right"/>
        <w:rPr>
          <w:rFonts w:eastAsiaTheme="minorEastAsia"/>
        </w:rPr>
      </w:pPr>
      <w:r>
        <w:rPr>
          <w:rFonts w:eastAsiaTheme="minorEastAsia"/>
        </w:rPr>
        <w:t>Eqn1.2</w:t>
      </w:r>
    </w:p>
    <w:p w14:paraId="543B1608" w14:textId="77777777" w:rsidR="004A0620" w:rsidRDefault="004A0620" w:rsidP="004A0620">
      <w:pPr>
        <w:pStyle w:val="NoSpacing"/>
        <w:jc w:val="both"/>
      </w:pPr>
    </w:p>
    <w:p w14:paraId="79C916BB" w14:textId="77777777" w:rsidR="004A0620" w:rsidRDefault="004A0620" w:rsidP="004A0620">
      <w:pPr>
        <w:pStyle w:val="NoSpacing"/>
        <w:jc w:val="both"/>
      </w:pPr>
      <m:oMathPara>
        <m:oMath>
          <m:r>
            <w:rPr>
              <w:rFonts w:ascii="Cambria Math" w:hAnsi="Cambria Math"/>
            </w:rPr>
            <m:t>Generation Time=</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num>
            <m:den>
              <m:r>
                <m:rPr>
                  <m:sty m:val="p"/>
                </m:rPr>
                <w:rPr>
                  <w:rFonts w:ascii="Cambria Math" w:hAnsi="Cambria Math"/>
                </w:rPr>
                <m:t>log⁡</m:t>
              </m:r>
              <m:r>
                <w:rPr>
                  <w:rFonts w:ascii="Cambria Math" w:hAnsi="Cambria Math"/>
                </w:rPr>
                <m:t>(2)</m:t>
              </m:r>
            </m:den>
          </m:f>
        </m:oMath>
      </m:oMathPara>
    </w:p>
    <w:p w14:paraId="3279FE5E" w14:textId="77777777" w:rsidR="004A0620" w:rsidRDefault="004A0620" w:rsidP="004A0620">
      <w:pPr>
        <w:pStyle w:val="NoSpacing"/>
        <w:jc w:val="right"/>
        <w:rPr>
          <w:rFonts w:eastAsiaTheme="minorEastAsia"/>
        </w:rPr>
      </w:pPr>
      <w:r>
        <w:rPr>
          <w:rFonts w:eastAsiaTheme="minorEastAsia"/>
        </w:rPr>
        <w:t>Eqn1.3</w:t>
      </w:r>
    </w:p>
    <w:p w14:paraId="0D202E80" w14:textId="77777777" w:rsidR="004A0620" w:rsidRDefault="004A0620" w:rsidP="004A0620">
      <w:pPr>
        <w:pStyle w:val="NoSpacing"/>
        <w:jc w:val="both"/>
      </w:pPr>
    </w:p>
    <w:p w14:paraId="26A48984" w14:textId="77777777" w:rsidR="004A0620" w:rsidRDefault="004A0620" w:rsidP="004A0620">
      <w:pPr>
        <w:pStyle w:val="NoSpacing"/>
        <w:rPr>
          <w:b/>
          <w:bCs/>
          <w:u w:val="single"/>
        </w:rPr>
      </w:pPr>
      <w:r w:rsidRPr="00C67E48">
        <w:rPr>
          <w:b/>
          <w:bCs/>
          <w:u w:val="single"/>
        </w:rPr>
        <w:t xml:space="preserve">WAIFW Matrix and </w:t>
      </w:r>
      <w:r>
        <w:rPr>
          <w:b/>
          <w:bCs/>
          <w:u w:val="single"/>
        </w:rPr>
        <w:t xml:space="preserve">Modelling </w:t>
      </w:r>
      <w:r w:rsidRPr="00C67E48">
        <w:rPr>
          <w:b/>
          <w:bCs/>
          <w:u w:val="single"/>
        </w:rPr>
        <w:t>Transmission</w:t>
      </w:r>
    </w:p>
    <w:p w14:paraId="113C5C75" w14:textId="77777777" w:rsidR="004A0620" w:rsidRPr="00C67E48" w:rsidRDefault="004A0620" w:rsidP="004A0620">
      <w:pPr>
        <w:pStyle w:val="NoSpacing"/>
        <w:jc w:val="center"/>
        <w:rPr>
          <w:b/>
          <w:bCs/>
          <w:u w:val="single"/>
        </w:rPr>
      </w:pPr>
    </w:p>
    <w:p w14:paraId="53B39D44" w14:textId="26A7ACB0" w:rsidR="004A0620" w:rsidRDefault="004A0620" w:rsidP="004A0620">
      <w:pPr>
        <w:pStyle w:val="NoSpacing"/>
        <w:jc w:val="both"/>
      </w:pPr>
      <w:r>
        <w:t>A “who acquires infection from whom” (WAIFW) matrix was created to describe transmission between the three sub-populations (</w:t>
      </w:r>
      <w:r w:rsidRPr="00EA776B">
        <w:rPr>
          <w:b/>
          <w:bCs/>
        </w:rPr>
        <w:t>Tabl</w:t>
      </w:r>
      <w:r>
        <w:t xml:space="preserve">e </w:t>
      </w:r>
      <w:r w:rsidRPr="00696597">
        <w:rPr>
          <w:b/>
          <w:bCs/>
        </w:rPr>
        <w:t>M3</w:t>
      </w:r>
      <w:r>
        <w:t>). For the baseline scenario of 20</w:t>
      </w:r>
      <w:ins w:id="62" w:author="VAN BUNNIK Bram" w:date="2020-04-29T11:11:00Z">
        <w:r w:rsidR="00445A05">
          <w:t>-</w:t>
        </w:r>
      </w:ins>
      <w:del w:id="63" w:author="VAN BUNNIK Bram" w:date="2020-04-29T11:11:00Z">
        <w:r w:rsidDel="00445A05">
          <w:delText>/</w:delText>
        </w:r>
      </w:del>
      <w:r>
        <w:t>20</w:t>
      </w:r>
      <w:ins w:id="64" w:author="VAN BUNNIK Bram" w:date="2020-04-29T11:11:00Z">
        <w:r w:rsidR="00445A05">
          <w:t>-</w:t>
        </w:r>
      </w:ins>
      <w:del w:id="65" w:author="VAN BUNNIK Bram" w:date="2020-04-29T11:11:00Z">
        <w:r w:rsidDel="00445A05">
          <w:delText>/</w:delText>
        </w:r>
      </w:del>
      <w:r>
        <w:t xml:space="preserve">60, the </w:t>
      </w:r>
      <w:r w:rsidR="000B69A2">
        <w:t>general</w:t>
      </w:r>
      <w:r>
        <w:t xml:space="preserve"> population was split into three subgroups, to explicitly model differences in contact/transmission between the </w:t>
      </w:r>
      <w:r w:rsidR="000B69A2">
        <w:t>general</w:t>
      </w:r>
      <w:r>
        <w:t xml:space="preserve"> sub-population and the vulnerable/</w:t>
      </w:r>
      <w:proofErr w:type="spellStart"/>
      <w:r>
        <w:t>shielders</w:t>
      </w:r>
      <w:proofErr w:type="spellEnd"/>
      <w:r>
        <w:t xml:space="preserve">. </w:t>
      </w:r>
    </w:p>
    <w:p w14:paraId="2CA50C5A" w14:textId="77777777" w:rsidR="004A0620" w:rsidRDefault="004A0620" w:rsidP="004A0620">
      <w:pPr>
        <w:pStyle w:val="NoSpacing"/>
        <w:jc w:val="both"/>
      </w:pPr>
    </w:p>
    <w:p w14:paraId="52D79995" w14:textId="0AE6F101" w:rsidR="004A0620" w:rsidRDefault="004A0620" w:rsidP="004A0620">
      <w:pPr>
        <w:pStyle w:val="NoSpacing"/>
        <w:jc w:val="both"/>
      </w:pPr>
      <w:r>
        <w:t xml:space="preserve">Segregating </w:t>
      </w:r>
      <w:ins w:id="66" w:author="VAN BUNNIK Bram" w:date="2020-04-29T11:11:00Z">
        <w:r w:rsidR="00445A05">
          <w:t xml:space="preserve">of </w:t>
        </w:r>
      </w:ins>
      <w:r>
        <w:t xml:space="preserve">the </w:t>
      </w:r>
      <w:r w:rsidR="000B69A2">
        <w:t>general</w:t>
      </w:r>
      <w:r>
        <w:t xml:space="preserve"> into sub-groups allowed for greater flexibility in the frequency-dependent framework, enabling variation to be modelled in the transmission rates between different sub-populations, whilst, critically, maintaining a globally balanced and fixed R</w:t>
      </w:r>
      <w:r w:rsidRPr="00026CE3">
        <w:rPr>
          <w:vertAlign w:val="subscript"/>
        </w:rPr>
        <w:t>0</w:t>
      </w:r>
      <w:ins w:id="67" w:author="VAN BUNNIK Bram" w:date="2020-04-29T11:12:00Z">
        <w:r w:rsidR="00445A05">
          <w:t>/R</w:t>
        </w:r>
        <w:r w:rsidR="00445A05">
          <w:rPr>
            <w:vertAlign w:val="subscript"/>
          </w:rPr>
          <w:t>e</w:t>
        </w:r>
      </w:ins>
      <w:r>
        <w:rPr>
          <w:vertAlign w:val="subscript"/>
        </w:rPr>
        <w:t xml:space="preserve"> </w:t>
      </w:r>
      <w:r>
        <w:t xml:space="preserve">value throughout the model. However, the three </w:t>
      </w:r>
      <w:r w:rsidR="000B69A2">
        <w:t>general</w:t>
      </w:r>
      <w:r>
        <w:t xml:space="preserve"> sub-groups are functionally identical, with homogenous mixing in the </w:t>
      </w:r>
      <w:r w:rsidR="000B69A2">
        <w:t>general</w:t>
      </w:r>
      <w:r>
        <w:t xml:space="preserve"> sub-population assumed to occur and with </w:t>
      </w:r>
      <w:r>
        <w:rPr>
          <w:rFonts w:cstheme="minorHAnsi"/>
        </w:rPr>
        <w:t>β</w:t>
      </w:r>
      <w:r>
        <w:t xml:space="preserve"> values being identical within/between the </w:t>
      </w:r>
      <w:r w:rsidR="000B69A2">
        <w:t>general</w:t>
      </w:r>
      <w:r>
        <w:t xml:space="preserve"> sub-groups.</w:t>
      </w:r>
      <w:del w:id="68" w:author="VAN BUNNIK Bram" w:date="2020-04-29T11:12:00Z">
        <w:r w:rsidDel="00445A05">
          <w:delText xml:space="preserve"> </w:delText>
        </w:r>
      </w:del>
    </w:p>
    <w:p w14:paraId="342BCE82" w14:textId="77777777" w:rsidR="004A0620" w:rsidRDefault="004A0620" w:rsidP="004A0620">
      <w:pPr>
        <w:pStyle w:val="NoSpacing"/>
        <w:jc w:val="both"/>
      </w:pPr>
    </w:p>
    <w:p w14:paraId="0F9E21DA" w14:textId="4B7FB6F6" w:rsidR="004A0620" w:rsidRDefault="004A0620" w:rsidP="004A0620">
      <w:pPr>
        <w:pStyle w:val="NoSpacing"/>
        <w:jc w:val="both"/>
      </w:pPr>
      <w:r>
        <w:t>F</w:t>
      </w:r>
      <w:r w:rsidRPr="00026CE3">
        <w:t xml:space="preserve">our </w:t>
      </w:r>
      <w:r w:rsidRPr="00026CE3">
        <w:rPr>
          <w:lang w:val="el-GR"/>
        </w:rPr>
        <w:t>β</w:t>
      </w:r>
      <w:r>
        <w:t xml:space="preserve"> values were used to parameterise the model</w:t>
      </w:r>
      <w:r w:rsidRPr="00026CE3">
        <w:t xml:space="preserve">: </w:t>
      </w:r>
      <w:r w:rsidRPr="00026CE3">
        <w:rPr>
          <w:lang w:val="el-GR"/>
        </w:rPr>
        <w:t>β</w:t>
      </w:r>
      <w:r w:rsidRPr="00026CE3">
        <w:rPr>
          <w:vertAlign w:val="subscript"/>
          <w:lang w:val="el-GR"/>
        </w:rPr>
        <w:t>1</w:t>
      </w:r>
      <w:r w:rsidRPr="00026CE3">
        <w:t xml:space="preserve"> describes transmission within</w:t>
      </w:r>
      <w:r>
        <w:t>/</w:t>
      </w:r>
      <w:r w:rsidRPr="00026CE3">
        <w:t xml:space="preserve">between the vulnerable and </w:t>
      </w:r>
      <w:proofErr w:type="spellStart"/>
      <w:r w:rsidRPr="00026CE3">
        <w:t>shielder</w:t>
      </w:r>
      <w:proofErr w:type="spellEnd"/>
      <w:r w:rsidRPr="00026CE3">
        <w:t xml:space="preserve"> subpopulations, </w:t>
      </w:r>
      <w:r w:rsidRPr="00026CE3">
        <w:rPr>
          <w:lang w:val="el-GR"/>
        </w:rPr>
        <w:t>β</w:t>
      </w:r>
      <w:r w:rsidRPr="00026CE3">
        <w:rPr>
          <w:vertAlign w:val="subscript"/>
        </w:rPr>
        <w:t>2</w:t>
      </w:r>
      <w:r w:rsidRPr="00026CE3">
        <w:t xml:space="preserve"> describes transmission between </w:t>
      </w:r>
      <w:proofErr w:type="spellStart"/>
      <w:r w:rsidRPr="00026CE3">
        <w:t>shielders</w:t>
      </w:r>
      <w:proofErr w:type="spellEnd"/>
      <w:r w:rsidRPr="00026CE3">
        <w:t xml:space="preserve"> and the </w:t>
      </w:r>
      <w:r w:rsidR="000B69A2">
        <w:t>general</w:t>
      </w:r>
      <w:r w:rsidRPr="00026CE3">
        <w:t xml:space="preserve"> subpopulations, </w:t>
      </w:r>
      <w:r w:rsidRPr="00026CE3">
        <w:rPr>
          <w:lang w:val="el-GR"/>
        </w:rPr>
        <w:t>β</w:t>
      </w:r>
      <w:r w:rsidRPr="00026CE3">
        <w:rPr>
          <w:vertAlign w:val="subscript"/>
        </w:rPr>
        <w:t>3</w:t>
      </w:r>
      <w:r w:rsidRPr="00026CE3">
        <w:t xml:space="preserve"> describes transmission within the </w:t>
      </w:r>
      <w:r w:rsidR="000B69A2">
        <w:t>general</w:t>
      </w:r>
      <w:r w:rsidRPr="00026CE3">
        <w:t xml:space="preserve"> subpopulations and </w:t>
      </w:r>
      <w:r w:rsidRPr="00026CE3">
        <w:rPr>
          <w:lang w:val="el-GR"/>
        </w:rPr>
        <w:t>β</w:t>
      </w:r>
      <w:r w:rsidRPr="00026CE3">
        <w:rPr>
          <w:vertAlign w:val="subscript"/>
        </w:rPr>
        <w:t>4</w:t>
      </w:r>
      <w:r w:rsidRPr="00026CE3">
        <w:t xml:space="preserve"> transmission between </w:t>
      </w:r>
      <w:r w:rsidR="000B69A2">
        <w:t>general</w:t>
      </w:r>
      <w:r w:rsidRPr="00026CE3">
        <w:t xml:space="preserve"> and vulnerable subpopulations</w:t>
      </w:r>
      <w:r>
        <w:t xml:space="preserve"> (Table M3). </w:t>
      </w:r>
    </w:p>
    <w:p w14:paraId="40856CC1" w14:textId="77777777" w:rsidR="004A0620" w:rsidRDefault="004A0620" w:rsidP="004A0620">
      <w:pPr>
        <w:pStyle w:val="NoSpacing"/>
        <w:jc w:val="both"/>
      </w:pPr>
    </w:p>
    <w:p w14:paraId="59AA09AB" w14:textId="77777777" w:rsidR="004A0620" w:rsidRPr="00026CE3" w:rsidRDefault="004A0620" w:rsidP="004A0620">
      <w:pPr>
        <w:pStyle w:val="NoSpacing"/>
        <w:jc w:val="both"/>
      </w:pPr>
      <w:r w:rsidRPr="00026CE3">
        <w:rPr>
          <w:b/>
          <w:bCs/>
        </w:rPr>
        <w:t xml:space="preserve">Table </w:t>
      </w:r>
      <w:r>
        <w:rPr>
          <w:b/>
          <w:bCs/>
        </w:rPr>
        <w:t>M</w:t>
      </w:r>
      <w:r w:rsidRPr="00026CE3">
        <w:rPr>
          <w:b/>
          <w:bCs/>
        </w:rPr>
        <w:t xml:space="preserve">3 </w:t>
      </w:r>
      <w:r w:rsidRPr="00026CE3">
        <w:t xml:space="preserve">– Generic WAIFW matrix used for the model and the transmission parameters </w:t>
      </w:r>
      <w:r w:rsidRPr="00026CE3">
        <w:rPr>
          <w:lang w:val="el-GR"/>
        </w:rPr>
        <w:t>β</w:t>
      </w:r>
      <w:r w:rsidRPr="00026CE3">
        <w:t>, which defines transmission between subpopulations</w:t>
      </w:r>
    </w:p>
    <w:tbl>
      <w:tblPr>
        <w:tblStyle w:val="GridTable4"/>
        <w:tblW w:w="9174" w:type="dxa"/>
        <w:tblLook w:val="04A0" w:firstRow="1" w:lastRow="0" w:firstColumn="1" w:lastColumn="0" w:noHBand="0" w:noVBand="1"/>
      </w:tblPr>
      <w:tblGrid>
        <w:gridCol w:w="1207"/>
        <w:gridCol w:w="1453"/>
        <w:gridCol w:w="1145"/>
        <w:gridCol w:w="1010"/>
        <w:gridCol w:w="1453"/>
        <w:gridCol w:w="1453"/>
        <w:gridCol w:w="1453"/>
      </w:tblGrid>
      <w:tr w:rsidR="004A0620" w:rsidRPr="009D435A" w14:paraId="222BDF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41D1FD" w14:textId="77777777" w:rsidR="004A0620" w:rsidRPr="00970854" w:rsidRDefault="004A0620" w:rsidP="00AD04A3">
            <w:pPr>
              <w:pStyle w:val="NoSpacing"/>
              <w:spacing w:line="276" w:lineRule="auto"/>
              <w:rPr>
                <w:sz w:val="20"/>
                <w:szCs w:val="20"/>
              </w:rPr>
            </w:pPr>
            <w:r w:rsidRPr="00970854">
              <w:rPr>
                <w:sz w:val="20"/>
                <w:szCs w:val="20"/>
              </w:rPr>
              <w:t>To/From</w:t>
            </w:r>
          </w:p>
        </w:tc>
        <w:tc>
          <w:tcPr>
            <w:tcW w:w="1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1D430" w14:textId="77777777" w:rsidR="004A0620" w:rsidRPr="00970854"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970854">
              <w:rPr>
                <w:sz w:val="20"/>
                <w:szCs w:val="20"/>
              </w:rPr>
              <w:t>Vulnerable</w:t>
            </w:r>
          </w:p>
        </w:tc>
        <w:tc>
          <w:tcPr>
            <w:tcW w:w="10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D62A40" w14:textId="77777777" w:rsidR="004A0620" w:rsidRPr="00970854"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970854">
              <w:rPr>
                <w:sz w:val="20"/>
                <w:szCs w:val="20"/>
              </w:rPr>
              <w:t>Shielders</w:t>
            </w:r>
          </w:p>
        </w:tc>
        <w:tc>
          <w:tcPr>
            <w:tcW w:w="43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1FB9E7" w14:textId="1D9A0775" w:rsidR="004A0620" w:rsidRPr="00970854" w:rsidRDefault="00970854"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970854">
              <w:rPr>
                <w:sz w:val="20"/>
                <w:szCs w:val="20"/>
              </w:rPr>
              <w:t>General</w:t>
            </w:r>
          </w:p>
        </w:tc>
      </w:tr>
      <w:tr w:rsidR="004A0620" w:rsidRPr="009D435A" w14:paraId="327B8D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820C910" w14:textId="77777777" w:rsidR="004A0620" w:rsidRPr="00970854" w:rsidRDefault="004A0620" w:rsidP="00AD04A3">
            <w:pPr>
              <w:pStyle w:val="NoSpacing"/>
              <w:spacing w:line="276" w:lineRule="auto"/>
              <w:rPr>
                <w:rFonts w:eastAsiaTheme="minorEastAsia"/>
                <w:color w:val="FFFFFF" w:themeColor="background1"/>
                <w:sz w:val="20"/>
                <w:szCs w:val="20"/>
              </w:rPr>
            </w:pPr>
          </w:p>
        </w:tc>
        <w:tc>
          <w:tcPr>
            <w:tcW w:w="1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CCE155F" w14:textId="77777777" w:rsidR="004A0620" w:rsidRPr="00970854"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0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916BDF2" w14:textId="77777777" w:rsidR="004A0620" w:rsidRPr="00970854"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881BE10" w14:textId="0F41352D" w:rsidR="004A0620" w:rsidRPr="00970854" w:rsidRDefault="00970854"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r w:rsidRPr="00970854">
              <w:rPr>
                <w:b/>
                <w:bCs/>
                <w:color w:val="FFFFFF" w:themeColor="background1"/>
                <w:sz w:val="20"/>
                <w:szCs w:val="20"/>
              </w:rPr>
              <w:t>General</w:t>
            </w:r>
            <w:r w:rsidRPr="00970854">
              <w:rPr>
                <w:b/>
                <w:bCs/>
                <w:sz w:val="20"/>
                <w:szCs w:val="20"/>
              </w:rPr>
              <w:t xml:space="preserve"> </w:t>
            </w:r>
            <w:r w:rsidR="004A0620" w:rsidRPr="00970854">
              <w:rPr>
                <w:b/>
                <w:bCs/>
                <w:sz w:val="20"/>
                <w:szCs w:val="20"/>
              </w:rPr>
              <w:t>1</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4653AC9" w14:textId="7B0F6D95" w:rsidR="004A0620" w:rsidRPr="00970854" w:rsidRDefault="00970854"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70854">
              <w:rPr>
                <w:b/>
                <w:bCs/>
                <w:color w:val="FFFFFF" w:themeColor="background1"/>
                <w:sz w:val="20"/>
                <w:szCs w:val="20"/>
              </w:rPr>
              <w:t>General</w:t>
            </w:r>
            <w:r w:rsidRPr="00970854">
              <w:rPr>
                <w:b/>
                <w:bCs/>
                <w:sz w:val="20"/>
                <w:szCs w:val="20"/>
              </w:rPr>
              <w:t xml:space="preserve"> </w:t>
            </w:r>
            <w:r w:rsidR="004A0620" w:rsidRPr="00970854">
              <w:rPr>
                <w:b/>
                <w:bCs/>
                <w:sz w:val="20"/>
                <w:szCs w:val="20"/>
              </w:rPr>
              <w:t>2</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A8D1C18" w14:textId="3106AAAE" w:rsidR="004A0620" w:rsidRPr="00970854" w:rsidRDefault="00970854"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70854">
              <w:rPr>
                <w:b/>
                <w:bCs/>
                <w:color w:val="FFFFFF" w:themeColor="background1"/>
                <w:sz w:val="20"/>
                <w:szCs w:val="20"/>
              </w:rPr>
              <w:t>General</w:t>
            </w:r>
            <w:r w:rsidRPr="00970854">
              <w:rPr>
                <w:b/>
                <w:bCs/>
                <w:sz w:val="20"/>
                <w:szCs w:val="20"/>
              </w:rPr>
              <w:t xml:space="preserve"> </w:t>
            </w:r>
            <w:r w:rsidR="004A0620" w:rsidRPr="00970854">
              <w:rPr>
                <w:b/>
                <w:bCs/>
                <w:sz w:val="20"/>
                <w:szCs w:val="20"/>
              </w:rPr>
              <w:t>3</w:t>
            </w:r>
          </w:p>
        </w:tc>
      </w:tr>
      <w:tr w:rsidR="004A0620" w:rsidRPr="009D435A" w14:paraId="6FDAAE48" w14:textId="77777777" w:rsidTr="00AD04A3">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8FDA276"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Vulnerable</w:t>
            </w:r>
          </w:p>
        </w:tc>
        <w:tc>
          <w:tcPr>
            <w:tcW w:w="1145" w:type="dxa"/>
            <w:tcBorders>
              <w:top w:val="single" w:sz="4" w:space="0" w:color="FFFFFF" w:themeColor="background1"/>
              <w:left w:val="single" w:sz="4" w:space="0" w:color="FFFFFF" w:themeColor="background1"/>
            </w:tcBorders>
            <w:vAlign w:val="center"/>
          </w:tcPr>
          <w:p w14:paraId="454E608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tcBorders>
              <w:top w:val="single" w:sz="4" w:space="0" w:color="FFFFFF" w:themeColor="background1"/>
            </w:tcBorders>
            <w:vAlign w:val="center"/>
          </w:tcPr>
          <w:p w14:paraId="6ADA2F2D"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tcBorders>
              <w:top w:val="single" w:sz="4" w:space="0" w:color="FFFFFF" w:themeColor="background1"/>
            </w:tcBorders>
            <w:vAlign w:val="center"/>
          </w:tcPr>
          <w:p w14:paraId="4F50AF28"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655C7B41"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27F151C5"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r>
      <w:tr w:rsidR="004A0620" w:rsidRPr="009D435A" w14:paraId="09597E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35CF771"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Shielders</w:t>
            </w:r>
          </w:p>
        </w:tc>
        <w:tc>
          <w:tcPr>
            <w:tcW w:w="1145" w:type="dxa"/>
            <w:tcBorders>
              <w:left w:val="single" w:sz="4" w:space="0" w:color="FFFFFF" w:themeColor="background1"/>
            </w:tcBorders>
            <w:vAlign w:val="center"/>
          </w:tcPr>
          <w:p w14:paraId="108D8A7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vAlign w:val="center"/>
          </w:tcPr>
          <w:p w14:paraId="2106881F"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vAlign w:val="center"/>
          </w:tcPr>
          <w:p w14:paraId="12A0D545"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2280E6"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c>
          <w:tcPr>
            <w:tcW w:w="1453" w:type="dxa"/>
            <w:vAlign w:val="center"/>
          </w:tcPr>
          <w:p w14:paraId="29B7C05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r>
      <w:tr w:rsidR="004A0620" w:rsidRPr="009D435A" w14:paraId="37CED87D"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964371A" w14:textId="0B7C2B6D" w:rsidR="004A0620" w:rsidRPr="009D435A" w:rsidRDefault="00970854" w:rsidP="00AD04A3">
            <w:pPr>
              <w:pStyle w:val="NoSpacing"/>
              <w:spacing w:line="276" w:lineRule="auto"/>
              <w:rPr>
                <w:rFonts w:eastAsiaTheme="minorEastAsia"/>
                <w:color w:val="FFFFFF" w:themeColor="background1"/>
                <w:sz w:val="20"/>
                <w:szCs w:val="20"/>
              </w:rPr>
            </w:pPr>
            <w:r>
              <w:rPr>
                <w:color w:val="FFFFFF" w:themeColor="background1"/>
                <w:sz w:val="20"/>
                <w:szCs w:val="20"/>
              </w:rPr>
              <w:t>General</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24A2CC58" w14:textId="70A65FCE" w:rsidR="004A0620" w:rsidRPr="00970854" w:rsidRDefault="00970854"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sidRPr="00970854">
              <w:rPr>
                <w:b/>
                <w:bCs/>
                <w:color w:val="FFFFFF" w:themeColor="background1"/>
                <w:sz w:val="20"/>
                <w:szCs w:val="20"/>
              </w:rPr>
              <w:t>General</w:t>
            </w:r>
            <w:r w:rsidRPr="00970854">
              <w:rPr>
                <w:b/>
                <w:bCs/>
                <w:color w:val="FFFFFF" w:themeColor="background1"/>
                <w:sz w:val="20"/>
                <w:szCs w:val="20"/>
              </w:rPr>
              <w:t xml:space="preserve"> </w:t>
            </w:r>
            <w:r w:rsidR="004A0620" w:rsidRPr="00970854">
              <w:rPr>
                <w:b/>
                <w:bCs/>
                <w:color w:val="FFFFFF" w:themeColor="background1"/>
                <w:sz w:val="20"/>
                <w:szCs w:val="20"/>
              </w:rPr>
              <w:t>1</w:t>
            </w:r>
          </w:p>
        </w:tc>
        <w:tc>
          <w:tcPr>
            <w:tcW w:w="1145" w:type="dxa"/>
            <w:tcBorders>
              <w:left w:val="single" w:sz="4" w:space="0" w:color="FFFFFF" w:themeColor="background1"/>
            </w:tcBorders>
            <w:vAlign w:val="center"/>
          </w:tcPr>
          <w:p w14:paraId="14861507"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76E164D6"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E667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52C834D"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17B5E2EA"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52F1809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54171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605B0FB" w14:textId="0C70A66E" w:rsidR="004A0620" w:rsidRPr="00970854" w:rsidRDefault="00970854"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sidRPr="00970854">
              <w:rPr>
                <w:b/>
                <w:bCs/>
                <w:color w:val="FFFFFF" w:themeColor="background1"/>
                <w:sz w:val="20"/>
                <w:szCs w:val="20"/>
              </w:rPr>
              <w:t>General</w:t>
            </w:r>
            <w:r w:rsidRPr="00970854">
              <w:rPr>
                <w:b/>
                <w:bCs/>
                <w:color w:val="FFFFFF" w:themeColor="background1"/>
                <w:sz w:val="20"/>
                <w:szCs w:val="20"/>
              </w:rPr>
              <w:t xml:space="preserve"> </w:t>
            </w:r>
            <w:r w:rsidR="004A0620" w:rsidRPr="00970854">
              <w:rPr>
                <w:b/>
                <w:bCs/>
                <w:color w:val="FFFFFF" w:themeColor="background1"/>
                <w:sz w:val="20"/>
                <w:szCs w:val="20"/>
              </w:rPr>
              <w:t>2</w:t>
            </w:r>
          </w:p>
        </w:tc>
        <w:tc>
          <w:tcPr>
            <w:tcW w:w="1145" w:type="dxa"/>
            <w:tcBorders>
              <w:left w:val="single" w:sz="4" w:space="0" w:color="FFFFFF" w:themeColor="background1"/>
            </w:tcBorders>
            <w:vAlign w:val="center"/>
          </w:tcPr>
          <w:p w14:paraId="336363C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06F8886B"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0796154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23BB760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9AAA7BA"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2C860672"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DEB13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B406F35" w14:textId="25421946" w:rsidR="004A0620" w:rsidRPr="00970854" w:rsidRDefault="00970854"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sidRPr="00970854">
              <w:rPr>
                <w:b/>
                <w:bCs/>
                <w:color w:val="FFFFFF" w:themeColor="background1"/>
                <w:sz w:val="20"/>
                <w:szCs w:val="20"/>
              </w:rPr>
              <w:t>General</w:t>
            </w:r>
            <w:r w:rsidRPr="00970854">
              <w:rPr>
                <w:b/>
                <w:bCs/>
                <w:color w:val="FFFFFF" w:themeColor="background1"/>
                <w:sz w:val="20"/>
                <w:szCs w:val="20"/>
              </w:rPr>
              <w:t xml:space="preserve"> </w:t>
            </w:r>
            <w:r w:rsidR="004A0620" w:rsidRPr="00970854">
              <w:rPr>
                <w:b/>
                <w:bCs/>
                <w:color w:val="FFFFFF" w:themeColor="background1"/>
                <w:sz w:val="20"/>
                <w:szCs w:val="20"/>
              </w:rPr>
              <w:t>3</w:t>
            </w:r>
          </w:p>
        </w:tc>
        <w:tc>
          <w:tcPr>
            <w:tcW w:w="1145" w:type="dxa"/>
            <w:tcBorders>
              <w:left w:val="single" w:sz="4" w:space="0" w:color="FFFFFF" w:themeColor="background1"/>
            </w:tcBorders>
            <w:vAlign w:val="center"/>
          </w:tcPr>
          <w:p w14:paraId="11F705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4CA9DA2A"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2B234B0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4026094"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A3FCC1B"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bl>
    <w:p w14:paraId="2CB206B4" w14:textId="77777777" w:rsidR="004A0620" w:rsidRDefault="004A0620" w:rsidP="004A0620">
      <w:pPr>
        <w:pStyle w:val="NoSpacing"/>
        <w:jc w:val="both"/>
      </w:pPr>
    </w:p>
    <w:p w14:paraId="44B7DF36" w14:textId="4915EF18" w:rsidR="004A0620" w:rsidRDefault="004A0620" w:rsidP="004A0620">
      <w:pPr>
        <w:pStyle w:val="NoSpacing"/>
        <w:jc w:val="both"/>
      </w:pPr>
      <w:r>
        <w:t xml:space="preserve">The WAIFW matrix structure allows for similar levels of transmission within the vulnerable and between the protective </w:t>
      </w:r>
      <w:proofErr w:type="spellStart"/>
      <w:r>
        <w:t>shielders</w:t>
      </w:r>
      <w:proofErr w:type="spellEnd"/>
      <w:r>
        <w:t xml:space="preserve"> sub-population (</w:t>
      </w:r>
      <w:r>
        <w:rPr>
          <w:rFonts w:cstheme="minorHAnsi"/>
        </w:rPr>
        <w:t>β</w:t>
      </w:r>
      <w:r w:rsidRPr="00696597">
        <w:rPr>
          <w:vertAlign w:val="subscript"/>
        </w:rPr>
        <w:t>1</w:t>
      </w:r>
      <w:r>
        <w:t xml:space="preserve">). Shielders themselves can subsequently contact the </w:t>
      </w:r>
      <w:r w:rsidR="000B69A2">
        <w:t>general</w:t>
      </w:r>
      <w:r>
        <w:t xml:space="preserve"> sub-population at a different level (</w:t>
      </w:r>
      <w:r>
        <w:rPr>
          <w:rFonts w:cstheme="minorHAnsi"/>
        </w:rPr>
        <w:t>β</w:t>
      </w:r>
      <w:r>
        <w:rPr>
          <w:vertAlign w:val="subscript"/>
        </w:rPr>
        <w:t>2</w:t>
      </w:r>
      <w:r>
        <w:t xml:space="preserve">), with the </w:t>
      </w:r>
      <w:r w:rsidR="000B69A2">
        <w:t>general</w:t>
      </w:r>
      <w:r>
        <w:t xml:space="preserve"> population having greater levels of contact with one other (</w:t>
      </w:r>
      <w:r>
        <w:rPr>
          <w:rFonts w:cstheme="minorHAnsi"/>
        </w:rPr>
        <w:t>β</w:t>
      </w:r>
      <w:r>
        <w:rPr>
          <w:vertAlign w:val="subscript"/>
        </w:rPr>
        <w:t>3</w:t>
      </w:r>
      <w:r>
        <w:t xml:space="preserve">). Transmission between the vulnerable and </w:t>
      </w:r>
      <w:r w:rsidR="000B69A2">
        <w:t>general</w:t>
      </w:r>
      <w:r>
        <w:t xml:space="preserve"> sub-populations was assumed to be much lower than with other sub-populations (</w:t>
      </w:r>
      <w:r>
        <w:rPr>
          <w:rFonts w:cstheme="minorHAnsi"/>
        </w:rPr>
        <w:t>β</w:t>
      </w:r>
      <w:r>
        <w:rPr>
          <w:vertAlign w:val="subscript"/>
        </w:rPr>
        <w:t>4</w:t>
      </w:r>
      <w:r>
        <w:t>).</w:t>
      </w:r>
    </w:p>
    <w:p w14:paraId="5CFB00D1" w14:textId="77777777" w:rsidR="004A0620" w:rsidRDefault="004A0620" w:rsidP="004A0620">
      <w:pPr>
        <w:pStyle w:val="NoSpacing"/>
        <w:jc w:val="both"/>
      </w:pPr>
    </w:p>
    <w:p w14:paraId="245B48D7" w14:textId="77777777" w:rsidR="004A0620" w:rsidRDefault="004A0620" w:rsidP="004A0620">
      <w:pPr>
        <w:pStyle w:val="NoSpacing"/>
        <w:rPr>
          <w:b/>
          <w:bCs/>
          <w:u w:val="single"/>
        </w:rPr>
      </w:pPr>
      <w:r w:rsidRPr="00026CE3">
        <w:rPr>
          <w:b/>
          <w:bCs/>
          <w:u w:val="single"/>
        </w:rPr>
        <w:t>Modelling Enhanced Shielding</w:t>
      </w:r>
    </w:p>
    <w:p w14:paraId="5D061DB2" w14:textId="77777777" w:rsidR="004A0620" w:rsidRPr="00026CE3" w:rsidRDefault="004A0620" w:rsidP="004A0620">
      <w:pPr>
        <w:pStyle w:val="NoSpacing"/>
        <w:jc w:val="center"/>
        <w:rPr>
          <w:b/>
          <w:bCs/>
          <w:u w:val="single"/>
        </w:rPr>
      </w:pPr>
    </w:p>
    <w:p w14:paraId="4EAE1B57" w14:textId="5992FD74" w:rsidR="004A0620" w:rsidRDefault="004A0620" w:rsidP="004A0620">
      <w:pPr>
        <w:pStyle w:val="NoSpacing"/>
        <w:jc w:val="both"/>
      </w:pPr>
      <w:r>
        <w:t>To model the effect of an enhanced shielding strategy on COVID-19 transmission, four intervention “phases” were considered. These phases describe social distancing measures which aim to control a COVID-19 epidemic. Interventions were modelled as alterations in the reproduction number (R</w:t>
      </w:r>
      <w:r>
        <w:rPr>
          <w:vertAlign w:val="subscript"/>
        </w:rPr>
        <w:t>e</w:t>
      </w:r>
      <w:r>
        <w:t xml:space="preserve">) values (translated into </w:t>
      </w:r>
      <w:r>
        <w:rPr>
          <w:rFonts w:cstheme="minorHAnsi"/>
        </w:rPr>
        <w:t>β</w:t>
      </w:r>
      <w:r>
        <w:t xml:space="preserve"> values) (</w:t>
      </w:r>
      <w:proofErr w:type="spellStart"/>
      <w:r>
        <w:t>eqn</w:t>
      </w:r>
      <w:proofErr w:type="spellEnd"/>
      <w:r>
        <w:t xml:space="preserve"> 1.2), representing changes in infectious pressure resulting from these control measures. </w:t>
      </w:r>
    </w:p>
    <w:p w14:paraId="085BC51B" w14:textId="77777777" w:rsidR="004A0620" w:rsidRDefault="004A0620" w:rsidP="004A0620">
      <w:pPr>
        <w:pStyle w:val="NoSpacing"/>
        <w:jc w:val="both"/>
      </w:pPr>
    </w:p>
    <w:p w14:paraId="43A550E2" w14:textId="0F806EE8" w:rsidR="004A0620" w:rsidRDefault="004A0620" w:rsidP="002B2152">
      <w:pPr>
        <w:pStyle w:val="NoSpacing"/>
        <w:jc w:val="both"/>
      </w:pPr>
      <w:r w:rsidRPr="00AD04A3">
        <w:t>In the context of an enhanced shielding strategy, the intervention phases were assumed to impact the R</w:t>
      </w:r>
      <w:r w:rsidRPr="00AD04A3">
        <w:rPr>
          <w:vertAlign w:val="subscript"/>
        </w:rPr>
        <w:t>e</w:t>
      </w:r>
      <w:r w:rsidRPr="00AD04A3">
        <w:t xml:space="preserve"> values (and subsequently the </w:t>
      </w:r>
      <w:r w:rsidRPr="00AD04A3">
        <w:rPr>
          <w:rFonts w:cstheme="minorHAnsi"/>
        </w:rPr>
        <w:t>β</w:t>
      </w:r>
      <w:r w:rsidRPr="00AD04A3">
        <w:t xml:space="preserve"> values) differently within/between each sub-population, to reflect the loosening or tightening of social distancing measures throughout the progression of the outbreak (</w:t>
      </w:r>
      <w:r w:rsidRPr="00AD04A3">
        <w:rPr>
          <w:b/>
          <w:bCs/>
        </w:rPr>
        <w:t>Table M4</w:t>
      </w:r>
      <w:r w:rsidRPr="00AD04A3">
        <w:t>). The transition from phase 1 to phase 2 represents the hard lockdown implemented on the 24</w:t>
      </w:r>
      <w:r w:rsidRPr="00AD04A3">
        <w:rPr>
          <w:vertAlign w:val="superscript"/>
        </w:rPr>
        <w:t>th</w:t>
      </w:r>
      <w:r w:rsidRPr="00AD04A3">
        <w:t xml:space="preserve"> March 2020, phase 3 represents a progressive release (for the </w:t>
      </w:r>
      <w:r w:rsidR="000B69A2">
        <w:t>general</w:t>
      </w:r>
      <w:r w:rsidRPr="00AD04A3">
        <w:t xml:space="preserve"> subpopulation) or tightening (for the vulnerable subpopulation) of restrictions applied over a 12-week period. Phase 4 represents the end point of the gradual transition of phase 3. The model simulations start on day 0 and lockdown is implemented on a selected “trigger day" which corresponds to where the proportion of total recovered individuals (</w:t>
      </w:r>
      <w:proofErr w:type="spellStart"/>
      <w:r w:rsidRPr="00AD04A3">
        <w:t>R</w:t>
      </w:r>
      <w:r w:rsidRPr="00AD04A3">
        <w:rPr>
          <w:vertAlign w:val="subscript"/>
        </w:rPr>
        <w:t>tot</w:t>
      </w:r>
      <w:proofErr w:type="spellEnd"/>
      <w:r w:rsidRPr="00AD04A3">
        <w:t>) is 0.06 seven days after the trigger day. The R</w:t>
      </w:r>
      <w:r w:rsidRPr="00AD04A3">
        <w:rPr>
          <w:vertAlign w:val="subscript"/>
        </w:rPr>
        <w:t>e</w:t>
      </w:r>
      <w:r w:rsidRPr="00AD04A3">
        <w:t xml:space="preserve"> values</w:t>
      </w:r>
      <w:r>
        <w:t xml:space="preserve"> that are modelled in the </w:t>
      </w:r>
      <w:r w:rsidRPr="000E3EC9">
        <w:t xml:space="preserve">baseline scenario are </w:t>
      </w:r>
      <w:r>
        <w:t xml:space="preserve">also </w:t>
      </w:r>
      <w:r w:rsidRPr="000E3EC9">
        <w:t xml:space="preserve">shown in </w:t>
      </w:r>
      <w:r w:rsidR="002B2152">
        <w:rPr>
          <w:b/>
          <w:bCs/>
        </w:rPr>
        <w:t>Ta</w:t>
      </w:r>
      <w:r w:rsidRPr="00696597">
        <w:rPr>
          <w:b/>
          <w:bCs/>
        </w:rPr>
        <w:t>ble M4</w:t>
      </w:r>
      <w:r>
        <w:t xml:space="preserve"> and were used to calculate the </w:t>
      </w:r>
      <w:r>
        <w:rPr>
          <w:rFonts w:cstheme="minorHAnsi"/>
        </w:rPr>
        <w:t>β</w:t>
      </w:r>
      <w:r w:rsidR="002B2152">
        <w:t xml:space="preserve"> values used in each phase and the resulting </w:t>
      </w:r>
      <w:r w:rsidR="002B2152">
        <w:rPr>
          <w:rFonts w:cstheme="minorHAnsi"/>
        </w:rPr>
        <w:t>β</w:t>
      </w:r>
      <w:r w:rsidR="002B2152">
        <w:t xml:space="preserve"> values are shown in </w:t>
      </w:r>
      <w:r w:rsidR="002B2152" w:rsidRPr="002B2152">
        <w:rPr>
          <w:b/>
        </w:rPr>
        <w:t>Table M5</w:t>
      </w:r>
      <w:r w:rsidR="002B2152">
        <w:t>.</w:t>
      </w:r>
    </w:p>
    <w:p w14:paraId="381CD128" w14:textId="77777777" w:rsidR="004A0620" w:rsidRDefault="004A0620" w:rsidP="004A0620">
      <w:pPr>
        <w:pStyle w:val="NoSpacing"/>
        <w:jc w:val="both"/>
      </w:pPr>
    </w:p>
    <w:p w14:paraId="4490CA51" w14:textId="77777777" w:rsidR="004A0620" w:rsidRDefault="004A0620" w:rsidP="004A0620">
      <w:pPr>
        <w:pStyle w:val="NoSpacing"/>
        <w:jc w:val="both"/>
      </w:pPr>
    </w:p>
    <w:p w14:paraId="01AE56A7" w14:textId="77777777" w:rsidR="004A0620" w:rsidRDefault="004A0620" w:rsidP="004A0620">
      <w:pPr>
        <w:pStyle w:val="NoSpacing"/>
        <w:jc w:val="both"/>
      </w:pPr>
    </w:p>
    <w:p w14:paraId="183EF440" w14:textId="77777777" w:rsidR="004A0620" w:rsidRDefault="004A0620" w:rsidP="004A0620">
      <w:pPr>
        <w:pStyle w:val="NoSpacing"/>
        <w:jc w:val="both"/>
      </w:pPr>
    </w:p>
    <w:p w14:paraId="422CFBD7" w14:textId="77777777" w:rsidR="004A0620" w:rsidRDefault="004A0620" w:rsidP="004A0620">
      <w:pPr>
        <w:pStyle w:val="NoSpacing"/>
        <w:jc w:val="both"/>
      </w:pPr>
    </w:p>
    <w:p w14:paraId="52C6479D" w14:textId="77777777" w:rsidR="004A0620" w:rsidRDefault="004A0620" w:rsidP="004A0620">
      <w:pPr>
        <w:pStyle w:val="NoSpacing"/>
        <w:jc w:val="both"/>
      </w:pPr>
    </w:p>
    <w:p w14:paraId="1BB62A14" w14:textId="77777777" w:rsidR="004A0620" w:rsidRDefault="004A0620" w:rsidP="004A0620">
      <w:pPr>
        <w:pStyle w:val="NoSpacing"/>
        <w:jc w:val="both"/>
      </w:pPr>
    </w:p>
    <w:p w14:paraId="36790527" w14:textId="77777777" w:rsidR="004A0620" w:rsidRDefault="004A0620" w:rsidP="004A0620">
      <w:pPr>
        <w:pStyle w:val="NoSpacing"/>
        <w:jc w:val="both"/>
      </w:pPr>
    </w:p>
    <w:p w14:paraId="5BC7725F" w14:textId="77777777" w:rsidR="004A0620" w:rsidRDefault="004A0620" w:rsidP="004A0620">
      <w:pPr>
        <w:pStyle w:val="NoSpacing"/>
        <w:jc w:val="both"/>
      </w:pPr>
    </w:p>
    <w:p w14:paraId="0D7B921D" w14:textId="77777777" w:rsidR="004A0620" w:rsidRDefault="004A0620" w:rsidP="004A0620">
      <w:pPr>
        <w:pStyle w:val="NoSpacing"/>
        <w:jc w:val="both"/>
      </w:pPr>
    </w:p>
    <w:p w14:paraId="58A10FB7" w14:textId="77777777" w:rsidR="004A0620" w:rsidRDefault="004A0620" w:rsidP="004A0620">
      <w:pPr>
        <w:pStyle w:val="NoSpacing"/>
        <w:jc w:val="both"/>
      </w:pPr>
    </w:p>
    <w:p w14:paraId="35E4CDA0" w14:textId="77777777" w:rsidR="004A0620" w:rsidRDefault="004A0620" w:rsidP="004A0620">
      <w:pPr>
        <w:pStyle w:val="NoSpacing"/>
        <w:jc w:val="both"/>
      </w:pPr>
    </w:p>
    <w:p w14:paraId="25B14D6A" w14:textId="77777777" w:rsidR="004A0620" w:rsidRDefault="004A0620" w:rsidP="004A0620">
      <w:pPr>
        <w:pStyle w:val="NoSpacing"/>
        <w:jc w:val="both"/>
      </w:pPr>
    </w:p>
    <w:p w14:paraId="1DF3B0A1" w14:textId="77777777" w:rsidR="004A0620" w:rsidRDefault="004A0620" w:rsidP="004A0620">
      <w:pPr>
        <w:pStyle w:val="NoSpacing"/>
        <w:jc w:val="both"/>
      </w:pPr>
    </w:p>
    <w:p w14:paraId="28CBD127" w14:textId="77777777" w:rsidR="004A0620" w:rsidRDefault="004A0620" w:rsidP="004A0620">
      <w:pPr>
        <w:pStyle w:val="NoSpacing"/>
        <w:jc w:val="both"/>
      </w:pPr>
    </w:p>
    <w:p w14:paraId="2E2395A4" w14:textId="77777777" w:rsidR="004A0620" w:rsidRDefault="004A0620" w:rsidP="004A0620">
      <w:pPr>
        <w:pStyle w:val="NoSpacing"/>
        <w:jc w:val="both"/>
      </w:pPr>
    </w:p>
    <w:p w14:paraId="26309191" w14:textId="77777777" w:rsidR="004A0620" w:rsidRDefault="004A0620" w:rsidP="004A0620">
      <w:pPr>
        <w:pStyle w:val="NoSpacing"/>
        <w:jc w:val="both"/>
      </w:pPr>
    </w:p>
    <w:p w14:paraId="304D2B1D" w14:textId="77777777" w:rsidR="004A0620" w:rsidRDefault="004A0620" w:rsidP="004A0620">
      <w:pPr>
        <w:pStyle w:val="NoSpacing"/>
        <w:jc w:val="both"/>
      </w:pPr>
    </w:p>
    <w:p w14:paraId="1B7BBD4C" w14:textId="77777777" w:rsidR="004A0620" w:rsidRDefault="004A0620" w:rsidP="004A0620">
      <w:pPr>
        <w:pStyle w:val="NoSpacing"/>
        <w:jc w:val="both"/>
      </w:pPr>
    </w:p>
    <w:p w14:paraId="7519C434" w14:textId="77777777" w:rsidR="004A0620" w:rsidRDefault="004A0620" w:rsidP="004A0620">
      <w:pPr>
        <w:pStyle w:val="NoSpacing"/>
        <w:jc w:val="both"/>
      </w:pPr>
    </w:p>
    <w:p w14:paraId="7888F68C" w14:textId="77777777" w:rsidR="004A0620" w:rsidRDefault="004A0620" w:rsidP="004A0620">
      <w:pPr>
        <w:pStyle w:val="NoSpacing"/>
        <w:jc w:val="both"/>
      </w:pPr>
    </w:p>
    <w:p w14:paraId="39675C36" w14:textId="77777777" w:rsidR="004A0620" w:rsidRDefault="004A0620" w:rsidP="004A0620">
      <w:pPr>
        <w:pStyle w:val="NoSpacing"/>
        <w:jc w:val="both"/>
      </w:pPr>
    </w:p>
    <w:p w14:paraId="4D494721" w14:textId="77777777" w:rsidR="004A0620" w:rsidRDefault="004A0620" w:rsidP="004A0620">
      <w:pPr>
        <w:pStyle w:val="NoSpacing"/>
        <w:jc w:val="both"/>
      </w:pPr>
    </w:p>
    <w:p w14:paraId="0F3A89B8" w14:textId="77777777" w:rsidR="004A0620" w:rsidRDefault="004A0620" w:rsidP="004A0620">
      <w:pPr>
        <w:pStyle w:val="NoSpacing"/>
        <w:jc w:val="both"/>
      </w:pPr>
    </w:p>
    <w:p w14:paraId="53C20B52" w14:textId="77777777" w:rsidR="004A0620" w:rsidRDefault="004A0620" w:rsidP="004A0620">
      <w:pPr>
        <w:pStyle w:val="NoSpacing"/>
        <w:jc w:val="both"/>
      </w:pPr>
    </w:p>
    <w:p w14:paraId="56391A76" w14:textId="77777777" w:rsidR="004A0620" w:rsidRPr="00000890" w:rsidRDefault="004A0620" w:rsidP="004A0620">
      <w:pPr>
        <w:pStyle w:val="NoSpacing"/>
        <w:jc w:val="both"/>
      </w:pPr>
      <w:r w:rsidRPr="00000890">
        <w:lastRenderedPageBreak/>
        <w:t xml:space="preserve"> </w:t>
      </w:r>
      <w:r w:rsidRPr="00000890">
        <w:rPr>
          <w:b/>
          <w:bCs/>
        </w:rPr>
        <w:t xml:space="preserve">Table </w:t>
      </w:r>
      <w:r>
        <w:rPr>
          <w:b/>
          <w:bCs/>
        </w:rPr>
        <w:t>M</w:t>
      </w:r>
      <w:r w:rsidRPr="00000890">
        <w:rPr>
          <w:b/>
          <w:bCs/>
        </w:rPr>
        <w:t xml:space="preserve">4 </w:t>
      </w:r>
      <w:r w:rsidRPr="00000890">
        <w:t xml:space="preserve">– Description of Phased Enhanced Shielding Strategy </w:t>
      </w:r>
    </w:p>
    <w:tbl>
      <w:tblPr>
        <w:tblStyle w:val="GridTable4"/>
        <w:tblW w:w="9129" w:type="dxa"/>
        <w:tblLayout w:type="fixed"/>
        <w:tblLook w:val="04A0" w:firstRow="1" w:lastRow="0" w:firstColumn="1" w:lastColumn="0" w:noHBand="0" w:noVBand="1"/>
      </w:tblPr>
      <w:tblGrid>
        <w:gridCol w:w="947"/>
        <w:gridCol w:w="4577"/>
        <w:gridCol w:w="1165"/>
        <w:gridCol w:w="559"/>
        <w:gridCol w:w="661"/>
        <w:gridCol w:w="661"/>
        <w:gridCol w:w="559"/>
      </w:tblGrid>
      <w:tr w:rsidR="004A0620" w:rsidRPr="009D435A" w14:paraId="3C92C341" w14:textId="77777777" w:rsidTr="00AD04A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7B8FA41" w14:textId="77777777" w:rsidR="004A0620" w:rsidRPr="000E3EC9" w:rsidRDefault="004A0620" w:rsidP="00AD04A3">
            <w:pPr>
              <w:pStyle w:val="NoSpacing"/>
              <w:spacing w:line="276" w:lineRule="auto"/>
              <w:jc w:val="center"/>
              <w:rPr>
                <w:sz w:val="20"/>
                <w:szCs w:val="20"/>
              </w:rPr>
            </w:pPr>
            <w:r w:rsidRPr="000E3EC9">
              <w:rPr>
                <w:sz w:val="20"/>
                <w:szCs w:val="20"/>
              </w:rPr>
              <w:t>Phases</w:t>
            </w:r>
          </w:p>
        </w:tc>
        <w:tc>
          <w:tcPr>
            <w:tcW w:w="457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3E658434" w14:textId="77777777" w:rsidR="004A0620" w:rsidRPr="000E3EC9"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Description of Intervention Phase</w:t>
            </w:r>
          </w:p>
        </w:tc>
        <w:tc>
          <w:tcPr>
            <w:tcW w:w="1165"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578D8AA4" w14:textId="7777777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Duration</w:t>
            </w:r>
          </w:p>
        </w:tc>
        <w:tc>
          <w:tcPr>
            <w:tcW w:w="2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CA7EB" w14:textId="3D1F7A4F"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R</w:t>
            </w:r>
            <w:ins w:id="69" w:author="VAN BUNNIK Bram" w:date="2020-04-29T11:14:00Z">
              <w:r w:rsidR="00445A05">
                <w:rPr>
                  <w:sz w:val="20"/>
                  <w:szCs w:val="20"/>
                  <w:vertAlign w:val="subscript"/>
                </w:rPr>
                <w:t>e</w:t>
              </w:r>
              <w:r w:rsidR="00445A05">
                <w:rPr>
                  <w:sz w:val="20"/>
                  <w:szCs w:val="20"/>
                </w:rPr>
                <w:t xml:space="preserve"> </w:t>
              </w:r>
            </w:ins>
            <w:del w:id="70" w:author="VAN BUNNIK Bram" w:date="2020-04-29T11:14:00Z">
              <w:r w:rsidRPr="000E3EC9" w:rsidDel="00445A05">
                <w:rPr>
                  <w:sz w:val="20"/>
                  <w:szCs w:val="20"/>
                </w:rPr>
                <w:delText>0</w:delText>
              </w:r>
            </w:del>
            <w:r w:rsidRPr="000E3EC9">
              <w:rPr>
                <w:sz w:val="20"/>
                <w:szCs w:val="20"/>
              </w:rPr>
              <w:t xml:space="preserve"> used to calculate </w:t>
            </w:r>
            <w:r w:rsidRPr="000E3EC9">
              <w:rPr>
                <w:rFonts w:cstheme="minorHAnsi"/>
                <w:sz w:val="20"/>
                <w:szCs w:val="20"/>
              </w:rPr>
              <w:t>β</w:t>
            </w:r>
            <w:r>
              <w:rPr>
                <w:rFonts w:cstheme="minorHAnsi"/>
                <w:sz w:val="20"/>
                <w:szCs w:val="20"/>
              </w:rPr>
              <w:t>*</w:t>
            </w:r>
          </w:p>
        </w:tc>
      </w:tr>
      <w:tr w:rsidR="004A0620" w:rsidRPr="009D435A" w14:paraId="11B12074" w14:textId="77777777" w:rsidTr="00AD04A3">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5596935" w14:textId="77777777" w:rsidR="004A0620" w:rsidRPr="000E3EC9" w:rsidRDefault="004A0620" w:rsidP="00AD04A3">
            <w:pPr>
              <w:pStyle w:val="NoSpacing"/>
              <w:spacing w:line="276" w:lineRule="auto"/>
              <w:jc w:val="center"/>
              <w:rPr>
                <w:sz w:val="20"/>
                <w:szCs w:val="20"/>
              </w:rPr>
            </w:pPr>
          </w:p>
        </w:tc>
        <w:tc>
          <w:tcPr>
            <w:tcW w:w="457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225F2DE"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165" w:type="dxa"/>
            <w:vMerge/>
            <w:tcBorders>
              <w:left w:val="single" w:sz="4" w:space="0" w:color="FFFFFF" w:themeColor="background1"/>
              <w:right w:val="single" w:sz="4" w:space="0" w:color="FFFFFF" w:themeColor="background1"/>
            </w:tcBorders>
            <w:shd w:val="clear" w:color="auto" w:fill="000000" w:themeFill="text1"/>
            <w:vAlign w:val="center"/>
          </w:tcPr>
          <w:p w14:paraId="74E2F59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55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41F515AC"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lang w:val="el-GR"/>
              </w:rPr>
              <w:t>1</w:t>
            </w:r>
          </w:p>
        </w:tc>
        <w:tc>
          <w:tcPr>
            <w:tcW w:w="66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724D43B8"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2</w:t>
            </w:r>
          </w:p>
        </w:tc>
        <w:tc>
          <w:tcPr>
            <w:tcW w:w="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92BDAB0"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3</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2715AB1"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4</w:t>
            </w:r>
          </w:p>
        </w:tc>
      </w:tr>
      <w:tr w:rsidR="004A0620" w:rsidRPr="009D435A" w14:paraId="6AE2025E" w14:textId="77777777" w:rsidTr="00AD04A3">
        <w:trPr>
          <w:trHeight w:val="254"/>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36C80C"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1</w:t>
            </w:r>
          </w:p>
        </w:tc>
        <w:tc>
          <w:tcPr>
            <w:tcW w:w="4577" w:type="dxa"/>
            <w:tcBorders>
              <w:top w:val="single" w:sz="4" w:space="0" w:color="FFFFFF" w:themeColor="background1"/>
              <w:left w:val="single" w:sz="4" w:space="0" w:color="FFFFFF" w:themeColor="background1"/>
            </w:tcBorders>
            <w:vAlign w:val="center"/>
          </w:tcPr>
          <w:p w14:paraId="77A56041" w14:textId="60721553"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“business as usual” approach that was operating pre-lockdown. We assume a pre-</w:t>
            </w:r>
            <w:r w:rsidRPr="004C57F4">
              <w:rPr>
                <w:rFonts w:eastAsiaTheme="minorEastAsia" w:cstheme="minorHAnsi"/>
                <w:sz w:val="20"/>
                <w:szCs w:val="20"/>
              </w:rPr>
              <w:t>lockdown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of 1.7</w:t>
            </w:r>
            <w:r w:rsidRPr="00696597">
              <w:rPr>
                <w:rFonts w:eastAsiaTheme="minorEastAsia" w:cstheme="minorHAnsi"/>
                <w:sz w:val="20"/>
                <w:szCs w:val="20"/>
              </w:rPr>
              <w:t xml:space="preserve"> – reflecting pre-existing reductions to transmission from a baseline R</w:t>
            </w:r>
            <w:r w:rsidRPr="00696597">
              <w:rPr>
                <w:rFonts w:eastAsiaTheme="minorEastAsia" w:cstheme="minorHAnsi"/>
                <w:sz w:val="20"/>
                <w:szCs w:val="20"/>
                <w:vertAlign w:val="subscript"/>
              </w:rPr>
              <w:t>0</w:t>
            </w:r>
            <w:r w:rsidRPr="00696597">
              <w:rPr>
                <w:rFonts w:eastAsiaTheme="minorEastAsia" w:cstheme="minorHAnsi"/>
                <w:sz w:val="20"/>
                <w:szCs w:val="20"/>
              </w:rPr>
              <w:t xml:space="preserve"> = 2.8 (spontaneous social distancing etc).</w:t>
            </w:r>
          </w:p>
        </w:tc>
        <w:tc>
          <w:tcPr>
            <w:tcW w:w="1165" w:type="dxa"/>
            <w:tcBorders>
              <w:top w:val="single" w:sz="4" w:space="0" w:color="FFFFFF" w:themeColor="background1"/>
            </w:tcBorders>
            <w:vAlign w:val="center"/>
          </w:tcPr>
          <w:p w14:paraId="1E6A8D09" w14:textId="62244E78"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Up until </w:t>
            </w:r>
            <w:proofErr w:type="spellStart"/>
            <w:r w:rsidRPr="00696597">
              <w:rPr>
                <w:rFonts w:eastAsiaTheme="minorEastAsia" w:cstheme="minorHAnsi"/>
                <w:sz w:val="20"/>
                <w:szCs w:val="20"/>
              </w:rPr>
              <w:t>R</w:t>
            </w:r>
            <w:r w:rsidRPr="00696597">
              <w:rPr>
                <w:rFonts w:eastAsiaTheme="minorEastAsia" w:cstheme="minorHAnsi"/>
                <w:sz w:val="20"/>
                <w:szCs w:val="20"/>
                <w:vertAlign w:val="subscript"/>
              </w:rPr>
              <w:t>tot</w:t>
            </w:r>
            <w:proofErr w:type="spellEnd"/>
            <w:r w:rsidRPr="00696597">
              <w:rPr>
                <w:rFonts w:eastAsiaTheme="minorEastAsia" w:cstheme="minorHAnsi"/>
                <w:sz w:val="20"/>
                <w:szCs w:val="20"/>
              </w:rPr>
              <w:t>(t</w:t>
            </w:r>
            <w:ins w:id="71" w:author="VAN BUNNIK Bram" w:date="2020-04-29T11:14:00Z">
              <w:r w:rsidR="00445A05">
                <w:rPr>
                  <w:rFonts w:eastAsiaTheme="minorEastAsia" w:cstheme="minorHAnsi"/>
                  <w:sz w:val="20"/>
                  <w:szCs w:val="20"/>
                </w:rPr>
                <w:t>p</w:t>
              </w:r>
            </w:ins>
            <w:r w:rsidRPr="00696597">
              <w:rPr>
                <w:rFonts w:eastAsiaTheme="minorEastAsia" w:cstheme="minorHAnsi"/>
                <w:sz w:val="20"/>
                <w:szCs w:val="20"/>
              </w:rPr>
              <w:t>+7) = 0.06</w:t>
            </w:r>
          </w:p>
          <w:p w14:paraId="78B149A3" w14:textId="05DF7029"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Pr>
                <w:rFonts w:eastAsiaTheme="minorEastAsia" w:cstheme="minorHAnsi"/>
                <w:sz w:val="20"/>
                <w:szCs w:val="20"/>
              </w:rPr>
              <w:t>(</w:t>
            </w:r>
            <w:proofErr w:type="spellStart"/>
            <w:ins w:id="72" w:author="VAN BUNNIK Bram" w:date="2020-04-29T11:15:00Z">
              <w:r w:rsidR="00445A05">
                <w:rPr>
                  <w:rFonts w:eastAsiaTheme="minorEastAsia" w:cstheme="minorHAnsi"/>
                  <w:sz w:val="20"/>
                  <w:szCs w:val="20"/>
                </w:rPr>
                <w:t>tp</w:t>
              </w:r>
              <w:proofErr w:type="spellEnd"/>
              <w:r w:rsidR="00445A05">
                <w:rPr>
                  <w:rFonts w:eastAsiaTheme="minorEastAsia" w:cstheme="minorHAnsi"/>
                  <w:sz w:val="20"/>
                  <w:szCs w:val="20"/>
                </w:rPr>
                <w:t>=</w:t>
              </w:r>
            </w:ins>
            <w:r>
              <w:rPr>
                <w:rFonts w:eastAsiaTheme="minorEastAsia" w:cstheme="minorHAnsi"/>
                <w:sz w:val="20"/>
                <w:szCs w:val="20"/>
              </w:rPr>
              <w:t>day 71)</w:t>
            </w:r>
          </w:p>
        </w:tc>
        <w:tc>
          <w:tcPr>
            <w:tcW w:w="559" w:type="dxa"/>
            <w:tcBorders>
              <w:top w:val="single" w:sz="4" w:space="0" w:color="FFFFFF" w:themeColor="background1"/>
            </w:tcBorders>
            <w:vAlign w:val="center"/>
          </w:tcPr>
          <w:p w14:paraId="4462FB55"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2450D54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4C13DA9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559" w:type="dxa"/>
            <w:tcBorders>
              <w:top w:val="single" w:sz="4" w:space="0" w:color="FFFFFF" w:themeColor="background1"/>
            </w:tcBorders>
            <w:vAlign w:val="center"/>
          </w:tcPr>
          <w:p w14:paraId="30B6AB9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r>
      <w:tr w:rsidR="004A0620" w:rsidRPr="009D435A" w14:paraId="34A2E02F" w14:textId="77777777" w:rsidTr="00AD04A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B81BEAA"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2</w:t>
            </w:r>
          </w:p>
        </w:tc>
        <w:tc>
          <w:tcPr>
            <w:tcW w:w="4577" w:type="dxa"/>
            <w:tcBorders>
              <w:left w:val="single" w:sz="4" w:space="0" w:color="FFFFFF" w:themeColor="background1"/>
            </w:tcBorders>
            <w:vAlign w:val="center"/>
          </w:tcPr>
          <w:p w14:paraId="3B7C7CF7" w14:textId="08BB46C3"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nationwide lockdown that was applied approximately equally to all subpopulations. We assume that pre-</w:t>
            </w:r>
            <w:r w:rsidRPr="004C57F4">
              <w:rPr>
                <w:rFonts w:eastAsiaTheme="minorEastAsia" w:cstheme="minorHAnsi"/>
                <w:sz w:val="20"/>
                <w:szCs w:val="20"/>
              </w:rPr>
              <w:t xml:space="preserve">existing shielding in the </w:t>
            </w:r>
            <w:proofErr w:type="spellStart"/>
            <w:r w:rsidRPr="004C57F4">
              <w:rPr>
                <w:rFonts w:eastAsiaTheme="minorEastAsia" w:cstheme="minorHAnsi"/>
                <w:sz w:val="20"/>
                <w:szCs w:val="20"/>
              </w:rPr>
              <w:t>vulnerables</w:t>
            </w:r>
            <w:proofErr w:type="spellEnd"/>
            <w:r w:rsidRPr="004C57F4">
              <w:rPr>
                <w:rFonts w:eastAsiaTheme="minorEastAsia" w:cstheme="minorHAnsi"/>
                <w:sz w:val="20"/>
                <w:szCs w:val="20"/>
              </w:rPr>
              <w:t xml:space="preserve"> has resulted in reductions to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relative to the </w:t>
            </w:r>
            <w:proofErr w:type="spellStart"/>
            <w:r w:rsidRPr="004C57F4">
              <w:rPr>
                <w:rFonts w:eastAsiaTheme="minorEastAsia" w:cstheme="minorHAnsi"/>
                <w:sz w:val="20"/>
                <w:szCs w:val="20"/>
              </w:rPr>
              <w:t>shielders</w:t>
            </w:r>
            <w:proofErr w:type="spellEnd"/>
            <w:r w:rsidRPr="004C57F4">
              <w:rPr>
                <w:rFonts w:eastAsiaTheme="minorEastAsia" w:cstheme="minorHAnsi"/>
                <w:sz w:val="20"/>
                <w:szCs w:val="20"/>
              </w:rPr>
              <w:t xml:space="preserve"> and </w:t>
            </w:r>
            <w:r w:rsidR="000B69A2">
              <w:rPr>
                <w:rFonts w:eastAsiaTheme="minorEastAsia" w:cstheme="minorHAnsi"/>
                <w:sz w:val="20"/>
                <w:szCs w:val="20"/>
              </w:rPr>
              <w:t>general</w:t>
            </w:r>
            <w:r w:rsidRPr="004C57F4">
              <w:rPr>
                <w:rFonts w:eastAsiaTheme="minorEastAsia" w:cstheme="minorHAnsi"/>
                <w:sz w:val="20"/>
                <w:szCs w:val="20"/>
              </w:rPr>
              <w:t xml:space="preserve">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 0.8/0.</w:t>
            </w:r>
            <w:r w:rsidRPr="00696597">
              <w:rPr>
                <w:rFonts w:eastAsiaTheme="minorEastAsia" w:cstheme="minorHAnsi"/>
                <w:sz w:val="20"/>
                <w:szCs w:val="20"/>
              </w:rPr>
              <w:t>9).</w:t>
            </w:r>
          </w:p>
        </w:tc>
        <w:tc>
          <w:tcPr>
            <w:tcW w:w="1165" w:type="dxa"/>
            <w:vAlign w:val="center"/>
          </w:tcPr>
          <w:p w14:paraId="31D2D74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pPr>
            <w:r w:rsidRPr="00696597">
              <w:rPr>
                <w:sz w:val="20"/>
                <w:szCs w:val="20"/>
              </w:rPr>
              <w:t>6 Weeks</w:t>
            </w:r>
          </w:p>
        </w:tc>
        <w:tc>
          <w:tcPr>
            <w:tcW w:w="559" w:type="dxa"/>
            <w:vAlign w:val="center"/>
          </w:tcPr>
          <w:p w14:paraId="0099F745"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c>
          <w:tcPr>
            <w:tcW w:w="661" w:type="dxa"/>
            <w:vAlign w:val="center"/>
          </w:tcPr>
          <w:p w14:paraId="2DAFCD30"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661" w:type="dxa"/>
            <w:vAlign w:val="center"/>
          </w:tcPr>
          <w:p w14:paraId="4C5F69F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559" w:type="dxa"/>
            <w:vAlign w:val="center"/>
          </w:tcPr>
          <w:p w14:paraId="0371825D"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r>
      <w:tr w:rsidR="004A0620" w:rsidRPr="009D435A" w14:paraId="20BE3163" w14:textId="77777777" w:rsidTr="00970854">
        <w:trPr>
          <w:trHeight w:val="178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677F3FF7" w14:textId="77777777" w:rsidR="004A0620" w:rsidRPr="005156F2" w:rsidRDefault="004A0620" w:rsidP="00970854">
            <w:pPr>
              <w:pStyle w:val="NoSpacing"/>
              <w:spacing w:line="276" w:lineRule="auto"/>
              <w:rPr>
                <w:rFonts w:eastAsiaTheme="minorEastAsia"/>
                <w:color w:val="FFFFFF" w:themeColor="background1"/>
                <w:sz w:val="20"/>
                <w:szCs w:val="20"/>
              </w:rPr>
            </w:pPr>
            <w:r w:rsidRPr="005156F2">
              <w:rPr>
                <w:rFonts w:eastAsiaTheme="minorEastAsia"/>
                <w:color w:val="FFFFFF" w:themeColor="background1"/>
                <w:sz w:val="20"/>
                <w:szCs w:val="20"/>
              </w:rPr>
              <w:t>Phase 3</w:t>
            </w:r>
          </w:p>
        </w:tc>
        <w:tc>
          <w:tcPr>
            <w:tcW w:w="4577" w:type="dxa"/>
            <w:tcBorders>
              <w:left w:val="single" w:sz="4" w:space="0" w:color="FFFFFF" w:themeColor="background1"/>
            </w:tcBorders>
            <w:vAlign w:val="center"/>
          </w:tcPr>
          <w:p w14:paraId="17C5DF38" w14:textId="541782B4"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a progressive change in restrictions – a progressive release of regulations to the </w:t>
            </w:r>
            <w:r w:rsidR="000B69A2">
              <w:rPr>
                <w:rFonts w:eastAsiaTheme="minorEastAsia" w:cstheme="minorHAnsi"/>
                <w:sz w:val="20"/>
                <w:szCs w:val="20"/>
              </w:rPr>
              <w:t>general</w:t>
            </w:r>
            <w:r w:rsidRPr="00696597">
              <w:rPr>
                <w:rFonts w:eastAsiaTheme="minorEastAsia" w:cstheme="minorHAnsi"/>
                <w:sz w:val="20"/>
                <w:szCs w:val="20"/>
              </w:rPr>
              <w:t xml:space="preserve"> subpopulation and a progressive tightening of </w:t>
            </w:r>
            <w:r w:rsidRPr="004C57F4">
              <w:rPr>
                <w:rFonts w:eastAsiaTheme="minorEastAsia" w:cstheme="minorHAnsi"/>
                <w:sz w:val="20"/>
                <w:szCs w:val="20"/>
              </w:rPr>
              <w:t>restrictions applied to the vulnerable subpopulation. R</w:t>
            </w:r>
            <w:r w:rsidRPr="004C57F4">
              <w:rPr>
                <w:rFonts w:eastAsiaTheme="minorEastAsia" w:cstheme="minorHAnsi"/>
                <w:sz w:val="20"/>
                <w:szCs w:val="20"/>
              </w:rPr>
              <w:softHyphen/>
            </w:r>
            <w:r w:rsidRPr="004C57F4">
              <w:rPr>
                <w:rFonts w:eastAsiaTheme="minorEastAsia" w:cstheme="minorHAnsi"/>
                <w:sz w:val="20"/>
                <w:szCs w:val="20"/>
                <w:vertAlign w:val="subscript"/>
              </w:rPr>
              <w:t>e</w:t>
            </w:r>
            <w:r w:rsidRPr="004C57F4">
              <w:rPr>
                <w:rFonts w:eastAsiaTheme="minorEastAsia" w:cstheme="minorHAnsi"/>
                <w:sz w:val="20"/>
                <w:szCs w:val="20"/>
              </w:rPr>
              <w:t xml:space="preserve"> values change</w:t>
            </w:r>
            <w:r>
              <w:rPr>
                <w:rFonts w:eastAsiaTheme="minorEastAsia" w:cstheme="minorHAnsi"/>
                <w:sz w:val="20"/>
                <w:szCs w:val="20"/>
              </w:rPr>
              <w:t xml:space="preserve"> linearly from phase 2 to phase 4 over the course of 12 weeks.</w:t>
            </w:r>
          </w:p>
        </w:tc>
        <w:tc>
          <w:tcPr>
            <w:tcW w:w="1165" w:type="dxa"/>
            <w:vAlign w:val="center"/>
          </w:tcPr>
          <w:p w14:paraId="1D111DD2"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96597">
              <w:rPr>
                <w:rFonts w:cstheme="minorHAnsi"/>
                <w:sz w:val="20"/>
                <w:szCs w:val="20"/>
              </w:rPr>
              <w:t>12 Weeks</w:t>
            </w:r>
          </w:p>
        </w:tc>
        <w:tc>
          <w:tcPr>
            <w:tcW w:w="2440" w:type="dxa"/>
            <w:gridSpan w:val="4"/>
            <w:vAlign w:val="center"/>
          </w:tcPr>
          <w:p w14:paraId="34B1B6C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E3EC9">
              <w:rPr>
                <w:sz w:val="20"/>
                <w:szCs w:val="20"/>
              </w:rPr>
              <w:t>Linear Change to Phase 4</w:t>
            </w:r>
          </w:p>
        </w:tc>
      </w:tr>
      <w:tr w:rsidR="004A0620" w:rsidRPr="009D435A" w14:paraId="3AE6DE65" w14:textId="77777777" w:rsidTr="0097085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14:paraId="3B7959D0"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4</w:t>
            </w:r>
          </w:p>
        </w:tc>
        <w:tc>
          <w:tcPr>
            <w:tcW w:w="4577" w:type="dxa"/>
            <w:tcBorders>
              <w:left w:val="single" w:sz="4" w:space="0" w:color="FFFFFF" w:themeColor="background1"/>
            </w:tcBorders>
            <w:vAlign w:val="center"/>
          </w:tcPr>
          <w:p w14:paraId="397758E7" w14:textId="578693F2"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the long-term application of the released restrictions to the </w:t>
            </w:r>
            <w:r w:rsidR="000B69A2">
              <w:rPr>
                <w:rFonts w:eastAsiaTheme="minorEastAsia" w:cstheme="minorHAnsi"/>
                <w:sz w:val="20"/>
                <w:szCs w:val="20"/>
              </w:rPr>
              <w:t>general</w:t>
            </w:r>
            <w:r w:rsidRPr="00696597">
              <w:rPr>
                <w:rFonts w:eastAsiaTheme="minorEastAsia" w:cstheme="minorHAnsi"/>
                <w:sz w:val="20"/>
                <w:szCs w:val="20"/>
              </w:rPr>
              <w:t xml:space="preserve"> subpopulation and long-term enhanced shielding of vulnerable subpopulations. We assume </w:t>
            </w:r>
            <w:r w:rsidRPr="004C57F4">
              <w:rPr>
                <w:rFonts w:eastAsiaTheme="minorEastAsia" w:cstheme="minorHAnsi"/>
                <w:sz w:val="20"/>
                <w:szCs w:val="20"/>
              </w:rPr>
              <w:t>that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is reduced</w:t>
            </w:r>
            <w:r w:rsidRPr="00696597">
              <w:rPr>
                <w:rFonts w:eastAsiaTheme="minorEastAsia" w:cstheme="minorHAnsi"/>
                <w:sz w:val="20"/>
                <w:szCs w:val="20"/>
              </w:rPr>
              <w:t xml:space="preserve"> further in the </w:t>
            </w:r>
            <w:proofErr w:type="spellStart"/>
            <w:r w:rsidRPr="00696597">
              <w:rPr>
                <w:rFonts w:eastAsiaTheme="minorEastAsia" w:cstheme="minorHAnsi"/>
                <w:sz w:val="20"/>
                <w:szCs w:val="20"/>
              </w:rPr>
              <w:t>vulnerables</w:t>
            </w:r>
            <w:proofErr w:type="spellEnd"/>
            <w:r w:rsidRPr="00696597">
              <w:rPr>
                <w:rFonts w:eastAsiaTheme="minorEastAsia" w:cstheme="minorHAnsi"/>
                <w:sz w:val="20"/>
                <w:szCs w:val="20"/>
              </w:rPr>
              <w:t xml:space="preserve"> by ½</w:t>
            </w:r>
            <w:r>
              <w:rPr>
                <w:rFonts w:eastAsiaTheme="minorEastAsia" w:cstheme="minorHAnsi"/>
                <w:sz w:val="20"/>
                <w:szCs w:val="20"/>
              </w:rPr>
              <w:t xml:space="preserve"> as part of the enhanced shielding strategy</w:t>
            </w:r>
            <w:r w:rsidRPr="00696597">
              <w:rPr>
                <w:rFonts w:eastAsiaTheme="minorEastAsia" w:cstheme="minorHAnsi"/>
                <w:sz w:val="20"/>
                <w:szCs w:val="20"/>
              </w:rPr>
              <w:t>. Based on a “back-to-normal” R</w:t>
            </w:r>
            <w:r w:rsidRPr="00696597">
              <w:rPr>
                <w:rFonts w:eastAsiaTheme="minorEastAsia" w:cstheme="minorHAnsi"/>
                <w:sz w:val="20"/>
                <w:szCs w:val="20"/>
                <w:vertAlign w:val="subscript"/>
              </w:rPr>
              <w:t xml:space="preserve">0 </w:t>
            </w:r>
            <w:r w:rsidRPr="00696597">
              <w:rPr>
                <w:rFonts w:eastAsiaTheme="minorEastAsia" w:cstheme="minorHAnsi"/>
                <w:sz w:val="20"/>
                <w:szCs w:val="20"/>
              </w:rPr>
              <w:t xml:space="preserve">= 2.8, we model a partial return back-to-normal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(even greater return for the </w:t>
            </w:r>
            <w:r w:rsidR="000B69A2">
              <w:rPr>
                <w:rFonts w:eastAsiaTheme="minorEastAsia" w:cstheme="minorHAnsi"/>
                <w:sz w:val="20"/>
                <w:szCs w:val="20"/>
              </w:rPr>
              <w:t>general</w:t>
            </w:r>
            <w:r w:rsidRPr="00696597">
              <w:rPr>
                <w:rFonts w:eastAsiaTheme="minorEastAsia" w:cstheme="minorHAnsi"/>
                <w:sz w:val="20"/>
                <w:szCs w:val="20"/>
              </w:rPr>
              <w:t xml:space="preserve">). We assume a central value between lockdown and back to 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w:t>
            </w:r>
            <w:r>
              <w:rPr>
                <w:rFonts w:eastAsiaTheme="minorEastAsia" w:cstheme="minorHAnsi"/>
                <w:sz w:val="20"/>
                <w:szCs w:val="20"/>
              </w:rPr>
              <w:t>0.9 &lt; R &lt; 2.8</w:t>
            </w:r>
            <w:r w:rsidRPr="00696597">
              <w:rPr>
                <w:rFonts w:eastAsiaTheme="minorEastAsia" w:cstheme="minorHAnsi"/>
                <w:sz w:val="20"/>
                <w:szCs w:val="20"/>
              </w:rPr>
              <w:t>), and a central value between pre-lockdown and back-</w:t>
            </w:r>
            <w:r>
              <w:rPr>
                <w:rFonts w:eastAsiaTheme="minorEastAsia" w:cstheme="minorHAnsi"/>
                <w:sz w:val="20"/>
                <w:szCs w:val="20"/>
              </w:rPr>
              <w:t>t</w:t>
            </w:r>
            <w:r w:rsidRPr="00696597">
              <w:rPr>
                <w:rFonts w:eastAsiaTheme="minorEastAsia" w:cstheme="minorHAnsi"/>
                <w:sz w:val="20"/>
                <w:szCs w:val="20"/>
              </w:rPr>
              <w:t xml:space="preserve">o-normal for the </w:t>
            </w:r>
            <w:r w:rsidR="000B69A2">
              <w:rPr>
                <w:rFonts w:eastAsiaTheme="minorEastAsia" w:cstheme="minorHAnsi"/>
                <w:sz w:val="20"/>
                <w:szCs w:val="20"/>
              </w:rPr>
              <w:t>general</w:t>
            </w:r>
            <w:r>
              <w:rPr>
                <w:rFonts w:eastAsiaTheme="minorEastAsia" w:cstheme="minorHAnsi"/>
                <w:sz w:val="20"/>
                <w:szCs w:val="20"/>
              </w:rPr>
              <w:t xml:space="preserve"> sub-population</w:t>
            </w:r>
            <w:r w:rsidRPr="00696597">
              <w:rPr>
                <w:rFonts w:eastAsiaTheme="minorEastAsia" w:cstheme="minorHAnsi"/>
                <w:sz w:val="20"/>
                <w:szCs w:val="20"/>
              </w:rPr>
              <w:t xml:space="preserve"> </w:t>
            </w:r>
            <w:r w:rsidRPr="008A7627">
              <w:rPr>
                <w:rFonts w:eastAsiaTheme="minorEastAsia" w:cstheme="minorHAnsi"/>
                <w:sz w:val="20"/>
                <w:szCs w:val="20"/>
              </w:rPr>
              <w:t>(</w:t>
            </w:r>
            <w:r>
              <w:rPr>
                <w:rFonts w:eastAsiaTheme="minorEastAsia" w:cstheme="minorHAnsi"/>
                <w:sz w:val="20"/>
                <w:szCs w:val="20"/>
              </w:rPr>
              <w:t>1.7 &lt; R &lt; 2.8</w:t>
            </w:r>
            <w:r w:rsidRPr="008A7627">
              <w:rPr>
                <w:rFonts w:eastAsiaTheme="minorEastAsia" w:cstheme="minorHAnsi"/>
                <w:sz w:val="20"/>
                <w:szCs w:val="20"/>
              </w:rPr>
              <w:t>)</w:t>
            </w:r>
            <w:r w:rsidRPr="00696597">
              <w:rPr>
                <w:rFonts w:eastAsiaTheme="minorEastAsia" w:cstheme="minorHAnsi"/>
                <w:sz w:val="20"/>
                <w:szCs w:val="20"/>
              </w:rPr>
              <w:t>.</w:t>
            </w:r>
          </w:p>
        </w:tc>
        <w:tc>
          <w:tcPr>
            <w:tcW w:w="1165" w:type="dxa"/>
            <w:vAlign w:val="center"/>
          </w:tcPr>
          <w:p w14:paraId="329A75AD" w14:textId="77777777" w:rsidR="004A0620"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96597">
              <w:rPr>
                <w:sz w:val="20"/>
                <w:szCs w:val="20"/>
              </w:rPr>
              <w:t>Until End of simulation</w:t>
            </w:r>
          </w:p>
          <w:p w14:paraId="6AA14CEE" w14:textId="77777777" w:rsidR="004A0620" w:rsidRPr="00696597"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Year after lockdown ends – 478 days from start of simulation)</w:t>
            </w:r>
          </w:p>
        </w:tc>
        <w:tc>
          <w:tcPr>
            <w:tcW w:w="559" w:type="dxa"/>
            <w:vAlign w:val="center"/>
          </w:tcPr>
          <w:p w14:paraId="4911338E"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c>
          <w:tcPr>
            <w:tcW w:w="661" w:type="dxa"/>
            <w:vAlign w:val="center"/>
          </w:tcPr>
          <w:p w14:paraId="33F3BA69"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1.85</w:t>
            </w:r>
          </w:p>
        </w:tc>
        <w:tc>
          <w:tcPr>
            <w:tcW w:w="661" w:type="dxa"/>
            <w:vAlign w:val="center"/>
          </w:tcPr>
          <w:p w14:paraId="2843103C"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2.25</w:t>
            </w:r>
          </w:p>
        </w:tc>
        <w:tc>
          <w:tcPr>
            <w:tcW w:w="559" w:type="dxa"/>
            <w:vAlign w:val="center"/>
          </w:tcPr>
          <w:p w14:paraId="2FD28937"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r>
    </w:tbl>
    <w:p w14:paraId="49975193" w14:textId="0998AE5D" w:rsidR="002B2152" w:rsidRDefault="004A0620" w:rsidP="004A0620">
      <w:pPr>
        <w:pStyle w:val="NoSpacing"/>
        <w:jc w:val="both"/>
      </w:pPr>
      <w:r>
        <w:t>* All R</w:t>
      </w:r>
      <w:ins w:id="73" w:author="VAN BUNNIK Bram" w:date="2020-04-29T11:14:00Z">
        <w:r w:rsidR="00445A05">
          <w:rPr>
            <w:vertAlign w:val="subscript"/>
          </w:rPr>
          <w:t>e</w:t>
        </w:r>
      </w:ins>
      <w:del w:id="74" w:author="VAN BUNNIK Bram" w:date="2020-04-29T11:14:00Z">
        <w:r w:rsidRPr="00696597" w:rsidDel="00445A05">
          <w:rPr>
            <w:vertAlign w:val="subscript"/>
          </w:rPr>
          <w:delText>0</w:delText>
        </w:r>
      </w:del>
      <w:r>
        <w:t xml:space="preserve"> values used are for illustrative purposes and are best guess for the effect of interventions and SDMs based on expert opinion.</w:t>
      </w:r>
      <w:ins w:id="75" w:author="VAN BUNNIK Bram" w:date="2020-04-29T11:14:00Z">
        <w:r w:rsidR="00445A05">
          <w:t xml:space="preserve"> </w:t>
        </w:r>
        <w:proofErr w:type="spellStart"/>
        <w:r w:rsidR="00445A05">
          <w:t>tp</w:t>
        </w:r>
        <w:proofErr w:type="spellEnd"/>
        <w:r w:rsidR="00445A05">
          <w:t>=</w:t>
        </w:r>
      </w:ins>
      <w:ins w:id="76" w:author="VAN BUNNIK Bram" w:date="2020-04-29T11:15:00Z">
        <w:r w:rsidR="00445A05">
          <w:t>trigger point (day</w:t>
        </w:r>
      </w:ins>
      <w:r w:rsidR="000B69A2">
        <w:t xml:space="preserve"> </w:t>
      </w:r>
      <w:ins w:id="77" w:author="VAN BUNNIK Bram" w:date="2020-04-29T11:15:00Z">
        <w:r w:rsidR="00445A05">
          <w:t>number) for start of lockdown.</w:t>
        </w:r>
      </w:ins>
    </w:p>
    <w:p w14:paraId="7A2B0640" w14:textId="77777777" w:rsidR="002B2152" w:rsidRDefault="002B2152" w:rsidP="004A0620">
      <w:pPr>
        <w:pStyle w:val="NoSpacing"/>
        <w:jc w:val="both"/>
      </w:pPr>
    </w:p>
    <w:p w14:paraId="1740324C" w14:textId="77777777" w:rsidR="002B2152" w:rsidRDefault="002B2152">
      <w:pPr>
        <w:rPr>
          <w:b/>
        </w:rPr>
      </w:pPr>
      <w:r>
        <w:rPr>
          <w:b/>
        </w:rPr>
        <w:br w:type="page"/>
      </w:r>
    </w:p>
    <w:p w14:paraId="45EE933F" w14:textId="1AF975FD" w:rsidR="004A0620" w:rsidRDefault="002B2152" w:rsidP="004A0620">
      <w:pPr>
        <w:pStyle w:val="NoSpacing"/>
        <w:jc w:val="both"/>
      </w:pPr>
      <w:r w:rsidRPr="002B2152">
        <w:rPr>
          <w:b/>
        </w:rPr>
        <w:lastRenderedPageBreak/>
        <w:t>Table M5</w:t>
      </w:r>
      <w:r>
        <w:t xml:space="preserve">. </w:t>
      </w:r>
      <w:r>
        <w:rPr>
          <w:rFonts w:cstheme="minorHAnsi"/>
        </w:rPr>
        <w:t>β</w:t>
      </w:r>
      <w:r>
        <w:t xml:space="preserve"> values used for baseline scenario.</w:t>
      </w:r>
      <w:r w:rsidR="004A0620">
        <w:t xml:space="preserve"> </w:t>
      </w:r>
    </w:p>
    <w:p w14:paraId="6C93A775" w14:textId="2014DF88" w:rsidR="004A0620" w:rsidRDefault="003E2C6D" w:rsidP="003E2C6D">
      <w:pPr>
        <w:pStyle w:val="NoSpacing"/>
        <w:jc w:val="center"/>
      </w:pPr>
      <w:r>
        <w:rPr>
          <w:noProof/>
        </w:rPr>
        <w:drawing>
          <wp:inline distT="0" distB="0" distL="0" distR="0" wp14:anchorId="7EB766EA" wp14:editId="7D00BB0D">
            <wp:extent cx="5666917" cy="431642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857" cy="4371223"/>
                    </a:xfrm>
                    <a:prstGeom prst="rect">
                      <a:avLst/>
                    </a:prstGeom>
                    <a:noFill/>
                  </pic:spPr>
                </pic:pic>
              </a:graphicData>
            </a:graphic>
          </wp:inline>
        </w:drawing>
      </w:r>
    </w:p>
    <w:p w14:paraId="40A5EEB2" w14:textId="7DB9C4BF" w:rsidR="002B2152" w:rsidRDefault="002B2152" w:rsidP="004A0620">
      <w:pPr>
        <w:pStyle w:val="NoSpacing"/>
        <w:jc w:val="both"/>
      </w:pPr>
    </w:p>
    <w:p w14:paraId="778C2FF5" w14:textId="069A94CE" w:rsidR="004A0620" w:rsidRDefault="004A0620" w:rsidP="004A0620">
      <w:pPr>
        <w:pStyle w:val="NoSpacing"/>
        <w:rPr>
          <w:b/>
          <w:bCs/>
          <w:u w:val="single"/>
        </w:rPr>
      </w:pPr>
      <w:r w:rsidRPr="00026CE3">
        <w:rPr>
          <w:b/>
          <w:bCs/>
          <w:u w:val="single"/>
        </w:rPr>
        <w:t>Sensitivity Analysis</w:t>
      </w:r>
    </w:p>
    <w:p w14:paraId="5818BEF7" w14:textId="77777777" w:rsidR="004A0620" w:rsidRPr="00026CE3" w:rsidRDefault="004A0620" w:rsidP="004A0620">
      <w:pPr>
        <w:pStyle w:val="NoSpacing"/>
        <w:jc w:val="center"/>
        <w:rPr>
          <w:b/>
          <w:bCs/>
          <w:u w:val="single"/>
        </w:rPr>
      </w:pPr>
    </w:p>
    <w:p w14:paraId="4862F866" w14:textId="77777777" w:rsidR="004A0620" w:rsidRDefault="004A0620" w:rsidP="004A0620">
      <w:pPr>
        <w:pStyle w:val="NoSpacing"/>
        <w:jc w:val="both"/>
        <w:rPr>
          <w:rFonts w:eastAsiaTheme="minorEastAsia"/>
        </w:rPr>
      </w:pPr>
      <w:r>
        <w:rPr>
          <w:rFonts w:eastAsiaTheme="minorEastAsia"/>
        </w:rPr>
        <w:t>To test the susceptibility of the core results to key parameters and uncertainty in the model formulation, several sensitivity analyses were conducted. These explored:</w:t>
      </w:r>
    </w:p>
    <w:p w14:paraId="17E045C3" w14:textId="77777777" w:rsidR="004A0620" w:rsidRDefault="004A0620" w:rsidP="004A0620">
      <w:pPr>
        <w:pStyle w:val="NoSpacing"/>
        <w:jc w:val="both"/>
        <w:rPr>
          <w:rFonts w:eastAsiaTheme="minorEastAsia"/>
        </w:rPr>
      </w:pPr>
    </w:p>
    <w:p w14:paraId="11E1021D" w14:textId="079389E2" w:rsidR="004A0620" w:rsidRDefault="004A0620" w:rsidP="004A0620">
      <w:pPr>
        <w:pStyle w:val="NoSpacing"/>
        <w:numPr>
          <w:ilvl w:val="0"/>
          <w:numId w:val="8"/>
        </w:numPr>
        <w:jc w:val="both"/>
        <w:rPr>
          <w:rFonts w:eastAsiaTheme="minorEastAsia"/>
        </w:rPr>
      </w:pPr>
      <w:r>
        <w:rPr>
          <w:rFonts w:eastAsiaTheme="minorEastAsia"/>
        </w:rPr>
        <w:t>Varying phase 1 R</w:t>
      </w:r>
      <w:r>
        <w:rPr>
          <w:rFonts w:eastAsiaTheme="minorEastAsia"/>
          <w:vertAlign w:val="subscript"/>
        </w:rPr>
        <w:t xml:space="preserve">e </w:t>
      </w:r>
      <w:r>
        <w:rPr>
          <w:rFonts w:eastAsiaTheme="minorEastAsia"/>
        </w:rPr>
        <w:t>values from the baseline value of 1.7 (explored range of 1.4 – 2.0)</w:t>
      </w:r>
    </w:p>
    <w:p w14:paraId="001AD5D3" w14:textId="2E205F1C" w:rsidR="004A0620" w:rsidRDefault="004A0620" w:rsidP="004A0620">
      <w:pPr>
        <w:pStyle w:val="NoSpacing"/>
        <w:numPr>
          <w:ilvl w:val="0"/>
          <w:numId w:val="8"/>
        </w:numPr>
        <w:jc w:val="both"/>
        <w:rPr>
          <w:rFonts w:eastAsiaTheme="minorEastAsia"/>
        </w:rPr>
      </w:pPr>
      <w:r>
        <w:rPr>
          <w:rFonts w:eastAsiaTheme="minorEastAsia"/>
        </w:rPr>
        <w:t>Varying phase 2 R</w:t>
      </w:r>
      <w:r>
        <w:rPr>
          <w:rFonts w:eastAsiaTheme="minorEastAsia"/>
          <w:vertAlign w:val="subscript"/>
        </w:rPr>
        <w:t xml:space="preserve">e </w:t>
      </w:r>
      <w:r>
        <w:rPr>
          <w:rFonts w:eastAsiaTheme="minorEastAsia"/>
        </w:rPr>
        <w:t>values from the baseline value of 0.8/0.9 (explored range of 0.6/0.7 – 1.0/1.1)</w:t>
      </w:r>
    </w:p>
    <w:p w14:paraId="2089B77A" w14:textId="5C6F1132" w:rsidR="004A0620" w:rsidRDefault="004A0620" w:rsidP="004A0620">
      <w:pPr>
        <w:pStyle w:val="NoSpacing"/>
        <w:numPr>
          <w:ilvl w:val="0"/>
          <w:numId w:val="8"/>
        </w:numPr>
        <w:jc w:val="both"/>
        <w:rPr>
          <w:rFonts w:eastAsiaTheme="minorEastAsia"/>
        </w:rPr>
      </w:pPr>
      <w:r>
        <w:rPr>
          <w:rFonts w:eastAsiaTheme="minorEastAsia"/>
        </w:rPr>
        <w:t xml:space="preserve">Varying the trigger day from day 71 </w:t>
      </w:r>
      <w:del w:id="78" w:author="VAN BUNNIK Bram" w:date="2020-04-29T11:16:00Z">
        <w:r w:rsidDel="00445A05">
          <w:rPr>
            <w:rFonts w:eastAsiaTheme="minorEastAsia"/>
          </w:rPr>
          <w:delText>(R</w:delText>
        </w:r>
        <w:r w:rsidRPr="004A0620" w:rsidDel="00445A05">
          <w:rPr>
            <w:rFonts w:eastAsiaTheme="minorEastAsia"/>
          </w:rPr>
          <w:delText>(t+7)</w:delText>
        </w:r>
        <w:r w:rsidDel="00445A05">
          <w:rPr>
            <w:rFonts w:eastAsiaTheme="minorEastAsia"/>
          </w:rPr>
          <w:delText xml:space="preserve"> = 0.06) </w:delText>
        </w:r>
      </w:del>
      <w:r>
        <w:rPr>
          <w:rFonts w:eastAsiaTheme="minorEastAsia"/>
        </w:rPr>
        <w:t xml:space="preserve">to day 46 and 96. </w:t>
      </w:r>
    </w:p>
    <w:p w14:paraId="5E508329" w14:textId="77777777" w:rsidR="004A0620" w:rsidRDefault="004A0620" w:rsidP="004A0620">
      <w:pPr>
        <w:pStyle w:val="NoSpacing"/>
        <w:numPr>
          <w:ilvl w:val="0"/>
          <w:numId w:val="8"/>
        </w:numPr>
        <w:jc w:val="both"/>
        <w:rPr>
          <w:rFonts w:eastAsiaTheme="minorEastAsia"/>
        </w:rPr>
      </w:pPr>
      <w:r>
        <w:rPr>
          <w:rFonts w:eastAsiaTheme="minorEastAsia"/>
        </w:rPr>
        <w:t>Varying the duration of the phase 3 ramp-down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and ramp-up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from baseline of 12 weeks (explored range of 6 – 18 weeks)</w:t>
      </w:r>
    </w:p>
    <w:p w14:paraId="51C49AD4" w14:textId="77777777" w:rsidR="004A0620" w:rsidRDefault="004A0620" w:rsidP="004A0620">
      <w:pPr>
        <w:pStyle w:val="NoSpacing"/>
        <w:numPr>
          <w:ilvl w:val="0"/>
          <w:numId w:val="8"/>
        </w:numPr>
        <w:jc w:val="both"/>
        <w:rPr>
          <w:rFonts w:eastAsiaTheme="minorEastAsia"/>
        </w:rPr>
      </w:pPr>
      <w:r>
        <w:rPr>
          <w:rFonts w:eastAsiaTheme="minorEastAsia"/>
        </w:rPr>
        <w:t>Assessing the sensitivity of the main model output to individual beta values in the WAIFW matrix</w:t>
      </w:r>
    </w:p>
    <w:p w14:paraId="7E74962C" w14:textId="77777777" w:rsidR="004A0620" w:rsidRPr="00C67E48" w:rsidRDefault="004A0620" w:rsidP="004A0620">
      <w:pPr>
        <w:pStyle w:val="NoSpacing"/>
        <w:rPr>
          <w:rFonts w:eastAsiaTheme="minorEastAsia"/>
        </w:rPr>
      </w:pPr>
    </w:p>
    <w:p w14:paraId="59B20A0C" w14:textId="77777777" w:rsidR="004A0620" w:rsidRDefault="004A0620" w:rsidP="004A0620">
      <w:pPr>
        <w:pStyle w:val="NoSpacing"/>
        <w:rPr>
          <w:b/>
          <w:bCs/>
          <w:u w:val="single"/>
        </w:rPr>
      </w:pPr>
      <w:r>
        <w:rPr>
          <w:b/>
          <w:bCs/>
          <w:u w:val="single"/>
        </w:rPr>
        <w:t>Description of FAST Analysis</w:t>
      </w:r>
    </w:p>
    <w:p w14:paraId="1E385623" w14:textId="77777777" w:rsidR="004A0620" w:rsidRDefault="004A0620" w:rsidP="004A0620">
      <w:pPr>
        <w:pStyle w:val="NoSpacing"/>
        <w:rPr>
          <w:b/>
          <w:bCs/>
          <w:u w:val="single"/>
        </w:rPr>
      </w:pPr>
    </w:p>
    <w:p w14:paraId="724D4624" w14:textId="77777777" w:rsidR="004A0620" w:rsidRDefault="004A0620" w:rsidP="004A0620">
      <w:pPr>
        <w:pStyle w:val="NoSpacing"/>
      </w:pPr>
      <w:r>
        <w:t xml:space="preserve">We determine which model parameters have most influence on the outcome values (height of second peak </w:t>
      </w:r>
      <w:r w:rsidRPr="00A33E69">
        <w:t>fraction of the vulnerable population that are infectious (I</w:t>
      </w:r>
      <w:r w:rsidRPr="00445A05">
        <w:rPr>
          <w:vertAlign w:val="subscript"/>
          <w:rPrChange w:id="79" w:author="VAN BUNNIK Bram" w:date="2020-04-29T11:16:00Z">
            <w:rPr/>
          </w:rPrChange>
        </w:rPr>
        <w:t>v</w:t>
      </w:r>
      <w:r w:rsidRPr="00A33E69">
        <w:t xml:space="preserve">) </w:t>
      </w:r>
      <w:r>
        <w:t xml:space="preserve">, whether the second peak of </w:t>
      </w:r>
      <w:r w:rsidRPr="00A33E69">
        <w:t>I</w:t>
      </w:r>
      <w:r w:rsidRPr="00445A05">
        <w:rPr>
          <w:vertAlign w:val="subscript"/>
          <w:rPrChange w:id="80" w:author="VAN BUNNIK Bram" w:date="2020-04-29T11:16:00Z">
            <w:rPr/>
          </w:rPrChange>
        </w:rPr>
        <w:t>v</w:t>
      </w:r>
      <w:r>
        <w:t xml:space="preserve"> is higher than the first peak and the cumulative fraction of </w:t>
      </w:r>
      <w:r w:rsidRPr="00A33E69">
        <w:t>Iv</w:t>
      </w:r>
      <w:r>
        <w:t xml:space="preserve"> one year after the start of lockdown) by computing the total sensitivity index </w:t>
      </w:r>
      <w:proofErr w:type="spellStart"/>
      <w:r w:rsidRPr="007A6DA1">
        <w:rPr>
          <w:i/>
          <w:iCs/>
        </w:rPr>
        <w:t>D</w:t>
      </w:r>
      <w:r w:rsidRPr="007A6DA1">
        <w:rPr>
          <w:vertAlign w:val="subscript"/>
        </w:rPr>
        <w:t>Ti</w:t>
      </w:r>
      <w:proofErr w:type="spellEnd"/>
      <w:r>
        <w:t xml:space="preserve"> using the extension of Fourier amplitude sensitivity test (FAST) as described in </w:t>
      </w:r>
      <w:proofErr w:type="spellStart"/>
      <w:r>
        <w:t>Saltelli</w:t>
      </w:r>
      <w:proofErr w:type="spellEnd"/>
      <w:r>
        <w:t xml:space="preserve"> </w:t>
      </w:r>
      <w:r w:rsidRPr="007A6DA1">
        <w:rPr>
          <w:i/>
          <w:iCs/>
        </w:rPr>
        <w:t>et al.</w:t>
      </w:r>
      <w:r>
        <w:t xml:space="preserve"> [ref </w:t>
      </w:r>
      <w:proofErr w:type="spellStart"/>
      <w:r>
        <w:t>Saltelli</w:t>
      </w:r>
      <w:proofErr w:type="spellEnd"/>
      <w:r>
        <w:t xml:space="preserve">]. </w:t>
      </w:r>
    </w:p>
    <w:p w14:paraId="1988D395" w14:textId="77777777" w:rsidR="004A0620" w:rsidRDefault="004A0620" w:rsidP="004A0620">
      <w:pPr>
        <w:pStyle w:val="NoSpacing"/>
      </w:pPr>
    </w:p>
    <w:p w14:paraId="3129C263" w14:textId="77777777" w:rsidR="004A0620" w:rsidRDefault="004A0620" w:rsidP="004A0620">
      <w:pPr>
        <w:pStyle w:val="NoSpacing"/>
      </w:pPr>
      <w:r>
        <w:t xml:space="preserve">The extended FAST method is a variance-based, global sensitivity analysis technique that has been largely used for studying complex agricultural, ecological and chemical systems (see [ref Makowski, </w:t>
      </w:r>
      <w:r>
        <w:lastRenderedPageBreak/>
        <w:t xml:space="preserve">ref Neumann] for examples). Independently of any assumption about the model structure (such as linearity, monotonicity and additivity of the relationship between input factors and model output), the extended FAST method quantifies the sensitivity of the model output with respect to variations in each input parameter by means of spectral analysis. </w:t>
      </w:r>
    </w:p>
    <w:p w14:paraId="2A131FD7" w14:textId="77777777" w:rsidR="004A0620" w:rsidRDefault="004A0620" w:rsidP="004A0620">
      <w:pPr>
        <w:pStyle w:val="NoSpacing"/>
      </w:pPr>
    </w:p>
    <w:p w14:paraId="3AB946B5" w14:textId="34DAB56F" w:rsidR="004A0620" w:rsidRDefault="004A0620" w:rsidP="004A0620">
      <w:pPr>
        <w:pStyle w:val="NoSpacing"/>
      </w:pPr>
      <w:r>
        <w:t xml:space="preserve">It provides measures of the amount of variance of the prevalence that arise from variations of a given parameter in what is called a total sensitivity index, </w:t>
      </w:r>
      <w:proofErr w:type="spellStart"/>
      <w:r w:rsidRPr="007A6DA1">
        <w:rPr>
          <w:i/>
          <w:iCs/>
        </w:rPr>
        <w:t>D</w:t>
      </w:r>
      <w:r w:rsidRPr="007A6DA1">
        <w:rPr>
          <w:vertAlign w:val="subscript"/>
        </w:rPr>
        <w:t>Ti</w:t>
      </w:r>
      <w:proofErr w:type="spellEnd"/>
      <w:r>
        <w:t xml:space="preserve">. It therefore captures the overall effect of parameter variations on the chosen outcome values (i.e. including first- and higher-order interactions between model parameters). For example, a value of </w:t>
      </w:r>
      <w:proofErr w:type="spellStart"/>
      <w:r w:rsidRPr="007A6DA1">
        <w:rPr>
          <w:i/>
          <w:iCs/>
        </w:rPr>
        <w:t>D</w:t>
      </w:r>
      <w:r w:rsidRPr="007A6DA1">
        <w:rPr>
          <w:vertAlign w:val="subscript"/>
        </w:rPr>
        <w:t>Ti</w:t>
      </w:r>
      <w:proofErr w:type="spellEnd"/>
      <w:r>
        <w:t> = 0.10 indicates that 10% of the total observed variation of the prevalence is explained by the parameter under consideration. The sensitivity analysis was carried out using R [ref R (version 3.6.3)]. For the sensitivity analysis, we used a parameter range of -2</w:t>
      </w:r>
      <w:ins w:id="81" w:author="VAN BUNNIK Bram" w:date="2020-04-29T11:16:00Z">
        <w:r w:rsidR="00445A05">
          <w:t>5</w:t>
        </w:r>
      </w:ins>
      <w:del w:id="82" w:author="VAN BUNNIK Bram" w:date="2020-04-29T11:16:00Z">
        <w:r w:rsidDel="00445A05">
          <w:delText>2</w:delText>
        </w:r>
      </w:del>
      <w:r>
        <w:t>% to +2</w:t>
      </w:r>
      <w:ins w:id="83" w:author="VAN BUNNIK Bram" w:date="2020-04-29T11:16:00Z">
        <w:r w:rsidR="00445A05">
          <w:t>5</w:t>
        </w:r>
      </w:ins>
      <w:del w:id="84" w:author="VAN BUNNIK Bram" w:date="2020-04-29T11:16:00Z">
        <w:r w:rsidDel="00445A05">
          <w:delText>2</w:delText>
        </w:r>
      </w:del>
      <w:r>
        <w:t>% of the baseline value for all parameters under investigation.</w:t>
      </w:r>
    </w:p>
    <w:p w14:paraId="70DA7228" w14:textId="77777777" w:rsidR="004A0620" w:rsidRPr="00026CE3" w:rsidRDefault="004A0620" w:rsidP="004A0620">
      <w:pPr>
        <w:pStyle w:val="NoSpacing"/>
        <w:rPr>
          <w:b/>
          <w:bCs/>
          <w:u w:val="single"/>
        </w:rPr>
      </w:pPr>
    </w:p>
    <w:p w14:paraId="075A51A9" w14:textId="77777777" w:rsidR="004A0620" w:rsidRDefault="004A0620" w:rsidP="004A0620">
      <w:pPr>
        <w:pStyle w:val="NoSpacing"/>
        <w:rPr>
          <w:b/>
          <w:bCs/>
          <w:u w:val="single"/>
        </w:rPr>
      </w:pPr>
      <w:r>
        <w:rPr>
          <w:b/>
          <w:bCs/>
          <w:u w:val="single"/>
        </w:rPr>
        <w:t>Software used</w:t>
      </w:r>
    </w:p>
    <w:p w14:paraId="2EFB6DE1" w14:textId="77777777" w:rsidR="004A0620" w:rsidRDefault="004A0620" w:rsidP="004A0620">
      <w:pPr>
        <w:pStyle w:val="NoSpacing"/>
      </w:pPr>
      <w:r w:rsidRPr="003772AF">
        <w:t>SIR</w:t>
      </w:r>
      <w:r>
        <w:t>S</w:t>
      </w:r>
      <w:r w:rsidRPr="003772AF">
        <w:t xml:space="preserve"> model implemented in </w:t>
      </w:r>
      <w:r w:rsidRPr="006370CA">
        <w:t>R</w:t>
      </w:r>
      <w:r>
        <w:t xml:space="preserve"> and C++</w:t>
      </w:r>
      <w:r w:rsidRPr="003772AF">
        <w:t xml:space="preserve"> </w:t>
      </w:r>
      <w:r>
        <w:t xml:space="preserve">independently (code available at  </w:t>
      </w:r>
      <w:hyperlink r:id="rId23" w:history="1">
        <w:r w:rsidRPr="00E00DEC">
          <w:rPr>
            <w:rStyle w:val="Hyperlink"/>
          </w:rPr>
          <w:t>https://github.com/bvbunnik/COVID-19-enhanced-shielding.git</w:t>
        </w:r>
      </w:hyperlink>
      <w:r w:rsidRPr="003772AF">
        <w:t>).</w:t>
      </w:r>
      <w:r>
        <w:t xml:space="preserve"> Package “</w:t>
      </w:r>
      <w:proofErr w:type="spellStart"/>
      <w:r>
        <w:t>desolve</w:t>
      </w:r>
      <w:proofErr w:type="spellEnd"/>
      <w:r>
        <w:t xml:space="preserve">” was used in R to implement model structure and analysis. Package “ggplot2” was used for all output plotting.  </w:t>
      </w:r>
    </w:p>
    <w:p w14:paraId="7EB30E07" w14:textId="77777777" w:rsidR="004A0620" w:rsidRDefault="004A0620" w:rsidP="004A0620">
      <w:pPr>
        <w:pStyle w:val="NoSpacing"/>
      </w:pPr>
    </w:p>
    <w:p w14:paraId="362E12B6" w14:textId="77777777" w:rsidR="004A0620" w:rsidRPr="00026CE3" w:rsidRDefault="004A0620" w:rsidP="004A0620">
      <w:pPr>
        <w:pStyle w:val="NoSpacing"/>
        <w:rPr>
          <w:b/>
          <w:bCs/>
          <w:u w:val="single"/>
        </w:rPr>
      </w:pPr>
      <w:r w:rsidRPr="00026CE3">
        <w:rPr>
          <w:b/>
          <w:bCs/>
          <w:u w:val="single"/>
        </w:rPr>
        <w:t>References</w:t>
      </w:r>
    </w:p>
    <w:p w14:paraId="2090A6D0" w14:textId="77777777" w:rsidR="004A0620" w:rsidRDefault="004A0620" w:rsidP="004A0620">
      <w:pPr>
        <w:pStyle w:val="NoSpacing"/>
        <w:numPr>
          <w:ilvl w:val="0"/>
          <w:numId w:val="9"/>
        </w:numPr>
      </w:pPr>
      <w:proofErr w:type="spellStart"/>
      <w:r>
        <w:t>Saltelli</w:t>
      </w:r>
      <w:proofErr w:type="spellEnd"/>
      <w:r>
        <w:t xml:space="preserve"> A, </w:t>
      </w:r>
      <w:proofErr w:type="spellStart"/>
      <w:r>
        <w:t>Tarantola</w:t>
      </w:r>
      <w:proofErr w:type="spellEnd"/>
      <w:r>
        <w:t xml:space="preserve"> S, Chan KPS. 1999A quantitative model-independent method for global sensitivity analysis of model output. </w:t>
      </w:r>
      <w:proofErr w:type="spellStart"/>
      <w:r>
        <w:t>Technometrics</w:t>
      </w:r>
      <w:proofErr w:type="spellEnd"/>
      <w:r>
        <w:t xml:space="preserve"> 41, 39–56. (doi:10.2307/1270993)</w:t>
      </w:r>
    </w:p>
    <w:p w14:paraId="685C331B" w14:textId="77777777" w:rsidR="004A0620" w:rsidRDefault="004A0620" w:rsidP="004A0620">
      <w:pPr>
        <w:pStyle w:val="NoSpacing"/>
        <w:numPr>
          <w:ilvl w:val="0"/>
          <w:numId w:val="9"/>
        </w:numPr>
      </w:pPr>
      <w:r>
        <w:t xml:space="preserve">Makowski D, </w:t>
      </w:r>
      <w:proofErr w:type="spellStart"/>
      <w:r>
        <w:t>Naud</w:t>
      </w:r>
      <w:proofErr w:type="spellEnd"/>
      <w:r>
        <w:t xml:space="preserve"> C, </w:t>
      </w:r>
      <w:proofErr w:type="spellStart"/>
      <w:r>
        <w:t>Jeuffroy</w:t>
      </w:r>
      <w:proofErr w:type="spellEnd"/>
      <w:r>
        <w:t xml:space="preserve"> M-H, </w:t>
      </w:r>
      <w:proofErr w:type="spellStart"/>
      <w:r>
        <w:t>Barbottin</w:t>
      </w:r>
      <w:proofErr w:type="spellEnd"/>
      <w:r>
        <w:t xml:space="preserve"> A, Monod H. 2006Global sensitivity analysis for calculating the contribution of genetic parameters to the variance of crop model prediction. Reliability Eng. Syst. Safety 91, 1142–1147. (</w:t>
      </w:r>
      <w:proofErr w:type="gramStart"/>
      <w:r>
        <w:t>doi:10.1016/j.ress</w:t>
      </w:r>
      <w:proofErr w:type="gramEnd"/>
      <w:r>
        <w:t>.2005.11.015)</w:t>
      </w:r>
    </w:p>
    <w:p w14:paraId="34217FD5" w14:textId="77777777" w:rsidR="004A0620" w:rsidRDefault="004A0620" w:rsidP="004A0620">
      <w:pPr>
        <w:pStyle w:val="NoSpacing"/>
        <w:numPr>
          <w:ilvl w:val="0"/>
          <w:numId w:val="9"/>
        </w:numPr>
      </w:pPr>
      <w:r>
        <w:t xml:space="preserve">Neumann MB, </w:t>
      </w:r>
      <w:proofErr w:type="spellStart"/>
      <w:r>
        <w:t>Gujer</w:t>
      </w:r>
      <w:proofErr w:type="spellEnd"/>
      <w:r>
        <w:t xml:space="preserve"> W, von </w:t>
      </w:r>
      <w:proofErr w:type="spellStart"/>
      <w:r>
        <w:t>Gunten</w:t>
      </w:r>
      <w:proofErr w:type="spellEnd"/>
      <w:r>
        <w:t xml:space="preserve"> U. 2009Global sensitivity analysis for model-based prediction of oxidative micropollutant transformation during drinking water treatment. Water Res. 43, 997–1004. (</w:t>
      </w:r>
      <w:proofErr w:type="gramStart"/>
      <w:r>
        <w:t>doi:10.1016/j.watres</w:t>
      </w:r>
      <w:proofErr w:type="gramEnd"/>
      <w:r>
        <w:t>.2008.11.049)</w:t>
      </w:r>
    </w:p>
    <w:p w14:paraId="0431CCE0" w14:textId="77777777" w:rsidR="004A0620" w:rsidRPr="00F36FBA" w:rsidRDefault="004A0620" w:rsidP="004A0620">
      <w:pPr>
        <w:pStyle w:val="NoSpacing"/>
        <w:numPr>
          <w:ilvl w:val="0"/>
          <w:numId w:val="9"/>
        </w:numPr>
      </w:pPr>
      <w:r>
        <w:t xml:space="preserve">R Core Team (2020). R: A language and environment for statistical computing. R Foundation for Statistical Computing, Vienna, Austria. </w:t>
      </w:r>
      <w:proofErr w:type="gramStart"/>
      <w:r>
        <w:t>URL:https://www.R-project.org/</w:t>
      </w:r>
      <w:proofErr w:type="gramEnd"/>
      <w:r>
        <w:t>.</w:t>
      </w:r>
    </w:p>
    <w:p w14:paraId="63DEA420" w14:textId="683CC83E" w:rsidR="004A0620" w:rsidRDefault="004A0620">
      <w:pPr>
        <w:rPr>
          <w:rFonts w:cstheme="minorHAnsi"/>
        </w:rPr>
      </w:pPr>
      <w:r>
        <w:rPr>
          <w:rFonts w:cstheme="minorHAnsi"/>
        </w:rPr>
        <w:br w:type="page"/>
      </w:r>
    </w:p>
    <w:p w14:paraId="5F72652D" w14:textId="35758B43" w:rsidR="00A97D36" w:rsidRPr="009647FA" w:rsidRDefault="009647FA" w:rsidP="009647FA">
      <w:pPr>
        <w:rPr>
          <w:sz w:val="24"/>
          <w:szCs w:val="24"/>
        </w:rPr>
      </w:pPr>
      <w:r>
        <w:rPr>
          <w:sz w:val="24"/>
          <w:szCs w:val="24"/>
        </w:rPr>
        <w:lastRenderedPageBreak/>
        <w:t>SUPPLEMENTARY FIGURES</w:t>
      </w:r>
    </w:p>
    <w:p w14:paraId="315C27C4" w14:textId="024B7DDA" w:rsidR="00A41AC7" w:rsidRDefault="00970854" w:rsidP="00A41AC7">
      <w:pPr>
        <w:jc w:val="center"/>
        <w:rPr>
          <w:b/>
          <w:bCs/>
        </w:rPr>
      </w:pPr>
      <w:r>
        <w:rPr>
          <w:b/>
          <w:bCs/>
          <w:noProof/>
        </w:rPr>
        <w:drawing>
          <wp:inline distT="0" distB="0" distL="0" distR="0" wp14:anchorId="76F525DF" wp14:editId="0BA1B4BE">
            <wp:extent cx="3580435" cy="670914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1036" cy="6729008"/>
                    </a:xfrm>
                    <a:prstGeom prst="rect">
                      <a:avLst/>
                    </a:prstGeom>
                    <a:noFill/>
                  </pic:spPr>
                </pic:pic>
              </a:graphicData>
            </a:graphic>
          </wp:inline>
        </w:drawing>
      </w:r>
    </w:p>
    <w:p w14:paraId="5E8E9886" w14:textId="3D105C8A" w:rsidR="00A97D36" w:rsidRDefault="00A97D36" w:rsidP="00A41AC7">
      <w:pPr>
        <w:jc w:val="both"/>
      </w:pPr>
      <w:r w:rsidRPr="00B95B09">
        <w:rPr>
          <w:b/>
          <w:bCs/>
        </w:rPr>
        <w:t xml:space="preserve">Figure </w:t>
      </w:r>
      <w:r>
        <w:rPr>
          <w:b/>
          <w:bCs/>
        </w:rPr>
        <w:t>S</w:t>
      </w:r>
      <w:r w:rsidRPr="00B95B09">
        <w:rPr>
          <w:b/>
          <w:bCs/>
        </w:rPr>
        <w:t>1</w:t>
      </w:r>
      <w:r>
        <w:t xml:space="preserve"> - The SIRS model structure (A) defined by Susceptible, Infectious and </w:t>
      </w:r>
      <w:r w:rsidR="000B69A2">
        <w:t>General</w:t>
      </w:r>
      <w:r>
        <w:t xml:space="preserve"> compartments and (B) the 20-20-20-20-20 network structure with five equal sized populations: vulnerable (V), </w:t>
      </w:r>
      <w:proofErr w:type="spellStart"/>
      <w:r>
        <w:t>shielders</w:t>
      </w:r>
      <w:proofErr w:type="spellEnd"/>
      <w:r>
        <w:t xml:space="preserve"> (S) and three </w:t>
      </w:r>
      <w:r w:rsidR="000B69A2">
        <w:t>general</w:t>
      </w:r>
      <w:r>
        <w:t xml:space="preserve"> populations (R1, R2 and R3). This illustrates the baseline with five equal sized </w:t>
      </w:r>
      <w:proofErr w:type="gramStart"/>
      <w:r>
        <w:t>populations, but</w:t>
      </w:r>
      <w:proofErr w:type="gramEnd"/>
      <w:r>
        <w:t xml:space="preserve"> can be extended to </w:t>
      </w:r>
      <w:proofErr w:type="spellStart"/>
      <w:r>
        <w:t>n</w:t>
      </w:r>
      <w:proofErr w:type="spellEnd"/>
      <w:r>
        <w:t xml:space="preserve"> equal sized populations by increasing the number of </w:t>
      </w:r>
      <w:r w:rsidR="000B69A2">
        <w:t>general</w:t>
      </w:r>
      <w:r>
        <w:t xml:space="preserve"> 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w:t>
      </w:r>
      <w:proofErr w:type="spellStart"/>
      <w:r>
        <w:rPr>
          <w:rFonts w:cstheme="minorHAnsi"/>
        </w:rPr>
        <w:t>shielders</w:t>
      </w:r>
      <w:proofErr w:type="spellEnd"/>
      <w:r>
        <w:rPr>
          <w:rFonts w:cstheme="minorHAnsi"/>
        </w:rPr>
        <w:t>; β</w:t>
      </w:r>
      <w:r>
        <w:rPr>
          <w:rFonts w:cstheme="minorHAnsi"/>
          <w:vertAlign w:val="subscript"/>
        </w:rPr>
        <w:t>2</w:t>
      </w:r>
      <w:r>
        <w:rPr>
          <w:rFonts w:cstheme="minorHAnsi"/>
        </w:rPr>
        <w:t xml:space="preserve"> defines transmission between </w:t>
      </w:r>
      <w:proofErr w:type="spellStart"/>
      <w:r>
        <w:rPr>
          <w:rFonts w:cstheme="minorHAnsi"/>
        </w:rPr>
        <w:t>shielders</w:t>
      </w:r>
      <w:proofErr w:type="spellEnd"/>
      <w:r>
        <w:rPr>
          <w:rFonts w:cstheme="minorHAnsi"/>
        </w:rPr>
        <w:t xml:space="preserve"> and </w:t>
      </w:r>
      <w:r w:rsidR="000B69A2">
        <w:rPr>
          <w:rFonts w:cstheme="minorHAnsi"/>
        </w:rPr>
        <w:t>general</w:t>
      </w:r>
      <w:r>
        <w:rPr>
          <w:rFonts w:cstheme="minorHAnsi"/>
        </w:rPr>
        <w:t>; β</w:t>
      </w:r>
      <w:r>
        <w:rPr>
          <w:rFonts w:cstheme="minorHAnsi"/>
          <w:vertAlign w:val="subscript"/>
        </w:rPr>
        <w:t xml:space="preserve">3 </w:t>
      </w:r>
      <w:r>
        <w:t xml:space="preserve">defines transmission between the </w:t>
      </w:r>
      <w:r w:rsidR="000B69A2">
        <w:t>general</w:t>
      </w:r>
      <w:r>
        <w:t xml:space="preserve"> populations and </w:t>
      </w:r>
      <w:r>
        <w:rPr>
          <w:rFonts w:cstheme="minorHAnsi"/>
        </w:rPr>
        <w:t>β</w:t>
      </w:r>
      <w:r>
        <w:rPr>
          <w:rFonts w:cstheme="minorHAnsi"/>
          <w:vertAlign w:val="subscript"/>
        </w:rPr>
        <w:t>4</w:t>
      </w:r>
      <w:r>
        <w:rPr>
          <w:rFonts w:cstheme="minorHAnsi"/>
        </w:rPr>
        <w:t xml:space="preserve"> defines </w:t>
      </w:r>
      <w:r>
        <w:rPr>
          <w:rFonts w:cstheme="minorHAnsi"/>
        </w:rPr>
        <w:lastRenderedPageBreak/>
        <w:t xml:space="preserve">transmission between </w:t>
      </w:r>
      <w:r w:rsidR="000B69A2">
        <w:rPr>
          <w:rFonts w:cstheme="minorHAnsi"/>
        </w:rPr>
        <w:t>general</w:t>
      </w:r>
      <w:r>
        <w:rPr>
          <w:rFonts w:cstheme="minorHAnsi"/>
        </w:rPr>
        <w:t xml:space="preserve"> and vulnerable populations. People in the Infectious compartments recover at rate γ and people in the recovered compartments lose immunity at rate ζ.</w:t>
      </w:r>
    </w:p>
    <w:p w14:paraId="0FA7E84C" w14:textId="1419C478" w:rsidR="009647FA" w:rsidRDefault="00FE74EC" w:rsidP="009647FA">
      <w:pPr>
        <w:rPr>
          <w:sz w:val="24"/>
          <w:szCs w:val="24"/>
        </w:rPr>
      </w:pPr>
      <w:r>
        <w:rPr>
          <w:noProof/>
        </w:rPr>
        <w:drawing>
          <wp:inline distT="0" distB="0" distL="0" distR="0" wp14:anchorId="3B92FC52" wp14:editId="139AB837">
            <wp:extent cx="5336759" cy="4922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4645" cy="4930149"/>
                    </a:xfrm>
                    <a:prstGeom prst="rect">
                      <a:avLst/>
                    </a:prstGeom>
                  </pic:spPr>
                </pic:pic>
              </a:graphicData>
            </a:graphic>
          </wp:inline>
        </w:drawing>
      </w:r>
    </w:p>
    <w:p w14:paraId="378768D4" w14:textId="6FA73D9E" w:rsidR="009647FA" w:rsidRPr="00C35457" w:rsidRDefault="009647FA" w:rsidP="009647FA">
      <w:pPr>
        <w:rPr>
          <w:b/>
          <w:bCs/>
          <w:sz w:val="24"/>
          <w:szCs w:val="24"/>
        </w:rPr>
      </w:pPr>
      <w:r w:rsidRPr="00C35457">
        <w:rPr>
          <w:b/>
          <w:bCs/>
          <w:sz w:val="24"/>
          <w:szCs w:val="24"/>
        </w:rPr>
        <w:t xml:space="preserve">Figure S2. As Figure 2A for the </w:t>
      </w:r>
      <w:r w:rsidR="00AD753A" w:rsidRPr="00C35457">
        <w:rPr>
          <w:b/>
          <w:bCs/>
          <w:sz w:val="24"/>
          <w:szCs w:val="24"/>
        </w:rPr>
        <w:t>2-2-96</w:t>
      </w:r>
      <w:r w:rsidRPr="00C35457">
        <w:rPr>
          <w:b/>
          <w:bCs/>
          <w:sz w:val="24"/>
          <w:szCs w:val="24"/>
        </w:rPr>
        <w:t xml:space="preserve"> model.</w:t>
      </w:r>
    </w:p>
    <w:p w14:paraId="7DF3C73D" w14:textId="76CC6042" w:rsidR="00D90EE4" w:rsidRDefault="00D90EE4" w:rsidP="009647FA">
      <w:pPr>
        <w:rPr>
          <w:sz w:val="24"/>
          <w:szCs w:val="24"/>
        </w:rPr>
      </w:pPr>
    </w:p>
    <w:p w14:paraId="1995C0F6" w14:textId="5E541A9F" w:rsidR="00C35457" w:rsidRPr="009650BE" w:rsidRDefault="00FE74EC" w:rsidP="00FE74EC">
      <w:pPr>
        <w:jc w:val="center"/>
        <w:rPr>
          <w:sz w:val="24"/>
          <w:szCs w:val="24"/>
        </w:rPr>
      </w:pPr>
      <w:r w:rsidRPr="00FE74EC">
        <w:lastRenderedPageBreak/>
        <w:drawing>
          <wp:inline distT="0" distB="0" distL="0" distR="0" wp14:anchorId="5B8E2C30" wp14:editId="076D3CBC">
            <wp:extent cx="5059784" cy="646574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803" cy="6493885"/>
                    </a:xfrm>
                    <a:prstGeom prst="rect">
                      <a:avLst/>
                    </a:prstGeom>
                  </pic:spPr>
                </pic:pic>
              </a:graphicData>
            </a:graphic>
          </wp:inline>
        </w:drawing>
      </w:r>
    </w:p>
    <w:p w14:paraId="24F30614" w14:textId="042AC373" w:rsidR="008D0494" w:rsidRDefault="00D90EE4">
      <w:pPr>
        <w:rPr>
          <w:sz w:val="24"/>
          <w:szCs w:val="24"/>
        </w:rPr>
      </w:pPr>
      <w:commentRangeStart w:id="85"/>
      <w:r>
        <w:rPr>
          <w:sz w:val="24"/>
          <w:szCs w:val="24"/>
        </w:rPr>
        <w:t>Figure S3. As figure 2A, but for a</w:t>
      </w:r>
      <w:r w:rsidR="00FE74EC">
        <w:rPr>
          <w:sz w:val="24"/>
          <w:szCs w:val="24"/>
        </w:rPr>
        <w:t>n</w:t>
      </w:r>
      <w:r>
        <w:rPr>
          <w:sz w:val="24"/>
          <w:szCs w:val="24"/>
        </w:rPr>
        <w:t xml:space="preserve"> 8-8-84 and 14-14-72 model.</w:t>
      </w:r>
      <w:commentRangeEnd w:id="85"/>
      <w:r>
        <w:rPr>
          <w:rStyle w:val="CommentReference"/>
        </w:rPr>
        <w:commentReference w:id="85"/>
      </w:r>
      <w:del w:id="86" w:author="VAN BUNNIK Bram" w:date="2020-04-29T11:17:00Z">
        <w:r w:rsidR="008D0494" w:rsidDel="00D90EE4">
          <w:rPr>
            <w:sz w:val="24"/>
            <w:szCs w:val="24"/>
          </w:rPr>
          <w:br w:type="page"/>
        </w:r>
      </w:del>
    </w:p>
    <w:p w14:paraId="243367F8" w14:textId="77777777" w:rsidR="00FE74EC" w:rsidRDefault="00FE74EC">
      <w:pPr>
        <w:rPr>
          <w:sz w:val="24"/>
          <w:szCs w:val="24"/>
        </w:rPr>
      </w:pPr>
    </w:p>
    <w:p w14:paraId="1BD0D693" w14:textId="04BF9AB1" w:rsidR="00FE74EC" w:rsidRDefault="00FE74EC">
      <w:pPr>
        <w:rPr>
          <w:sz w:val="24"/>
          <w:szCs w:val="24"/>
        </w:rPr>
      </w:pPr>
    </w:p>
    <w:p w14:paraId="459E3A16" w14:textId="62274A43" w:rsidR="00FE74EC" w:rsidRDefault="00FE74EC">
      <w:pPr>
        <w:rPr>
          <w:sz w:val="24"/>
          <w:szCs w:val="24"/>
        </w:rPr>
      </w:pPr>
    </w:p>
    <w:p w14:paraId="1858D83D" w14:textId="77777777" w:rsidR="00FE74EC" w:rsidRDefault="00FE74EC">
      <w:pPr>
        <w:rPr>
          <w:sz w:val="24"/>
          <w:szCs w:val="24"/>
        </w:rPr>
      </w:pPr>
    </w:p>
    <w:p w14:paraId="5088BCF1" w14:textId="77777777" w:rsidR="00FE74EC" w:rsidRDefault="00FE74EC">
      <w:pPr>
        <w:rPr>
          <w:sz w:val="24"/>
          <w:szCs w:val="24"/>
        </w:rPr>
      </w:pPr>
    </w:p>
    <w:p w14:paraId="30F6B92D" w14:textId="77777777" w:rsidR="00FE74EC" w:rsidRDefault="00FE74EC">
      <w:pPr>
        <w:rPr>
          <w:sz w:val="24"/>
          <w:szCs w:val="24"/>
        </w:rPr>
      </w:pPr>
    </w:p>
    <w:p w14:paraId="023BFDB5" w14:textId="28C537B4" w:rsidR="00231067" w:rsidRDefault="008D0494">
      <w:pPr>
        <w:rPr>
          <w:sz w:val="24"/>
          <w:szCs w:val="24"/>
        </w:rPr>
      </w:pPr>
      <w:r>
        <w:rPr>
          <w:sz w:val="24"/>
          <w:szCs w:val="24"/>
        </w:rPr>
        <w:lastRenderedPageBreak/>
        <w:t>SUPPLEMENTARY TABLES</w:t>
      </w:r>
    </w:p>
    <w:p w14:paraId="209C8159" w14:textId="11978545" w:rsidR="008D0494" w:rsidRDefault="00BF366E">
      <w:pPr>
        <w:rPr>
          <w:sz w:val="24"/>
          <w:szCs w:val="24"/>
        </w:rPr>
      </w:pPr>
      <w:r w:rsidRPr="29CC366F">
        <w:rPr>
          <w:sz w:val="24"/>
          <w:szCs w:val="24"/>
        </w:rPr>
        <w:t>Table S1. COVID-19 Shielding in the UK. A) Definition of vulnerable population [</w:t>
      </w:r>
      <w:r w:rsidR="6EF00550" w:rsidRPr="29CC366F">
        <w:rPr>
          <w:sz w:val="24"/>
          <w:szCs w:val="24"/>
        </w:rPr>
        <w:t>NHS Digital, 2020; Scottish Government, 2020</w:t>
      </w:r>
      <w:r w:rsidRPr="29CC366F">
        <w:rPr>
          <w:sz w:val="24"/>
          <w:szCs w:val="24"/>
        </w:rPr>
        <w:t>]. B) Shielding advice [</w:t>
      </w:r>
      <w:r w:rsidR="7165CC71" w:rsidRPr="29CC366F">
        <w:rPr>
          <w:sz w:val="24"/>
          <w:szCs w:val="24"/>
        </w:rPr>
        <w:t>Public Health England, 2020</w:t>
      </w:r>
      <w:r w:rsidRPr="29CC366F">
        <w:rPr>
          <w:sz w:val="24"/>
          <w:szCs w:val="24"/>
        </w:rPr>
        <w:t>].</w:t>
      </w:r>
    </w:p>
    <w:p w14:paraId="1890F283" w14:textId="5923016B" w:rsidR="00BF366E" w:rsidRPr="00BF366E" w:rsidRDefault="00BF366E">
      <w:pPr>
        <w:rPr>
          <w:b/>
          <w:sz w:val="24"/>
          <w:szCs w:val="24"/>
        </w:rPr>
      </w:pPr>
      <w:r w:rsidRPr="00BF366E">
        <w:rPr>
          <w:b/>
          <w:sz w:val="24"/>
          <w:szCs w:val="24"/>
        </w:rPr>
        <w:t>A</w:t>
      </w:r>
    </w:p>
    <w:p w14:paraId="7CAD48D1" w14:textId="6A1D7847" w:rsidR="008D0494" w:rsidRDefault="008D0494">
      <w:pPr>
        <w:rPr>
          <w:sz w:val="24"/>
          <w:szCs w:val="24"/>
        </w:rPr>
      </w:pPr>
      <w:r>
        <w:rPr>
          <w:noProof/>
          <w:sz w:val="24"/>
          <w:szCs w:val="24"/>
          <w:lang w:eastAsia="en-GB"/>
        </w:rPr>
        <w:drawing>
          <wp:inline distT="0" distB="0" distL="0" distR="0" wp14:anchorId="2DD9780F" wp14:editId="0581FB09">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79C2FA3" w14:textId="07CD8F67" w:rsidR="008D0494" w:rsidRDefault="008D0494">
      <w:pPr>
        <w:rPr>
          <w:sz w:val="24"/>
          <w:szCs w:val="24"/>
        </w:rPr>
      </w:pPr>
    </w:p>
    <w:p w14:paraId="74031B70" w14:textId="44BE5774" w:rsidR="00BF366E" w:rsidRPr="00BF366E" w:rsidRDefault="00BF366E">
      <w:pPr>
        <w:rPr>
          <w:b/>
          <w:sz w:val="24"/>
          <w:szCs w:val="24"/>
        </w:rPr>
      </w:pPr>
      <w:r w:rsidRPr="00BF366E">
        <w:rPr>
          <w:b/>
          <w:sz w:val="24"/>
          <w:szCs w:val="24"/>
        </w:rPr>
        <w:t>B</w:t>
      </w:r>
    </w:p>
    <w:p w14:paraId="357F4644" w14:textId="4CF2C70E" w:rsidR="008D0494" w:rsidRDefault="008D0494">
      <w:pPr>
        <w:rPr>
          <w:sz w:val="24"/>
          <w:szCs w:val="24"/>
        </w:rPr>
      </w:pPr>
      <w:r>
        <w:rPr>
          <w:noProof/>
          <w:sz w:val="24"/>
          <w:szCs w:val="24"/>
          <w:lang w:eastAsia="en-GB"/>
        </w:rPr>
        <w:drawing>
          <wp:inline distT="0" distB="0" distL="0" distR="0" wp14:anchorId="3DABA1FA" wp14:editId="18508D6C">
            <wp:extent cx="4887007" cy="156231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inition of shielding.png"/>
                    <pic:cNvPicPr/>
                  </pic:nvPicPr>
                  <pic:blipFill>
                    <a:blip r:embed="rId28">
                      <a:extLst>
                        <a:ext uri="{28A0092B-C50C-407E-A947-70E740481C1C}">
                          <a14:useLocalDpi xmlns:a14="http://schemas.microsoft.com/office/drawing/2010/main" val="0"/>
                        </a:ext>
                      </a:extLst>
                    </a:blip>
                    <a:stretch>
                      <a:fillRect/>
                    </a:stretch>
                  </pic:blipFill>
                  <pic:spPr>
                    <a:xfrm>
                      <a:off x="0" y="0"/>
                      <a:ext cx="4887007" cy="1562318"/>
                    </a:xfrm>
                    <a:prstGeom prst="rect">
                      <a:avLst/>
                    </a:prstGeom>
                  </pic:spPr>
                </pic:pic>
              </a:graphicData>
            </a:graphic>
          </wp:inline>
        </w:drawing>
      </w:r>
    </w:p>
    <w:p w14:paraId="18CB3CF4" w14:textId="77777777" w:rsidR="008D0494" w:rsidRPr="009650BE" w:rsidRDefault="008D0494">
      <w:pPr>
        <w:rPr>
          <w:sz w:val="24"/>
          <w:szCs w:val="24"/>
        </w:rPr>
      </w:pPr>
    </w:p>
    <w:sectPr w:rsidR="008D0494" w:rsidRPr="009650BE">
      <w:headerReference w:type="default" r:id="rId29"/>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VAN BUNNIK Bram" w:date="2020-04-29T10:35:00Z" w:initials="VBB">
    <w:p w14:paraId="4BF053C9" w14:textId="0F7AA8F9" w:rsidR="00593893" w:rsidRDefault="00593893">
      <w:pPr>
        <w:pStyle w:val="CommentText"/>
      </w:pPr>
      <w:r>
        <w:rPr>
          <w:rStyle w:val="CommentReference"/>
        </w:rPr>
        <w:annotationRef/>
      </w:r>
      <w:r>
        <w:t>Repeat from previous, although probably ok to re-iterate.</w:t>
      </w:r>
    </w:p>
  </w:comment>
  <w:comment w:id="16" w:author="VAN BUNNIK Bram" w:date="2020-04-28T16:00:00Z" w:initials="VBB">
    <w:p w14:paraId="52AA85A9" w14:textId="51FBD936" w:rsidR="00593893" w:rsidRDefault="00593893">
      <w:pPr>
        <w:pStyle w:val="CommentText"/>
      </w:pPr>
      <w:r>
        <w:rPr>
          <w:rStyle w:val="CommentReference"/>
        </w:rPr>
        <w:annotationRef/>
      </w:r>
      <w:r>
        <w:t xml:space="preserve">Kate commented that if the full model is described by the ODEs then she </w:t>
      </w:r>
      <w:proofErr w:type="gramStart"/>
      <w:r>
        <w:t>wouldn’t</w:t>
      </w:r>
      <w:proofErr w:type="gramEnd"/>
      <w:r>
        <w:t xml:space="preserve"> describe it as a network-like structure, as that would imply some individual-based approximation. I </w:t>
      </w:r>
      <w:proofErr w:type="gramStart"/>
      <w:r>
        <w:t>don’t</w:t>
      </w:r>
      <w:proofErr w:type="gramEnd"/>
      <w:r>
        <w:t xml:space="preserve"> agree with that as we can perfectly have a network like structure whilst still have it in ODE form.</w:t>
      </w:r>
    </w:p>
  </w:comment>
  <w:comment w:id="28" w:author="WOOLHOUSE Mark" w:date="2020-04-27T14:18:00Z" w:initials="WM">
    <w:p w14:paraId="1AB3E5EB" w14:textId="2A3B5DC1" w:rsidR="00593893" w:rsidRDefault="00593893">
      <w:pPr>
        <w:pStyle w:val="CommentText"/>
      </w:pPr>
      <w:r>
        <w:rPr>
          <w:rStyle w:val="CommentReference"/>
        </w:rPr>
        <w:annotationRef/>
      </w:r>
      <w:r>
        <w:t xml:space="preserve">PHE tell me those figures </w:t>
      </w:r>
      <w:proofErr w:type="gramStart"/>
      <w:r>
        <w:t>aren’t</w:t>
      </w:r>
      <w:proofErr w:type="gramEnd"/>
      <w:r>
        <w:t xml:space="preserve"> published, but they were mentioned by CSA at a press conference.</w:t>
      </w:r>
    </w:p>
  </w:comment>
  <w:comment w:id="35" w:author="VAN BUNNIK Bram" w:date="2020-04-29T10:50:00Z" w:initials="VBB">
    <w:p w14:paraId="0D5E33F1" w14:textId="7CA95918" w:rsidR="00593893" w:rsidRDefault="00593893">
      <w:pPr>
        <w:pStyle w:val="CommentText"/>
      </w:pPr>
      <w:r>
        <w:rPr>
          <w:rStyle w:val="CommentReference"/>
        </w:rPr>
        <w:annotationRef/>
      </w:r>
      <w:r>
        <w:t>Needed?</w:t>
      </w:r>
    </w:p>
  </w:comment>
  <w:comment w:id="39" w:author="VAN BUNNIK Bram" w:date="2020-04-29T10:56:00Z" w:initials="VBB">
    <w:p w14:paraId="2550C54D" w14:textId="67AA4472" w:rsidR="00593893" w:rsidRPr="00215F6B" w:rsidRDefault="00593893">
      <w:pPr>
        <w:pStyle w:val="CommentText"/>
      </w:pPr>
      <w:r>
        <w:rPr>
          <w:rStyle w:val="CommentReference"/>
        </w:rPr>
        <w:annotationRef/>
      </w:r>
      <w:r>
        <w:t>x-axis panel A) should read “Phase 1 R</w:t>
      </w:r>
      <w:r>
        <w:rPr>
          <w:vertAlign w:val="subscript"/>
        </w:rPr>
        <w:t>e</w:t>
      </w:r>
      <w:r>
        <w:t>”</w:t>
      </w:r>
    </w:p>
  </w:comment>
  <w:comment w:id="41" w:author="VAN BUNNIK Bram" w:date="2020-04-29T11:03:00Z" w:initials="VBB">
    <w:p w14:paraId="0BC709B5" w14:textId="0D91AE33" w:rsidR="00593893" w:rsidRDefault="00593893">
      <w:pPr>
        <w:pStyle w:val="CommentText"/>
      </w:pPr>
      <w:r>
        <w:rPr>
          <w:rStyle w:val="CommentReference"/>
        </w:rPr>
        <w:annotationRef/>
      </w:r>
      <w:r>
        <w:t>Remove plot titles from B&amp;C</w:t>
      </w:r>
    </w:p>
  </w:comment>
  <w:comment w:id="42" w:author="VAN BUNNIK Bram" w:date="2020-04-29T11:03:00Z" w:initials="VBB">
    <w:p w14:paraId="1DEC0979" w14:textId="4B70C7CE" w:rsidR="00593893" w:rsidRDefault="00593893">
      <w:pPr>
        <w:pStyle w:val="CommentText"/>
      </w:pPr>
      <w:r>
        <w:rPr>
          <w:rStyle w:val="CommentReference"/>
        </w:rPr>
        <w:annotationRef/>
      </w:r>
      <w:r>
        <w:t>Remove plot titles</w:t>
      </w:r>
    </w:p>
  </w:comment>
  <w:comment w:id="43" w:author="WOOLHOUSE Mark" w:date="2020-04-28T22:38:00Z" w:initials="WM">
    <w:p w14:paraId="7349FA7B" w14:textId="3892F7B3" w:rsidR="00593893" w:rsidRDefault="00593893">
      <w:pPr>
        <w:pStyle w:val="CommentText"/>
      </w:pPr>
      <w:r>
        <w:rPr>
          <w:rStyle w:val="CommentReference"/>
        </w:rPr>
        <w:annotationRef/>
      </w:r>
      <w:r>
        <w:t>Provisional figures subject to cross-checking</w:t>
      </w:r>
    </w:p>
  </w:comment>
  <w:comment w:id="85" w:author="VAN BUNNIK Bram" w:date="2020-04-29T11:18:00Z" w:initials="VBB">
    <w:p w14:paraId="03006F8C" w14:textId="61A362B9" w:rsidR="00593893" w:rsidRDefault="00593893">
      <w:pPr>
        <w:pStyle w:val="CommentText"/>
      </w:pPr>
      <w:r>
        <w:rPr>
          <w:rStyle w:val="CommentReference"/>
        </w:rPr>
        <w:annotationRef/>
      </w:r>
      <w:r>
        <w:t xml:space="preserve">Do we want to include this? If </w:t>
      </w:r>
      <w:proofErr w:type="gramStart"/>
      <w:r>
        <w:t>so</w:t>
      </w:r>
      <w:proofErr w:type="gramEnd"/>
      <w:r>
        <w:t xml:space="preserve"> a bit more explanation is needed in the main texts and 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F053C9" w15:done="0"/>
  <w15:commentEx w15:paraId="52AA85A9" w15:done="0"/>
  <w15:commentEx w15:paraId="1AB3E5EB" w15:done="0"/>
  <w15:commentEx w15:paraId="0D5E33F1" w15:done="0"/>
  <w15:commentEx w15:paraId="2550C54D" w15:done="0"/>
  <w15:commentEx w15:paraId="0BC709B5" w15:done="0"/>
  <w15:commentEx w15:paraId="1DEC0979" w15:done="0"/>
  <w15:commentEx w15:paraId="7349FA7B" w15:done="0"/>
  <w15:commentEx w15:paraId="03006F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F053C9" w16cid:durableId="2253F5F3"/>
  <w16cid:commentId w16cid:paraId="52AA85A9" w16cid:durableId="2253F5F4"/>
  <w16cid:commentId w16cid:paraId="1AB3E5EB" w16cid:durableId="2253F5F5"/>
  <w16cid:commentId w16cid:paraId="0D5E33F1" w16cid:durableId="2253F5F6"/>
  <w16cid:commentId w16cid:paraId="2550C54D" w16cid:durableId="2253F5F7"/>
  <w16cid:commentId w16cid:paraId="0BC709B5" w16cid:durableId="2253F5F8"/>
  <w16cid:commentId w16cid:paraId="1DEC0979" w16cid:durableId="2253F5F9"/>
  <w16cid:commentId w16cid:paraId="7349FA7B" w16cid:durableId="2253F5FA"/>
  <w16cid:commentId w16cid:paraId="03006F8C" w16cid:durableId="2253F5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64307" w14:textId="77777777" w:rsidR="00F20911" w:rsidRDefault="00F20911" w:rsidP="008A111E">
      <w:pPr>
        <w:spacing w:after="0" w:line="240" w:lineRule="auto"/>
      </w:pPr>
      <w:r>
        <w:separator/>
      </w:r>
    </w:p>
  </w:endnote>
  <w:endnote w:type="continuationSeparator" w:id="0">
    <w:p w14:paraId="0FB21A3E" w14:textId="77777777" w:rsidR="00F20911" w:rsidRDefault="00F20911" w:rsidP="008A111E">
      <w:pPr>
        <w:spacing w:after="0" w:line="240" w:lineRule="auto"/>
      </w:pPr>
      <w:r>
        <w:continuationSeparator/>
      </w:r>
    </w:p>
  </w:endnote>
  <w:endnote w:type="continuationNotice" w:id="1">
    <w:p w14:paraId="69DDD7A8" w14:textId="77777777" w:rsidR="00F20911" w:rsidRDefault="00F209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4411178"/>
      <w:docPartObj>
        <w:docPartGallery w:val="Page Numbers (Bottom of Page)"/>
        <w:docPartUnique/>
      </w:docPartObj>
    </w:sdtPr>
    <w:sdtEndPr>
      <w:rPr>
        <w:noProof/>
      </w:rPr>
    </w:sdtEndPr>
    <w:sdtContent>
      <w:p w14:paraId="1EEDEDB5" w14:textId="21CB5B24" w:rsidR="00593893" w:rsidRDefault="00593893">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1B496E20" w14:textId="77777777" w:rsidR="00593893" w:rsidRDefault="00593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BF0A0" w14:textId="77777777" w:rsidR="00F20911" w:rsidRDefault="00F20911" w:rsidP="008A111E">
      <w:pPr>
        <w:spacing w:after="0" w:line="240" w:lineRule="auto"/>
      </w:pPr>
      <w:r>
        <w:separator/>
      </w:r>
    </w:p>
  </w:footnote>
  <w:footnote w:type="continuationSeparator" w:id="0">
    <w:p w14:paraId="5616D894" w14:textId="77777777" w:rsidR="00F20911" w:rsidRDefault="00F20911" w:rsidP="008A111E">
      <w:pPr>
        <w:spacing w:after="0" w:line="240" w:lineRule="auto"/>
      </w:pPr>
      <w:r>
        <w:continuationSeparator/>
      </w:r>
    </w:p>
  </w:footnote>
  <w:footnote w:type="continuationNotice" w:id="1">
    <w:p w14:paraId="4680384B" w14:textId="77777777" w:rsidR="00F20911" w:rsidRDefault="00F209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94227" w14:textId="77777777" w:rsidR="00593893" w:rsidRDefault="00593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9717E"/>
    <w:multiLevelType w:val="hybridMultilevel"/>
    <w:tmpl w:val="66EA96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AA340B"/>
    <w:multiLevelType w:val="hybridMultilevel"/>
    <w:tmpl w:val="F334AAD2"/>
    <w:lvl w:ilvl="0" w:tplc="B848586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97DB7"/>
    <w:multiLevelType w:val="hybridMultilevel"/>
    <w:tmpl w:val="471C7E8A"/>
    <w:lvl w:ilvl="0" w:tplc="BCF6B03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97293"/>
    <w:multiLevelType w:val="hybridMultilevel"/>
    <w:tmpl w:val="A348B0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0C6571"/>
    <w:multiLevelType w:val="hybridMultilevel"/>
    <w:tmpl w:val="DF7E89CC"/>
    <w:lvl w:ilvl="0" w:tplc="951A725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0868"/>
    <w:multiLevelType w:val="hybridMultilevel"/>
    <w:tmpl w:val="DA18502E"/>
    <w:lvl w:ilvl="0" w:tplc="E56CFDF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93A"/>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EA22EC"/>
    <w:multiLevelType w:val="hybridMultilevel"/>
    <w:tmpl w:val="26B65EC0"/>
    <w:lvl w:ilvl="0" w:tplc="1D102E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ED3F98"/>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3F4DE3"/>
    <w:multiLevelType w:val="hybridMultilevel"/>
    <w:tmpl w:val="6B144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7"/>
  </w:num>
  <w:num w:numId="6">
    <w:abstractNumId w:val="4"/>
  </w:num>
  <w:num w:numId="7">
    <w:abstractNumId w:val="0"/>
  </w:num>
  <w:num w:numId="8">
    <w:abstractNumId w:val="9"/>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 BUNNIK Bram">
    <w15:presenceInfo w15:providerId="AD" w15:userId="S-1-5-21-861567501-1417001333-682003330-466878"/>
  </w15:person>
  <w15:person w15:author="WOOLHOUSE Mark">
    <w15:presenceInfo w15:providerId="AD" w15:userId="S-1-5-21-861567501-1417001333-682003330-7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70"/>
    <w:rsid w:val="00014503"/>
    <w:rsid w:val="00014AD4"/>
    <w:rsid w:val="0001727C"/>
    <w:rsid w:val="000222C1"/>
    <w:rsid w:val="000228C2"/>
    <w:rsid w:val="00034402"/>
    <w:rsid w:val="000372C3"/>
    <w:rsid w:val="00046476"/>
    <w:rsid w:val="000479A2"/>
    <w:rsid w:val="00054110"/>
    <w:rsid w:val="00054C5D"/>
    <w:rsid w:val="0006078B"/>
    <w:rsid w:val="00062D6C"/>
    <w:rsid w:val="00065D07"/>
    <w:rsid w:val="00082980"/>
    <w:rsid w:val="000A1603"/>
    <w:rsid w:val="000B1A1B"/>
    <w:rsid w:val="000B69A2"/>
    <w:rsid w:val="000F3408"/>
    <w:rsid w:val="000F3955"/>
    <w:rsid w:val="0014636D"/>
    <w:rsid w:val="00152068"/>
    <w:rsid w:val="00182A35"/>
    <w:rsid w:val="00186BC8"/>
    <w:rsid w:val="001921A4"/>
    <w:rsid w:val="001A3C56"/>
    <w:rsid w:val="001C6560"/>
    <w:rsid w:val="001E0AB1"/>
    <w:rsid w:val="001F1699"/>
    <w:rsid w:val="00203E70"/>
    <w:rsid w:val="002103B3"/>
    <w:rsid w:val="00215F6B"/>
    <w:rsid w:val="00217719"/>
    <w:rsid w:val="00231067"/>
    <w:rsid w:val="002340DF"/>
    <w:rsid w:val="0024098B"/>
    <w:rsid w:val="00243C34"/>
    <w:rsid w:val="00250215"/>
    <w:rsid w:val="00253400"/>
    <w:rsid w:val="002600F5"/>
    <w:rsid w:val="002629E6"/>
    <w:rsid w:val="002855E4"/>
    <w:rsid w:val="00296AE5"/>
    <w:rsid w:val="002B2152"/>
    <w:rsid w:val="002D4B98"/>
    <w:rsid w:val="002E6C3C"/>
    <w:rsid w:val="00303CAA"/>
    <w:rsid w:val="003147C6"/>
    <w:rsid w:val="003169C9"/>
    <w:rsid w:val="00322408"/>
    <w:rsid w:val="00337FCE"/>
    <w:rsid w:val="00382718"/>
    <w:rsid w:val="003E1456"/>
    <w:rsid w:val="003E2C6D"/>
    <w:rsid w:val="003E35E1"/>
    <w:rsid w:val="003E755F"/>
    <w:rsid w:val="003F081E"/>
    <w:rsid w:val="00402812"/>
    <w:rsid w:val="00410726"/>
    <w:rsid w:val="00412847"/>
    <w:rsid w:val="00445A05"/>
    <w:rsid w:val="004547BF"/>
    <w:rsid w:val="004553F1"/>
    <w:rsid w:val="00475D44"/>
    <w:rsid w:val="0049301C"/>
    <w:rsid w:val="004A0620"/>
    <w:rsid w:val="004A572D"/>
    <w:rsid w:val="004C57F4"/>
    <w:rsid w:val="00535211"/>
    <w:rsid w:val="00540D8E"/>
    <w:rsid w:val="0056483C"/>
    <w:rsid w:val="00576B47"/>
    <w:rsid w:val="00591174"/>
    <w:rsid w:val="00593893"/>
    <w:rsid w:val="005B05B2"/>
    <w:rsid w:val="00600D05"/>
    <w:rsid w:val="006013AA"/>
    <w:rsid w:val="006049BF"/>
    <w:rsid w:val="006114C0"/>
    <w:rsid w:val="00631251"/>
    <w:rsid w:val="00674AD1"/>
    <w:rsid w:val="006A1AEB"/>
    <w:rsid w:val="006C006D"/>
    <w:rsid w:val="006E4C91"/>
    <w:rsid w:val="006F1F54"/>
    <w:rsid w:val="0071483C"/>
    <w:rsid w:val="00731CCA"/>
    <w:rsid w:val="00743231"/>
    <w:rsid w:val="00754F06"/>
    <w:rsid w:val="00772643"/>
    <w:rsid w:val="00777D2A"/>
    <w:rsid w:val="00777F0A"/>
    <w:rsid w:val="00785FED"/>
    <w:rsid w:val="007A19E0"/>
    <w:rsid w:val="007C2B33"/>
    <w:rsid w:val="007C50FE"/>
    <w:rsid w:val="007C6180"/>
    <w:rsid w:val="007E229F"/>
    <w:rsid w:val="007F4279"/>
    <w:rsid w:val="007F67E5"/>
    <w:rsid w:val="008122D0"/>
    <w:rsid w:val="008168DF"/>
    <w:rsid w:val="00835AE7"/>
    <w:rsid w:val="00835CD9"/>
    <w:rsid w:val="0083666A"/>
    <w:rsid w:val="00852BDF"/>
    <w:rsid w:val="008641E8"/>
    <w:rsid w:val="008A111E"/>
    <w:rsid w:val="008D0494"/>
    <w:rsid w:val="008D225C"/>
    <w:rsid w:val="008E56A5"/>
    <w:rsid w:val="00903455"/>
    <w:rsid w:val="00930282"/>
    <w:rsid w:val="00942E29"/>
    <w:rsid w:val="009647FA"/>
    <w:rsid w:val="009650BE"/>
    <w:rsid w:val="00970854"/>
    <w:rsid w:val="0098013A"/>
    <w:rsid w:val="00985928"/>
    <w:rsid w:val="0099050B"/>
    <w:rsid w:val="009D6382"/>
    <w:rsid w:val="009F00E0"/>
    <w:rsid w:val="009F42A6"/>
    <w:rsid w:val="00A161A5"/>
    <w:rsid w:val="00A205BF"/>
    <w:rsid w:val="00A41AC7"/>
    <w:rsid w:val="00A6234E"/>
    <w:rsid w:val="00A67DD5"/>
    <w:rsid w:val="00A71A8F"/>
    <w:rsid w:val="00A76ECF"/>
    <w:rsid w:val="00A81E29"/>
    <w:rsid w:val="00A91219"/>
    <w:rsid w:val="00A94884"/>
    <w:rsid w:val="00A960E9"/>
    <w:rsid w:val="00A97D36"/>
    <w:rsid w:val="00AA414E"/>
    <w:rsid w:val="00AD04A3"/>
    <w:rsid w:val="00AD753A"/>
    <w:rsid w:val="00AE61DE"/>
    <w:rsid w:val="00B0511D"/>
    <w:rsid w:val="00B15F0D"/>
    <w:rsid w:val="00B329D8"/>
    <w:rsid w:val="00B916C0"/>
    <w:rsid w:val="00BD4360"/>
    <w:rsid w:val="00BF08CE"/>
    <w:rsid w:val="00BF366E"/>
    <w:rsid w:val="00BF7445"/>
    <w:rsid w:val="00BF748C"/>
    <w:rsid w:val="00C35457"/>
    <w:rsid w:val="00C50EA0"/>
    <w:rsid w:val="00C95C24"/>
    <w:rsid w:val="00C95DF4"/>
    <w:rsid w:val="00CD3ED4"/>
    <w:rsid w:val="00CD68CB"/>
    <w:rsid w:val="00CF3CB8"/>
    <w:rsid w:val="00D135B2"/>
    <w:rsid w:val="00D22B39"/>
    <w:rsid w:val="00D26856"/>
    <w:rsid w:val="00D276C9"/>
    <w:rsid w:val="00D2780E"/>
    <w:rsid w:val="00D429AD"/>
    <w:rsid w:val="00D444CB"/>
    <w:rsid w:val="00D4666F"/>
    <w:rsid w:val="00D50573"/>
    <w:rsid w:val="00D510F3"/>
    <w:rsid w:val="00D5686A"/>
    <w:rsid w:val="00D90EE4"/>
    <w:rsid w:val="00DA22D0"/>
    <w:rsid w:val="00DB31AB"/>
    <w:rsid w:val="00DB397E"/>
    <w:rsid w:val="00DC2859"/>
    <w:rsid w:val="00DD1C73"/>
    <w:rsid w:val="00DE631F"/>
    <w:rsid w:val="00E3111B"/>
    <w:rsid w:val="00E31237"/>
    <w:rsid w:val="00E56CF1"/>
    <w:rsid w:val="00E96C52"/>
    <w:rsid w:val="00ED4A8B"/>
    <w:rsid w:val="00ED5E81"/>
    <w:rsid w:val="00F04CC1"/>
    <w:rsid w:val="00F20911"/>
    <w:rsid w:val="00F23873"/>
    <w:rsid w:val="00F23E3A"/>
    <w:rsid w:val="00F406B0"/>
    <w:rsid w:val="00F519F0"/>
    <w:rsid w:val="00F52BC5"/>
    <w:rsid w:val="00F61F2C"/>
    <w:rsid w:val="00F73468"/>
    <w:rsid w:val="00F740B8"/>
    <w:rsid w:val="00F8515C"/>
    <w:rsid w:val="00FC25F3"/>
    <w:rsid w:val="00FD3D97"/>
    <w:rsid w:val="00FD550A"/>
    <w:rsid w:val="00FD7668"/>
    <w:rsid w:val="00FE1E84"/>
    <w:rsid w:val="00FE283E"/>
    <w:rsid w:val="00FE74EC"/>
    <w:rsid w:val="016BDC76"/>
    <w:rsid w:val="01758E33"/>
    <w:rsid w:val="05855008"/>
    <w:rsid w:val="076F12FB"/>
    <w:rsid w:val="07D71681"/>
    <w:rsid w:val="0A450F46"/>
    <w:rsid w:val="0AB04D77"/>
    <w:rsid w:val="0C399986"/>
    <w:rsid w:val="0D207FFA"/>
    <w:rsid w:val="15D0AE4E"/>
    <w:rsid w:val="162C89C5"/>
    <w:rsid w:val="17C7B251"/>
    <w:rsid w:val="1886E3EF"/>
    <w:rsid w:val="196E6CB9"/>
    <w:rsid w:val="19BDAEA8"/>
    <w:rsid w:val="1C4C2347"/>
    <w:rsid w:val="1E958EB7"/>
    <w:rsid w:val="236379F5"/>
    <w:rsid w:val="23808100"/>
    <w:rsid w:val="244414AB"/>
    <w:rsid w:val="26E49B6C"/>
    <w:rsid w:val="27931A57"/>
    <w:rsid w:val="27AE5FD2"/>
    <w:rsid w:val="28E4667B"/>
    <w:rsid w:val="2904CA05"/>
    <w:rsid w:val="29CC366F"/>
    <w:rsid w:val="2A8EA0D9"/>
    <w:rsid w:val="2B8B5A94"/>
    <w:rsid w:val="2BF5CA73"/>
    <w:rsid w:val="2ED1525D"/>
    <w:rsid w:val="2F794F3E"/>
    <w:rsid w:val="3186BDF1"/>
    <w:rsid w:val="338A9CFF"/>
    <w:rsid w:val="33CAD096"/>
    <w:rsid w:val="347BDAD4"/>
    <w:rsid w:val="35814682"/>
    <w:rsid w:val="38794449"/>
    <w:rsid w:val="3A232ECE"/>
    <w:rsid w:val="3DB339FA"/>
    <w:rsid w:val="3F78633C"/>
    <w:rsid w:val="41015DB2"/>
    <w:rsid w:val="445BBF2F"/>
    <w:rsid w:val="44EAF90D"/>
    <w:rsid w:val="45DECF2B"/>
    <w:rsid w:val="47204F62"/>
    <w:rsid w:val="4B3C246E"/>
    <w:rsid w:val="5192FBFA"/>
    <w:rsid w:val="51E4AE49"/>
    <w:rsid w:val="5941D138"/>
    <w:rsid w:val="5ECC9F13"/>
    <w:rsid w:val="5EE3B18F"/>
    <w:rsid w:val="61A04C1D"/>
    <w:rsid w:val="6217A7CA"/>
    <w:rsid w:val="639346E5"/>
    <w:rsid w:val="655E6CAB"/>
    <w:rsid w:val="6614311D"/>
    <w:rsid w:val="67E1F42E"/>
    <w:rsid w:val="68BEADE9"/>
    <w:rsid w:val="69E45021"/>
    <w:rsid w:val="6CB6E3B8"/>
    <w:rsid w:val="6DAD7371"/>
    <w:rsid w:val="6EF00550"/>
    <w:rsid w:val="6F6E5BA4"/>
    <w:rsid w:val="6FB2E5AC"/>
    <w:rsid w:val="7098F534"/>
    <w:rsid w:val="7165CC71"/>
    <w:rsid w:val="721D5D95"/>
    <w:rsid w:val="722D6301"/>
    <w:rsid w:val="72786D87"/>
    <w:rsid w:val="78380E26"/>
    <w:rsid w:val="7950F164"/>
    <w:rsid w:val="798D0905"/>
    <w:rsid w:val="7B61D028"/>
    <w:rsid w:val="7B842AEF"/>
    <w:rsid w:val="7BAF5A15"/>
    <w:rsid w:val="7BD141C3"/>
    <w:rsid w:val="7C41CAA1"/>
    <w:rsid w:val="7D4D19BD"/>
    <w:rsid w:val="7E28E1DB"/>
    <w:rsid w:val="7FD42F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FDAC"/>
  <w15:docId w15:val="{43E531D0-0E35-4393-86B6-48DE04D0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E70"/>
    <w:pPr>
      <w:ind w:left="720"/>
      <w:contextualSpacing/>
    </w:pPr>
  </w:style>
  <w:style w:type="table" w:styleId="TableGrid">
    <w:name w:val="Table Grid"/>
    <w:basedOn w:val="TableNormal"/>
    <w:uiPriority w:val="59"/>
    <w:rsid w:val="0086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3C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013AA"/>
    <w:rPr>
      <w:color w:val="0000FF" w:themeColor="hyperlink"/>
      <w:u w:val="single"/>
    </w:rPr>
  </w:style>
  <w:style w:type="character" w:customStyle="1" w:styleId="figurecaption">
    <w:name w:val="figure__caption"/>
    <w:basedOn w:val="DefaultParagraphFont"/>
    <w:rsid w:val="00A97D36"/>
  </w:style>
  <w:style w:type="character" w:styleId="CommentReference">
    <w:name w:val="annotation reference"/>
    <w:basedOn w:val="DefaultParagraphFont"/>
    <w:uiPriority w:val="99"/>
    <w:semiHidden/>
    <w:unhideWhenUsed/>
    <w:rsid w:val="00A97D36"/>
    <w:rPr>
      <w:sz w:val="16"/>
      <w:szCs w:val="16"/>
    </w:rPr>
  </w:style>
  <w:style w:type="paragraph" w:styleId="CommentText">
    <w:name w:val="annotation text"/>
    <w:basedOn w:val="Normal"/>
    <w:link w:val="CommentTextChar"/>
    <w:uiPriority w:val="99"/>
    <w:semiHidden/>
    <w:unhideWhenUsed/>
    <w:rsid w:val="00A97D36"/>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A97D36"/>
    <w:rPr>
      <w:sz w:val="20"/>
      <w:szCs w:val="20"/>
    </w:rPr>
  </w:style>
  <w:style w:type="paragraph" w:styleId="BalloonText">
    <w:name w:val="Balloon Text"/>
    <w:basedOn w:val="Normal"/>
    <w:link w:val="BalloonTextChar"/>
    <w:uiPriority w:val="99"/>
    <w:semiHidden/>
    <w:unhideWhenUsed/>
    <w:rsid w:val="00A97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D36"/>
    <w:rPr>
      <w:rFonts w:ascii="Segoe UI" w:hAnsi="Segoe UI" w:cs="Segoe UI"/>
      <w:sz w:val="18"/>
      <w:szCs w:val="18"/>
    </w:rPr>
  </w:style>
  <w:style w:type="paragraph" w:styleId="Header">
    <w:name w:val="header"/>
    <w:basedOn w:val="Normal"/>
    <w:link w:val="HeaderChar"/>
    <w:uiPriority w:val="99"/>
    <w:unhideWhenUsed/>
    <w:rsid w:val="008A1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11E"/>
  </w:style>
  <w:style w:type="paragraph" w:styleId="Footer">
    <w:name w:val="footer"/>
    <w:basedOn w:val="Normal"/>
    <w:link w:val="FooterChar"/>
    <w:uiPriority w:val="99"/>
    <w:unhideWhenUsed/>
    <w:rsid w:val="008A1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11E"/>
  </w:style>
  <w:style w:type="paragraph" w:styleId="NoSpacing">
    <w:name w:val="No Spacing"/>
    <w:uiPriority w:val="1"/>
    <w:qFormat/>
    <w:rsid w:val="0049301C"/>
    <w:pPr>
      <w:spacing w:after="0" w:line="240" w:lineRule="auto"/>
    </w:pPr>
  </w:style>
  <w:style w:type="table" w:styleId="GridTable4">
    <w:name w:val="Grid Table 4"/>
    <w:basedOn w:val="TableNormal"/>
    <w:uiPriority w:val="49"/>
    <w:rsid w:val="004930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AE61DE"/>
    <w:pPr>
      <w:spacing w:after="200"/>
    </w:pPr>
    <w:rPr>
      <w:b/>
      <w:bCs/>
    </w:rPr>
  </w:style>
  <w:style w:type="character" w:customStyle="1" w:styleId="CommentSubjectChar">
    <w:name w:val="Comment Subject Char"/>
    <w:basedOn w:val="CommentTextChar"/>
    <w:link w:val="CommentSubject"/>
    <w:uiPriority w:val="99"/>
    <w:semiHidden/>
    <w:rsid w:val="00AE61DE"/>
    <w:rPr>
      <w:b/>
      <w:bCs/>
      <w:sz w:val="20"/>
      <w:szCs w:val="20"/>
    </w:rPr>
  </w:style>
  <w:style w:type="paragraph" w:styleId="Revision">
    <w:name w:val="Revision"/>
    <w:hidden/>
    <w:uiPriority w:val="99"/>
    <w:semiHidden/>
    <w:rsid w:val="00930282"/>
    <w:pPr>
      <w:spacing w:after="0" w:line="240" w:lineRule="auto"/>
    </w:pPr>
  </w:style>
  <w:style w:type="table" w:styleId="GridTable5Dark">
    <w:name w:val="Grid Table 5 Dark"/>
    <w:basedOn w:val="TableNormal"/>
    <w:uiPriority w:val="50"/>
    <w:rsid w:val="004A06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199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ata.oecd.org/healtheqt/hospital-beds.htm"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digital.nhs.uk/coronavirus/shielded-patient-lis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38/s41591-020-0883-7" TargetMode="Externa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github.com/bvbunnik/COVID-19-enhanced-shielding.git" TargetMode="External"/><Relationship Id="rId28" Type="http://schemas.openxmlformats.org/officeDocument/2006/relationships/image" Target="media/image13.png"/><Relationship Id="rId10" Type="http://schemas.openxmlformats.org/officeDocument/2006/relationships/hyperlink" Target="https://www.blf.org.uk/support-for-you/coronavirus/what-is-social-shielding"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who.int/emergencies/diseases/novel-coronavirus-2019/situation-report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29</Pages>
  <Words>7355</Words>
  <Characters>41927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Woolhouse</dc:creator>
  <cp:lastModifiedBy>Alexander Morgan</cp:lastModifiedBy>
  <cp:revision>4</cp:revision>
  <cp:lastPrinted>2020-04-27T07:42:00Z</cp:lastPrinted>
  <dcterms:created xsi:type="dcterms:W3CDTF">2020-04-29T11:48:00Z</dcterms:created>
  <dcterms:modified xsi:type="dcterms:W3CDTF">2020-04-29T14:30:00Z</dcterms:modified>
</cp:coreProperties>
</file>