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4882B2" w14:textId="77777777" w:rsidR="004B22E7" w:rsidRDefault="004B22E7" w:rsidP="00016926">
      <w:pPr>
        <w:jc w:val="center"/>
        <w:rPr>
          <w:b/>
        </w:rPr>
      </w:pPr>
      <w:r>
        <w:rPr>
          <w:b/>
        </w:rPr>
        <w:t>Mortality due to</w:t>
      </w:r>
      <w:r w:rsidR="00D859D2">
        <w:rPr>
          <w:b/>
        </w:rPr>
        <w:t xml:space="preserve"> a second wave of COVID-19 in Scotland</w:t>
      </w:r>
      <w:r>
        <w:rPr>
          <w:b/>
        </w:rPr>
        <w:t xml:space="preserve">: </w:t>
      </w:r>
    </w:p>
    <w:p w14:paraId="06CAC2D4" w14:textId="77777777" w:rsidR="004E472F" w:rsidRDefault="004B22E7" w:rsidP="00016926">
      <w:pPr>
        <w:jc w:val="center"/>
        <w:rPr>
          <w:b/>
        </w:rPr>
      </w:pPr>
      <w:r>
        <w:rPr>
          <w:b/>
        </w:rPr>
        <w:t>The case for additional measures to protect the vulnerable</w:t>
      </w:r>
    </w:p>
    <w:p w14:paraId="2BA10287" w14:textId="77777777" w:rsidR="001B2E76" w:rsidRDefault="00016926" w:rsidP="00016926">
      <w:pPr>
        <w:jc w:val="center"/>
      </w:pPr>
      <w:r w:rsidRPr="004E472F">
        <w:t>Mark Woolhouse</w:t>
      </w:r>
      <w:r w:rsidR="001B2E76">
        <w:t>, University of Edinburgh</w:t>
      </w:r>
    </w:p>
    <w:p w14:paraId="5AEAC1C5" w14:textId="77777777" w:rsidR="001B2E76" w:rsidRDefault="001B2E76" w:rsidP="00016926">
      <w:pPr>
        <w:jc w:val="center"/>
      </w:pPr>
      <w:r>
        <w:t>Chris Robertson, Health Protection Scotland</w:t>
      </w:r>
      <w:r w:rsidR="004E472F">
        <w:t xml:space="preserve"> </w:t>
      </w:r>
    </w:p>
    <w:p w14:paraId="7B187C67" w14:textId="77777777" w:rsidR="00C0469F" w:rsidRPr="004E472F" w:rsidRDefault="001B2E76" w:rsidP="00016926">
      <w:pPr>
        <w:jc w:val="center"/>
      </w:pPr>
      <w:r>
        <w:t>October</w:t>
      </w:r>
      <w:r w:rsidR="00F8472C">
        <w:t xml:space="preserve"> 2</w:t>
      </w:r>
      <w:r w:rsidR="00F8472C" w:rsidRPr="00F8472C">
        <w:rPr>
          <w:vertAlign w:val="superscript"/>
        </w:rPr>
        <w:t>nd</w:t>
      </w:r>
      <w:r w:rsidR="00F8472C">
        <w:t xml:space="preserve"> </w:t>
      </w:r>
      <w:r w:rsidR="004E472F">
        <w:t>2020</w:t>
      </w:r>
    </w:p>
    <w:p w14:paraId="75697373" w14:textId="77777777" w:rsidR="004C53D4" w:rsidRPr="007702D0" w:rsidRDefault="004C53D4" w:rsidP="004C53D4">
      <w:pPr>
        <w:rPr>
          <w:u w:val="single"/>
        </w:rPr>
      </w:pPr>
      <w:r w:rsidRPr="007702D0">
        <w:rPr>
          <w:u w:val="single"/>
        </w:rPr>
        <w:t>Key points</w:t>
      </w:r>
    </w:p>
    <w:p w14:paraId="697F02AE" w14:textId="77777777" w:rsidR="007702D0" w:rsidRPr="007702D0" w:rsidRDefault="007702D0" w:rsidP="00344277">
      <w:pPr>
        <w:pStyle w:val="ListParagraph"/>
        <w:numPr>
          <w:ilvl w:val="0"/>
          <w:numId w:val="2"/>
        </w:numPr>
      </w:pPr>
      <w:r w:rsidRPr="007702D0">
        <w:t>A response to the second wave that relies only on suppressing transmission will not, by itself, meet</w:t>
      </w:r>
      <w:r w:rsidR="001F2A51">
        <w:t xml:space="preserve"> in full</w:t>
      </w:r>
      <w:r w:rsidRPr="007702D0">
        <w:t xml:space="preserve"> the policy objective of saving lives.</w:t>
      </w:r>
    </w:p>
    <w:p w14:paraId="4896A973" w14:textId="77777777" w:rsidR="007702D0" w:rsidRPr="00B43863" w:rsidRDefault="007702D0" w:rsidP="00344277">
      <w:pPr>
        <w:pStyle w:val="ListParagraph"/>
        <w:numPr>
          <w:ilvl w:val="0"/>
          <w:numId w:val="2"/>
        </w:numPr>
      </w:pPr>
      <w:r w:rsidRPr="007702D0">
        <w:t>Many thousands of people</w:t>
      </w:r>
      <w:r w:rsidR="00282F40">
        <w:t xml:space="preserve"> in Sc</w:t>
      </w:r>
      <w:r w:rsidR="001F2A51">
        <w:t>otland</w:t>
      </w:r>
      <w:r w:rsidRPr="007702D0">
        <w:t xml:space="preserve"> could acquire life-threatening COVID-19 infections even after interventions to suppress the second wave </w:t>
      </w:r>
      <w:r w:rsidR="003919AD">
        <w:t>take effect</w:t>
      </w:r>
      <w:r w:rsidRPr="007702D0">
        <w:t>. If these interventions are less effective than hoped then this number could be far higher.</w:t>
      </w:r>
    </w:p>
    <w:p w14:paraId="56EF6B41" w14:textId="77777777" w:rsidR="00F773E1" w:rsidRPr="00F773E1" w:rsidRDefault="00F773E1" w:rsidP="00344277">
      <w:pPr>
        <w:pStyle w:val="ListParagraph"/>
        <w:numPr>
          <w:ilvl w:val="0"/>
          <w:numId w:val="2"/>
        </w:numPr>
      </w:pPr>
      <w:r>
        <w:t>Care homes are a particular and well-recognised concern but large numbers of high risk infections are expected in the wider community.</w:t>
      </w:r>
    </w:p>
    <w:p w14:paraId="39F28B95" w14:textId="77777777" w:rsidR="00016926" w:rsidRPr="001F2A51" w:rsidRDefault="001B2E76">
      <w:pPr>
        <w:rPr>
          <w:u w:val="single"/>
        </w:rPr>
      </w:pPr>
      <w:r w:rsidRPr="001F2A51">
        <w:rPr>
          <w:u w:val="single"/>
        </w:rPr>
        <w:t>Retrospective analysis</w:t>
      </w:r>
      <w:r w:rsidR="00016926" w:rsidRPr="001F2A51">
        <w:rPr>
          <w:u w:val="single"/>
        </w:rPr>
        <w:t xml:space="preserve"> of the </w:t>
      </w:r>
      <w:r w:rsidRPr="001F2A51">
        <w:rPr>
          <w:u w:val="single"/>
        </w:rPr>
        <w:t>1</w:t>
      </w:r>
      <w:r w:rsidRPr="001F2A51">
        <w:rPr>
          <w:u w:val="single"/>
          <w:vertAlign w:val="superscript"/>
        </w:rPr>
        <w:t>st</w:t>
      </w:r>
      <w:r w:rsidRPr="001F2A51">
        <w:rPr>
          <w:u w:val="single"/>
        </w:rPr>
        <w:t xml:space="preserve"> wave</w:t>
      </w:r>
    </w:p>
    <w:p w14:paraId="28E1AD58" w14:textId="77777777" w:rsidR="001563A0" w:rsidRDefault="001F2A51" w:rsidP="00344277">
      <w:pPr>
        <w:pStyle w:val="ListParagraph"/>
        <w:numPr>
          <w:ilvl w:val="0"/>
          <w:numId w:val="3"/>
        </w:numPr>
      </w:pPr>
      <w:r>
        <w:t>A key part of the rationale for population</w:t>
      </w:r>
      <w:r w:rsidR="004942A2">
        <w:t>-wide</w:t>
      </w:r>
      <w:r>
        <w:t xml:space="preserve"> restrictions (‘lockdown’) in response to COVID-19 was that suppressing the virus</w:t>
      </w:r>
      <w:r w:rsidR="004942A2">
        <w:t xml:space="preserve"> (corresponding to R&lt;1)</w:t>
      </w:r>
      <w:r>
        <w:t xml:space="preserve"> keeps everyone safe, including the minority at greatest risk of severe consequences of infection.</w:t>
      </w:r>
    </w:p>
    <w:p w14:paraId="74C3D71E" w14:textId="77777777" w:rsidR="008915BD" w:rsidRDefault="00FE28F4" w:rsidP="00344277">
      <w:pPr>
        <w:pStyle w:val="ListParagraph"/>
        <w:numPr>
          <w:ilvl w:val="0"/>
          <w:numId w:val="3"/>
        </w:numPr>
      </w:pPr>
      <w:r>
        <w:t xml:space="preserve">This is only partially true. Suppressing the virus is effective when incidence is low, but once </w:t>
      </w:r>
      <w:r w:rsidR="00285777">
        <w:t xml:space="preserve">suppression has failed (R&gt;1) and </w:t>
      </w:r>
      <w:r>
        <w:t>incidence has risen a significant accumulation of further cases is inevitable, even once measures are introduced that bring the R value back below 1.</w:t>
      </w:r>
    </w:p>
    <w:p w14:paraId="1820850C" w14:textId="77777777" w:rsidR="0081643A" w:rsidRDefault="004942A2" w:rsidP="00344277">
      <w:pPr>
        <w:pStyle w:val="ListParagraph"/>
        <w:numPr>
          <w:ilvl w:val="0"/>
          <w:numId w:val="3"/>
        </w:numPr>
      </w:pPr>
      <w:r>
        <w:t>Knowledge of the delay distribution between confirmation and death (Figure 1A) can be used to infer the time-line of the incidence of fatal infections during the first wave.</w:t>
      </w:r>
      <w:r w:rsidR="00282F40">
        <w:t xml:space="preserve"> </w:t>
      </w:r>
    </w:p>
    <w:p w14:paraId="329CED9C" w14:textId="77777777" w:rsidR="004942A2" w:rsidRDefault="00282F40" w:rsidP="00344277">
      <w:pPr>
        <w:pStyle w:val="ListParagraph"/>
        <w:numPr>
          <w:ilvl w:val="0"/>
          <w:numId w:val="3"/>
        </w:numPr>
      </w:pPr>
      <w:r>
        <w:t xml:space="preserve">This </w:t>
      </w:r>
      <w:r w:rsidR="0081643A">
        <w:t xml:space="preserve">method </w:t>
      </w:r>
      <w:r>
        <w:t xml:space="preserve">suggests that </w:t>
      </w:r>
      <w:r w:rsidR="0081643A">
        <w:t>73% of those who died (77% of those aged 80+) are estimated to have been infected post March 23</w:t>
      </w:r>
      <w:r w:rsidR="00285777">
        <w:t xml:space="preserve"> lockdown</w:t>
      </w:r>
      <w:r w:rsidR="0081643A">
        <w:t xml:space="preserve"> </w:t>
      </w:r>
      <w:r>
        <w:t>(Figure 1B</w:t>
      </w:r>
      <w:r w:rsidR="0081643A">
        <w:t xml:space="preserve"> and Appendix 1</w:t>
      </w:r>
      <w:r>
        <w:t>).</w:t>
      </w:r>
    </w:p>
    <w:p w14:paraId="495441C1" w14:textId="77777777" w:rsidR="003919AD" w:rsidRDefault="00282F40" w:rsidP="00344277">
      <w:pPr>
        <w:pStyle w:val="ListParagraph"/>
        <w:numPr>
          <w:ilvl w:val="0"/>
          <w:numId w:val="3"/>
        </w:numPr>
      </w:pPr>
      <w:r>
        <w:t xml:space="preserve">A </w:t>
      </w:r>
      <w:r w:rsidR="0081643A">
        <w:t>second</w:t>
      </w:r>
      <w:r>
        <w:t xml:space="preserve"> analysis assuming fixed delays g</w:t>
      </w:r>
      <w:r w:rsidR="003919AD">
        <w:t xml:space="preserve">ives </w:t>
      </w:r>
      <w:r w:rsidR="0081643A">
        <w:t>similar</w:t>
      </w:r>
      <w:r w:rsidR="003919AD">
        <w:t xml:space="preserve"> result</w:t>
      </w:r>
      <w:r w:rsidR="0081643A">
        <w:t>s</w:t>
      </w:r>
      <w:r w:rsidR="003919AD">
        <w:t xml:space="preserve"> (Table 1), indicating that 2500 deaths (central estimate) during the first wave were due to infecti</w:t>
      </w:r>
      <w:r w:rsidR="00285777">
        <w:t>ons acquired after March 23 lockdown</w:t>
      </w:r>
      <w:r w:rsidR="003919AD">
        <w:t>.</w:t>
      </w:r>
    </w:p>
    <w:p w14:paraId="406B58EA" w14:textId="77777777" w:rsidR="003919AD" w:rsidRDefault="003919AD" w:rsidP="00344277">
      <w:pPr>
        <w:pStyle w:val="ListParagraph"/>
        <w:numPr>
          <w:ilvl w:val="0"/>
          <w:numId w:val="3"/>
        </w:numPr>
      </w:pPr>
      <w:r>
        <w:t>These deaths were not prevented by suppressing the virus.</w:t>
      </w:r>
    </w:p>
    <w:p w14:paraId="713ECDA4" w14:textId="77777777" w:rsidR="004942A2" w:rsidRPr="00D27AB1" w:rsidRDefault="00282F40" w:rsidP="009104A4">
      <w:pPr>
        <w:pStyle w:val="ListParagraph"/>
        <w:numPr>
          <w:ilvl w:val="0"/>
          <w:numId w:val="3"/>
        </w:numPr>
      </w:pPr>
      <w:r>
        <w:t xml:space="preserve">Approximately 45% </w:t>
      </w:r>
      <w:r w:rsidR="003919AD">
        <w:t xml:space="preserve">of </w:t>
      </w:r>
      <w:r>
        <w:t>post-lockdown fatal infections (</w:t>
      </w:r>
      <w:r w:rsidR="003919AD">
        <w:t>&gt;1000</w:t>
      </w:r>
      <w:r>
        <w:t>) occurred outside care homes</w:t>
      </w:r>
      <w:r w:rsidR="003919AD">
        <w:t xml:space="preserve"> (Table 1)</w:t>
      </w:r>
      <w:r>
        <w:t>.</w:t>
      </w:r>
      <w:r w:rsidR="005C1893">
        <w:t xml:space="preserve"> </w:t>
      </w:r>
      <w:r w:rsidR="003919AD">
        <w:t xml:space="preserve">These deaths would not have been prevented by measures taken to protect care homes. </w:t>
      </w:r>
      <w:r>
        <w:t xml:space="preserve"> </w:t>
      </w:r>
    </w:p>
    <w:p w14:paraId="1163F51B" w14:textId="77777777" w:rsidR="00016926" w:rsidRPr="0056463C" w:rsidRDefault="001B2E76" w:rsidP="00016926">
      <w:pPr>
        <w:rPr>
          <w:u w:val="single"/>
        </w:rPr>
      </w:pPr>
      <w:r w:rsidRPr="0056463C">
        <w:rPr>
          <w:u w:val="single"/>
        </w:rPr>
        <w:t>Scenario analysis for the 2</w:t>
      </w:r>
      <w:r w:rsidRPr="0056463C">
        <w:rPr>
          <w:u w:val="single"/>
          <w:vertAlign w:val="superscript"/>
        </w:rPr>
        <w:t>nd</w:t>
      </w:r>
      <w:r w:rsidRPr="0056463C">
        <w:rPr>
          <w:u w:val="single"/>
        </w:rPr>
        <w:t xml:space="preserve"> wave</w:t>
      </w:r>
    </w:p>
    <w:p w14:paraId="42BECF45" w14:textId="77777777" w:rsidR="00016926" w:rsidRDefault="0056463C" w:rsidP="00344277">
      <w:pPr>
        <w:pStyle w:val="ListParagraph"/>
        <w:numPr>
          <w:ilvl w:val="0"/>
          <w:numId w:val="4"/>
        </w:numPr>
      </w:pPr>
      <w:r w:rsidRPr="0056463C">
        <w:t>The second wave</w:t>
      </w:r>
      <w:r>
        <w:t xml:space="preserve"> is (so far) markedly less explosive than the first wave (doubling time 8-12 days rather than 3-4 days; R value 1.3-1.7 rather than &gt;3)</w:t>
      </w:r>
      <w:r>
        <w:rPr>
          <w:rStyle w:val="FootnoteReference"/>
        </w:rPr>
        <w:footnoteReference w:id="1"/>
      </w:r>
      <w:r>
        <w:t>.</w:t>
      </w:r>
    </w:p>
    <w:p w14:paraId="2D226854" w14:textId="77777777" w:rsidR="0056463C" w:rsidRPr="00681632" w:rsidRDefault="0056463C" w:rsidP="00344277">
      <w:pPr>
        <w:pStyle w:val="ListParagraph"/>
        <w:numPr>
          <w:ilvl w:val="0"/>
          <w:numId w:val="4"/>
        </w:numPr>
        <w:rPr>
          <w:u w:val="single"/>
        </w:rPr>
      </w:pPr>
      <w:r>
        <w:t>This is to be expected given the measures still in place and the widespread changes in behaviour.</w:t>
      </w:r>
    </w:p>
    <w:p w14:paraId="1C092553" w14:textId="77777777" w:rsidR="00681632" w:rsidRPr="00681632" w:rsidRDefault="00681632" w:rsidP="00344277">
      <w:pPr>
        <w:pStyle w:val="ListParagraph"/>
        <w:numPr>
          <w:ilvl w:val="0"/>
          <w:numId w:val="4"/>
        </w:numPr>
        <w:rPr>
          <w:u w:val="single"/>
        </w:rPr>
      </w:pPr>
      <w:r>
        <w:t>Extrapolations of growth in case numbers based on an exponential increase (i.e. fixed doubling time) are pessimistic in that they imply no impact of measures implemented in the past 1-2 weeks whose effects are yet to be (fully) seen.</w:t>
      </w:r>
    </w:p>
    <w:p w14:paraId="25E9AD95" w14:textId="77777777" w:rsidR="00681632" w:rsidRPr="00E571FF" w:rsidRDefault="00681632" w:rsidP="00344277">
      <w:pPr>
        <w:pStyle w:val="ListParagraph"/>
        <w:numPr>
          <w:ilvl w:val="0"/>
          <w:numId w:val="4"/>
        </w:numPr>
        <w:rPr>
          <w:u w:val="single"/>
        </w:rPr>
      </w:pPr>
      <w:r>
        <w:lastRenderedPageBreak/>
        <w:t xml:space="preserve">We can use a simple epidemiological model to illustrate the relationship of time taken to reverse the growth in cases and the </w:t>
      </w:r>
      <w:r w:rsidR="00CB4B32">
        <w:t>degree</w:t>
      </w:r>
      <w:r>
        <w:t xml:space="preserve"> of suppression of transmission (post-intervention R value) to the </w:t>
      </w:r>
      <w:r w:rsidR="001975D0">
        <w:t>number of future cases (Figure 2</w:t>
      </w:r>
      <w:r>
        <w:t>).</w:t>
      </w:r>
      <w:r w:rsidR="00E571FF">
        <w:t xml:space="preserve"> </w:t>
      </w:r>
      <w:r w:rsidR="00E571FF" w:rsidRPr="001900EF">
        <w:rPr>
          <w:b/>
        </w:rPr>
        <w:t xml:space="preserve">These are </w:t>
      </w:r>
      <w:r w:rsidR="00E571FF" w:rsidRPr="001900EF">
        <w:rPr>
          <w:b/>
          <w:u w:val="single"/>
        </w:rPr>
        <w:t>NOT</w:t>
      </w:r>
      <w:r w:rsidR="00E571FF" w:rsidRPr="001900EF">
        <w:rPr>
          <w:b/>
        </w:rPr>
        <w:t xml:space="preserve"> predictions</w:t>
      </w:r>
      <w:r w:rsidR="00E571FF">
        <w:t>.</w:t>
      </w:r>
    </w:p>
    <w:p w14:paraId="10B4EB19" w14:textId="14AFCB8B" w:rsidR="00E571FF" w:rsidRPr="001975D0" w:rsidRDefault="00E571FF" w:rsidP="00344277">
      <w:pPr>
        <w:pStyle w:val="ListParagraph"/>
        <w:numPr>
          <w:ilvl w:val="0"/>
          <w:numId w:val="4"/>
        </w:numPr>
        <w:rPr>
          <w:u w:val="single"/>
        </w:rPr>
      </w:pPr>
      <w:r w:rsidRPr="001975D0">
        <w:t xml:space="preserve">The fraction of second wave infections that accrue </w:t>
      </w:r>
      <w:r w:rsidR="001975D0">
        <w:t>after</w:t>
      </w:r>
      <w:r w:rsidR="00B43863" w:rsidRPr="001975D0">
        <w:t xml:space="preserve"> 01/10/20</w:t>
      </w:r>
      <w:r w:rsidRPr="001975D0">
        <w:t xml:space="preserve"> ranges from </w:t>
      </w:r>
      <w:commentRangeStart w:id="0"/>
      <w:commentRangeStart w:id="1"/>
      <w:del w:id="2" w:author="Alex Morgan" w:date="2020-10-05T14:45:00Z">
        <w:r w:rsidRPr="001975D0" w:rsidDel="008D3412">
          <w:delText>37</w:delText>
        </w:r>
      </w:del>
      <w:ins w:id="3" w:author="Alex Morgan" w:date="2020-10-05T14:45:00Z">
        <w:r w:rsidR="008D3412">
          <w:t>34</w:t>
        </w:r>
      </w:ins>
      <w:r w:rsidRPr="001975D0">
        <w:t xml:space="preserve">% (most optimistic scenario) to </w:t>
      </w:r>
      <w:r w:rsidR="00B43863" w:rsidRPr="001975D0">
        <w:t>8</w:t>
      </w:r>
      <w:r w:rsidRPr="001975D0">
        <w:t>7% (most pessimistic). The absolute number of post-</w:t>
      </w:r>
      <w:r w:rsidR="00B43863" w:rsidRPr="001975D0">
        <w:t>01/10/20</w:t>
      </w:r>
      <w:r w:rsidRPr="001975D0">
        <w:t xml:space="preserve"> </w:t>
      </w:r>
      <w:r w:rsidR="00B43863" w:rsidRPr="001975D0">
        <w:t>infections</w:t>
      </w:r>
      <w:r w:rsidRPr="001975D0">
        <w:t xml:space="preserve"> in these scenarios ranges from </w:t>
      </w:r>
      <w:r w:rsidR="00B43863" w:rsidRPr="001975D0">
        <w:t>&gt;</w:t>
      </w:r>
      <w:ins w:id="4" w:author="Alexander Morgan" w:date="2020-10-05T14:47:00Z">
        <w:r w:rsidR="008D3412">
          <w:t>5</w:t>
        </w:r>
      </w:ins>
      <w:del w:id="5" w:author="Alexander Morgan" w:date="2020-10-05T14:47:00Z">
        <w:r w:rsidRPr="001975D0" w:rsidDel="008D3412">
          <w:delText>6</w:delText>
        </w:r>
      </w:del>
      <w:r w:rsidRPr="001975D0">
        <w:t xml:space="preserve">,000 to </w:t>
      </w:r>
      <w:r w:rsidR="00B43863" w:rsidRPr="001975D0">
        <w:t>&gt;7</w:t>
      </w:r>
      <w:r w:rsidRPr="001975D0">
        <w:t>0,000.</w:t>
      </w:r>
      <w:commentRangeEnd w:id="0"/>
      <w:r w:rsidR="009D03F0">
        <w:rPr>
          <w:rStyle w:val="CommentReference"/>
        </w:rPr>
        <w:commentReference w:id="0"/>
      </w:r>
      <w:commentRangeEnd w:id="1"/>
      <w:r w:rsidR="008D3412">
        <w:rPr>
          <w:rStyle w:val="CommentReference"/>
        </w:rPr>
        <w:commentReference w:id="1"/>
      </w:r>
    </w:p>
    <w:p w14:paraId="07ABD9E1" w14:textId="77777777" w:rsidR="00E571FF" w:rsidRPr="001975D0" w:rsidRDefault="00E571FF" w:rsidP="00344277">
      <w:pPr>
        <w:pStyle w:val="ListParagraph"/>
        <w:numPr>
          <w:ilvl w:val="0"/>
          <w:numId w:val="4"/>
        </w:numPr>
        <w:rPr>
          <w:u w:val="single"/>
        </w:rPr>
      </w:pPr>
      <w:r w:rsidRPr="001975D0">
        <w:t>Translating cases into expected number of deaths is highly dependent on the age distribution of infections (not modelled here).</w:t>
      </w:r>
      <w:r w:rsidR="00352525" w:rsidRPr="001975D0">
        <w:t xml:space="preserve"> The UK-wide value for the first wave (approximately 1%) gives </w:t>
      </w:r>
      <w:r w:rsidR="00B43863" w:rsidRPr="001975D0">
        <w:t>&gt;60 to &gt;7</w:t>
      </w:r>
      <w:r w:rsidR="00352525" w:rsidRPr="001975D0">
        <w:t>00 deaths from post-</w:t>
      </w:r>
      <w:r w:rsidR="00B43863" w:rsidRPr="001975D0">
        <w:t>01/10/20</w:t>
      </w:r>
      <w:r w:rsidR="00352525" w:rsidRPr="001975D0">
        <w:t xml:space="preserve"> </w:t>
      </w:r>
      <w:r w:rsidR="00B43863" w:rsidRPr="001975D0">
        <w:t>infections</w:t>
      </w:r>
      <w:r w:rsidR="00352525" w:rsidRPr="001975D0">
        <w:t>.</w:t>
      </w:r>
    </w:p>
    <w:p w14:paraId="66D23E44" w14:textId="77777777" w:rsidR="00352525" w:rsidRPr="001975D0" w:rsidRDefault="00352525" w:rsidP="00344277">
      <w:pPr>
        <w:pStyle w:val="ListParagraph"/>
        <w:numPr>
          <w:ilvl w:val="0"/>
          <w:numId w:val="4"/>
        </w:numPr>
        <w:rPr>
          <w:u w:val="single"/>
        </w:rPr>
      </w:pPr>
      <w:r w:rsidRPr="001975D0">
        <w:t>The number of post-</w:t>
      </w:r>
      <w:r w:rsidR="00285777">
        <w:t>01/10/20</w:t>
      </w:r>
      <w:r w:rsidRPr="001975D0">
        <w:t xml:space="preserve"> deaths is very sensitive to how quickly measures </w:t>
      </w:r>
      <w:r w:rsidR="001900EF" w:rsidRPr="001975D0">
        <w:t>become fully effective</w:t>
      </w:r>
      <w:r w:rsidRPr="001975D0">
        <w:t xml:space="preserve"> and to the</w:t>
      </w:r>
      <w:r w:rsidR="00CB4B32" w:rsidRPr="001975D0">
        <w:t>ir effectiveness</w:t>
      </w:r>
      <w:r w:rsidRPr="001975D0">
        <w:t xml:space="preserve"> (post-intervention R number)</w:t>
      </w:r>
      <w:r w:rsidR="001975D0">
        <w:t xml:space="preserve"> (Figure 2</w:t>
      </w:r>
      <w:r w:rsidR="00AF053D" w:rsidRPr="001975D0">
        <w:t>)</w:t>
      </w:r>
      <w:r w:rsidRPr="001975D0">
        <w:t>.</w:t>
      </w:r>
    </w:p>
    <w:p w14:paraId="2AAB9304" w14:textId="77777777" w:rsidR="00AF053D" w:rsidRPr="001975D0" w:rsidRDefault="004414B9" w:rsidP="00344277">
      <w:pPr>
        <w:pStyle w:val="ListParagraph"/>
        <w:numPr>
          <w:ilvl w:val="0"/>
          <w:numId w:val="4"/>
        </w:numPr>
        <w:rPr>
          <w:u w:val="single"/>
        </w:rPr>
      </w:pPr>
      <w:r w:rsidRPr="001975D0">
        <w:t>The irreducible minimum of</w:t>
      </w:r>
      <w:r w:rsidR="00B43863" w:rsidRPr="001975D0">
        <w:t xml:space="preserve"> potentially life-threatening infections acquired after 01/10/20</w:t>
      </w:r>
      <w:r w:rsidRPr="001975D0">
        <w:t xml:space="preserve"> </w:t>
      </w:r>
      <w:r w:rsidR="001975D0">
        <w:t>could</w:t>
      </w:r>
      <w:r w:rsidR="00B43863" w:rsidRPr="001975D0">
        <w:t xml:space="preserve"> be </w:t>
      </w:r>
      <w:r w:rsidR="00EF4502">
        <w:t>many thousands</w:t>
      </w:r>
      <w:r w:rsidR="00EF4502">
        <w:rPr>
          <w:rStyle w:val="FootnoteReference"/>
        </w:rPr>
        <w:footnoteReference w:id="2"/>
      </w:r>
      <w:r w:rsidR="001975D0">
        <w:t xml:space="preserve">, and </w:t>
      </w:r>
      <w:r w:rsidR="00476B3C">
        <w:t xml:space="preserve">potentially </w:t>
      </w:r>
      <w:r w:rsidR="001975D0">
        <w:t>a far higher number i</w:t>
      </w:r>
      <w:r w:rsidRPr="001975D0">
        <w:t>f the current interventions are less effective than hoped.</w:t>
      </w:r>
    </w:p>
    <w:p w14:paraId="1333D1E7" w14:textId="77777777" w:rsidR="00016926" w:rsidRPr="0056463C" w:rsidRDefault="0056463C" w:rsidP="0056463C">
      <w:pPr>
        <w:rPr>
          <w:u w:val="single"/>
        </w:rPr>
      </w:pPr>
      <w:r w:rsidRPr="0056463C">
        <w:rPr>
          <w:u w:val="single"/>
        </w:rPr>
        <w:t xml:space="preserve"> </w:t>
      </w:r>
      <w:r w:rsidR="001B2E76" w:rsidRPr="0056463C">
        <w:rPr>
          <w:u w:val="single"/>
        </w:rPr>
        <w:t>Implications</w:t>
      </w:r>
    </w:p>
    <w:p w14:paraId="46084F67" w14:textId="77777777" w:rsidR="004C53D4" w:rsidRDefault="004C53D4" w:rsidP="00344277">
      <w:pPr>
        <w:pStyle w:val="ListParagraph"/>
        <w:numPr>
          <w:ilvl w:val="0"/>
          <w:numId w:val="5"/>
        </w:numPr>
      </w:pPr>
      <w:r>
        <w:t>Even if additional restrictions succeed in reversing the current increase in cases, we have yet to see the majority of cases in this wave</w:t>
      </w:r>
      <w:r w:rsidR="00C3017E">
        <w:t>.</w:t>
      </w:r>
    </w:p>
    <w:p w14:paraId="47DAFD02" w14:textId="77777777" w:rsidR="004C53D4" w:rsidRDefault="004C53D4" w:rsidP="00344277">
      <w:pPr>
        <w:pStyle w:val="ListParagraph"/>
        <w:numPr>
          <w:ilvl w:val="0"/>
          <w:numId w:val="5"/>
        </w:numPr>
      </w:pPr>
      <w:r>
        <w:t>It follows that the majority of deaths that will accrue during the second wave will be due to infections that have yet to occur.</w:t>
      </w:r>
    </w:p>
    <w:p w14:paraId="3729005B" w14:textId="77777777" w:rsidR="008C4DEE" w:rsidRDefault="008C4DEE" w:rsidP="00344277">
      <w:pPr>
        <w:pStyle w:val="ListParagraph"/>
        <w:numPr>
          <w:ilvl w:val="0"/>
          <w:numId w:val="5"/>
        </w:numPr>
      </w:pPr>
      <w:r>
        <w:t>Measures in place to protect care homes should reduce the death toll, but will not protect vulnerable persons in the wider community.</w:t>
      </w:r>
    </w:p>
    <w:p w14:paraId="3AFF799A" w14:textId="77777777" w:rsidR="00502643" w:rsidRDefault="00502643" w:rsidP="00344277">
      <w:pPr>
        <w:pStyle w:val="ListParagraph"/>
        <w:numPr>
          <w:ilvl w:val="0"/>
          <w:numId w:val="5"/>
        </w:numPr>
      </w:pPr>
      <w:r>
        <w:t>The final size of the second wave will depend on the timing and effectiveness of measures taken and their duration: even small improvements in effectiveness can have substantial effects.</w:t>
      </w:r>
    </w:p>
    <w:p w14:paraId="75E8DAEA" w14:textId="77777777" w:rsidR="00502643" w:rsidRDefault="00502643" w:rsidP="00344277">
      <w:pPr>
        <w:pStyle w:val="ListParagraph"/>
        <w:numPr>
          <w:ilvl w:val="0"/>
          <w:numId w:val="5"/>
        </w:numPr>
      </w:pPr>
      <w:r>
        <w:t>However, there is a limit to what can be achieved by suppression alone.</w:t>
      </w:r>
    </w:p>
    <w:p w14:paraId="01233846" w14:textId="77777777" w:rsidR="00285777" w:rsidRDefault="00522E77" w:rsidP="00344277">
      <w:pPr>
        <w:pStyle w:val="ListParagraph"/>
        <w:numPr>
          <w:ilvl w:val="0"/>
          <w:numId w:val="5"/>
        </w:numPr>
      </w:pPr>
      <w:r>
        <w:t>Suppression and protection are complementary interventions</w:t>
      </w:r>
      <w:r w:rsidR="00C3017E">
        <w:t>;</w:t>
      </w:r>
      <w:r>
        <w:t xml:space="preserve"> neither excludes the other.</w:t>
      </w:r>
    </w:p>
    <w:p w14:paraId="3F32933F" w14:textId="77777777" w:rsidR="00522E77" w:rsidRDefault="00285777" w:rsidP="00344277">
      <w:pPr>
        <w:pStyle w:val="ListParagraph"/>
        <w:numPr>
          <w:ilvl w:val="0"/>
          <w:numId w:val="5"/>
        </w:numPr>
      </w:pPr>
      <w:r>
        <w:t xml:space="preserve">Additional live-threatening infections can be saved by enhancing the protection available to those most vulnerable to COVID-19 </w:t>
      </w:r>
      <w:r w:rsidRPr="004C53D4">
        <w:rPr>
          <w:b/>
        </w:rPr>
        <w:t>immediately</w:t>
      </w:r>
      <w:r>
        <w:t>.</w:t>
      </w:r>
    </w:p>
    <w:p w14:paraId="1247AC1C" w14:textId="77777777" w:rsidR="00D859D2" w:rsidRDefault="00D859D2" w:rsidP="00F428E7">
      <w:pPr>
        <w:rPr>
          <w:u w:val="single"/>
        </w:rPr>
      </w:pPr>
    </w:p>
    <w:p w14:paraId="62A27367" w14:textId="77777777" w:rsidR="00D859D2" w:rsidRDefault="00D859D2" w:rsidP="00F428E7">
      <w:pPr>
        <w:rPr>
          <w:u w:val="single"/>
        </w:rPr>
      </w:pPr>
    </w:p>
    <w:p w14:paraId="0D323054" w14:textId="77777777" w:rsidR="00D859D2" w:rsidRDefault="00D859D2" w:rsidP="00F428E7">
      <w:pPr>
        <w:rPr>
          <w:u w:val="single"/>
        </w:rPr>
      </w:pPr>
    </w:p>
    <w:p w14:paraId="5974CE4C" w14:textId="77777777" w:rsidR="00D859D2" w:rsidRDefault="00D859D2" w:rsidP="00F428E7">
      <w:pPr>
        <w:rPr>
          <w:u w:val="single"/>
        </w:rPr>
      </w:pPr>
    </w:p>
    <w:p w14:paraId="711B13E5" w14:textId="77777777" w:rsidR="00D859D2" w:rsidRDefault="00D859D2" w:rsidP="00F428E7">
      <w:pPr>
        <w:rPr>
          <w:u w:val="single"/>
        </w:rPr>
      </w:pPr>
    </w:p>
    <w:p w14:paraId="36D733AD" w14:textId="77777777" w:rsidR="00D859D2" w:rsidRDefault="00D859D2" w:rsidP="00F428E7">
      <w:pPr>
        <w:rPr>
          <w:u w:val="single"/>
        </w:rPr>
      </w:pPr>
    </w:p>
    <w:p w14:paraId="78E63482" w14:textId="77777777" w:rsidR="00D859D2" w:rsidRDefault="00D859D2" w:rsidP="00F428E7">
      <w:pPr>
        <w:rPr>
          <w:u w:val="single"/>
        </w:rPr>
      </w:pPr>
    </w:p>
    <w:p w14:paraId="32795610" w14:textId="77777777" w:rsidR="00F428E7" w:rsidRPr="00F428E7" w:rsidRDefault="00F428E7" w:rsidP="00F428E7">
      <w:pPr>
        <w:rPr>
          <w:u w:val="single"/>
        </w:rPr>
      </w:pPr>
      <w:r w:rsidRPr="00F428E7">
        <w:rPr>
          <w:u w:val="single"/>
        </w:rPr>
        <w:t>Acknowledgements</w:t>
      </w:r>
    </w:p>
    <w:p w14:paraId="73E780F2" w14:textId="77777777" w:rsidR="00F428E7" w:rsidRDefault="00F428E7" w:rsidP="00F428E7">
      <w:r>
        <w:t xml:space="preserve">With thanks to Stella </w:t>
      </w:r>
      <w:proofErr w:type="spellStart"/>
      <w:r>
        <w:t>Mazeri</w:t>
      </w:r>
      <w:proofErr w:type="spellEnd"/>
      <w:r>
        <w:t>, Giles Calder, Alex Morgan and Bram van Bunnik</w:t>
      </w:r>
      <w:r w:rsidR="00476B3C">
        <w:t>.</w:t>
      </w:r>
    </w:p>
    <w:p w14:paraId="134ABBA7" w14:textId="77777777" w:rsidR="00C71FC6" w:rsidRDefault="00D06A4F" w:rsidP="00D06A4F">
      <w:r w:rsidRPr="00D859D2">
        <w:rPr>
          <w:b/>
        </w:rPr>
        <w:lastRenderedPageBreak/>
        <w:t>Figure 1</w:t>
      </w:r>
      <w:r w:rsidRPr="00644C78">
        <w:t xml:space="preserve">. </w:t>
      </w:r>
      <w:r w:rsidR="004942A2">
        <w:t xml:space="preserve">A) </w:t>
      </w:r>
      <w:r w:rsidR="00C71FC6">
        <w:t>Interval between positive COVID-19 test and death for patients in Scotland.</w:t>
      </w:r>
    </w:p>
    <w:p w14:paraId="350DB356" w14:textId="77777777" w:rsidR="00C71FC6" w:rsidRDefault="00C71FC6" w:rsidP="00D06A4F">
      <w:commentRangeStart w:id="6"/>
      <w:r>
        <w:rPr>
          <w:noProof/>
          <w:lang w:eastAsia="en-GB"/>
        </w:rPr>
        <w:drawing>
          <wp:inline distT="0" distB="0" distL="0" distR="0" wp14:anchorId="413329C9" wp14:editId="62D6CF52">
            <wp:extent cx="3900668" cy="330367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942" t="25969" r="55647" b="9716"/>
                    <a:stretch/>
                  </pic:blipFill>
                  <pic:spPr bwMode="auto">
                    <a:xfrm>
                      <a:off x="0" y="0"/>
                      <a:ext cx="4036603" cy="3418800"/>
                    </a:xfrm>
                    <a:prstGeom prst="rect">
                      <a:avLst/>
                    </a:prstGeom>
                    <a:ln>
                      <a:noFill/>
                    </a:ln>
                    <a:extLst>
                      <a:ext uri="{53640926-AAD7-44D8-BBD7-CCE9431645EC}">
                        <a14:shadowObscured xmlns:a14="http://schemas.microsoft.com/office/drawing/2010/main"/>
                      </a:ext>
                    </a:extLst>
                  </pic:spPr>
                </pic:pic>
              </a:graphicData>
            </a:graphic>
          </wp:inline>
        </w:drawing>
      </w:r>
      <w:commentRangeEnd w:id="6"/>
      <w:r w:rsidR="00320374">
        <w:rPr>
          <w:rStyle w:val="CommentReference"/>
        </w:rPr>
        <w:commentReference w:id="6"/>
      </w:r>
    </w:p>
    <w:p w14:paraId="69A5B086" w14:textId="77777777" w:rsidR="00D06A4F" w:rsidRPr="00644C78" w:rsidRDefault="004942A2" w:rsidP="00D06A4F">
      <w:r>
        <w:t>B)</w:t>
      </w:r>
      <w:r w:rsidR="00C71FC6">
        <w:t xml:space="preserve"> </w:t>
      </w:r>
      <w:r w:rsidR="00D06A4F" w:rsidRPr="00644C78">
        <w:t>Inferred incidence of fatal COVID-19 infections during the first wave in Scotland, indicating that the majority of the infections occurred post lockdown.</w:t>
      </w:r>
    </w:p>
    <w:p w14:paraId="1471ED0F" w14:textId="77777777" w:rsidR="00F428E7" w:rsidRDefault="00D06A4F" w:rsidP="00F428E7">
      <w:commentRangeStart w:id="7"/>
      <w:r>
        <w:rPr>
          <w:noProof/>
          <w:lang w:eastAsia="en-GB"/>
        </w:rPr>
        <w:drawing>
          <wp:inline distT="0" distB="0" distL="0" distR="0" wp14:anchorId="65DC6BAE" wp14:editId="541BEBD2">
            <wp:extent cx="3831220" cy="260935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145" t="44984" r="56093" b="4651"/>
                    <a:stretch/>
                  </pic:blipFill>
                  <pic:spPr bwMode="auto">
                    <a:xfrm>
                      <a:off x="0" y="0"/>
                      <a:ext cx="4027500" cy="2743041"/>
                    </a:xfrm>
                    <a:prstGeom prst="rect">
                      <a:avLst/>
                    </a:prstGeom>
                    <a:ln>
                      <a:noFill/>
                    </a:ln>
                    <a:extLst>
                      <a:ext uri="{53640926-AAD7-44D8-BBD7-CCE9431645EC}">
                        <a14:shadowObscured xmlns:a14="http://schemas.microsoft.com/office/drawing/2010/main"/>
                      </a:ext>
                    </a:extLst>
                  </pic:spPr>
                </pic:pic>
              </a:graphicData>
            </a:graphic>
          </wp:inline>
        </w:drawing>
      </w:r>
      <w:commentRangeEnd w:id="7"/>
      <w:r w:rsidR="00320374">
        <w:rPr>
          <w:rStyle w:val="CommentReference"/>
        </w:rPr>
        <w:commentReference w:id="7"/>
      </w:r>
      <w:r w:rsidR="00F428E7" w:rsidRPr="00F428E7">
        <w:t xml:space="preserve"> </w:t>
      </w:r>
    </w:p>
    <w:p w14:paraId="71A00CE5" w14:textId="77777777" w:rsidR="00F428E7" w:rsidRDefault="00F428E7">
      <w:r>
        <w:br w:type="page"/>
      </w:r>
    </w:p>
    <w:p w14:paraId="241BB317" w14:textId="77777777" w:rsidR="007702D0" w:rsidRDefault="007702D0">
      <w:r w:rsidRPr="00D859D2">
        <w:rPr>
          <w:b/>
        </w:rPr>
        <w:lastRenderedPageBreak/>
        <w:t xml:space="preserve">Figure </w:t>
      </w:r>
      <w:r w:rsidR="0059001C" w:rsidRPr="00D859D2">
        <w:rPr>
          <w:b/>
        </w:rPr>
        <w:t>2</w:t>
      </w:r>
      <w:r>
        <w:t>. SIR model simulations calibrated to an incidence of 150 cases/day on 01/09/20 and 700 cases/day on 01/10/20</w:t>
      </w:r>
      <w:r w:rsidR="004F1C9A">
        <w:t xml:space="preserve"> (for details see Appendix 2)</w:t>
      </w:r>
      <w:r>
        <w:t>. Key inputs are the delay until interventions are introduced that are effective in reversing the growth in incidence and the pos</w:t>
      </w:r>
      <w:r w:rsidR="009C258A">
        <w:t>t-intervention R value. Key out</w:t>
      </w:r>
      <w:r>
        <w:t>puts are the absolute number of infect</w:t>
      </w:r>
      <w:r w:rsidR="009C258A">
        <w:t>ions acquired post-</w:t>
      </w:r>
      <w:r w:rsidR="00F95D8D">
        <w:t>01/10/20</w:t>
      </w:r>
      <w:r w:rsidR="009C258A">
        <w:t xml:space="preserve"> (B) and the fraction of all infections these represent (B/A). Scenarios range from optimistic (current interventions are effective, R reduced to 0.7)</w:t>
      </w:r>
      <w:del w:id="8" w:author="VAN BUNNIK Bram" w:date="2020-10-05T09:49:00Z">
        <w:r w:rsidR="00320374" w:rsidDel="00320374">
          <w:delText xml:space="preserve">, </w:delText>
        </w:r>
      </w:del>
      <w:ins w:id="9" w:author="VAN BUNNIK Bram" w:date="2020-10-05T09:49:00Z">
        <w:r w:rsidR="00320374">
          <w:t>(top left)</w:t>
        </w:r>
      </w:ins>
      <w:ins w:id="10" w:author="VAN BUNNIK Bram" w:date="2020-10-05T09:50:00Z">
        <w:r w:rsidR="00320374">
          <w:t>,</w:t>
        </w:r>
      </w:ins>
      <w:r w:rsidR="009C258A">
        <w:t xml:space="preserve"> to pessimistic (additional interventions are required over the next 14 days, R reduced only to 0.9)</w:t>
      </w:r>
      <w:ins w:id="11" w:author="VAN BUNNIK Bram" w:date="2020-10-05T09:50:00Z">
        <w:r w:rsidR="00320374">
          <w:t xml:space="preserve"> (bottom right)</w:t>
        </w:r>
      </w:ins>
      <w:r w:rsidR="009C258A">
        <w:t>.</w:t>
      </w:r>
      <w:r w:rsidR="00F8472C">
        <w:t xml:space="preserve"> In practice the change in incidence is unlikely to be as sharply defined as indicated here.</w:t>
      </w:r>
    </w:p>
    <w:p w14:paraId="7D7036C7" w14:textId="77777777" w:rsidR="008D3412" w:rsidRDefault="00F8472C">
      <w:pPr>
        <w:rPr>
          <w:ins w:id="12" w:author="Alex Morgan [2]" w:date="2020-10-05T14:42:00Z"/>
        </w:rPr>
      </w:pPr>
      <w:commentRangeStart w:id="13"/>
      <w:del w:id="14" w:author="Alex Morgan [2]" w:date="2020-10-05T14:42:00Z">
        <w:r w:rsidDel="008D3412">
          <w:rPr>
            <w:noProof/>
            <w:lang w:eastAsia="en-GB"/>
          </w:rPr>
          <w:drawing>
            <wp:inline distT="0" distB="0" distL="0" distR="0" wp14:anchorId="4E32A98F" wp14:editId="24528985">
              <wp:extent cx="5220169" cy="33624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35299" cy="3372192"/>
                      </a:xfrm>
                      <a:prstGeom prst="rect">
                        <a:avLst/>
                      </a:prstGeom>
                      <a:noFill/>
                    </pic:spPr>
                  </pic:pic>
                </a:graphicData>
              </a:graphic>
            </wp:inline>
          </w:drawing>
        </w:r>
      </w:del>
      <w:commentRangeEnd w:id="13"/>
      <w:r w:rsidR="00320374">
        <w:rPr>
          <w:rStyle w:val="CommentReference"/>
        </w:rPr>
        <w:commentReference w:id="13"/>
      </w:r>
    </w:p>
    <w:p w14:paraId="755C5817" w14:textId="77777777" w:rsidR="008D3412" w:rsidRDefault="008D3412">
      <w:pPr>
        <w:rPr>
          <w:ins w:id="15" w:author="Alex Morgan [2]" w:date="2020-10-05T14:42:00Z"/>
        </w:rPr>
      </w:pPr>
    </w:p>
    <w:p w14:paraId="55B2439C" w14:textId="31656FFD" w:rsidR="007702D0" w:rsidRDefault="007702D0">
      <w:r>
        <w:br w:type="page"/>
      </w:r>
      <w:commentRangeStart w:id="16"/>
      <w:ins w:id="17" w:author="Alex Morgan [2]" w:date="2020-10-05T14:43:00Z">
        <w:r w:rsidR="008D3412">
          <w:rPr>
            <w:noProof/>
          </w:rPr>
          <w:lastRenderedPageBreak/>
          <w:drawing>
            <wp:inline distT="0" distB="0" distL="0" distR="0" wp14:anchorId="09EA79B1" wp14:editId="13A19E80">
              <wp:extent cx="5722883" cy="450807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8517" cy="4520393"/>
                      </a:xfrm>
                      <a:prstGeom prst="rect">
                        <a:avLst/>
                      </a:prstGeom>
                      <a:noFill/>
                    </pic:spPr>
                  </pic:pic>
                </a:graphicData>
              </a:graphic>
            </wp:inline>
          </w:drawing>
        </w:r>
      </w:ins>
      <w:commentRangeEnd w:id="16"/>
      <w:ins w:id="18" w:author="Alex Morgan [2]" w:date="2020-10-05T14:44:00Z">
        <w:r w:rsidR="008D3412">
          <w:rPr>
            <w:rStyle w:val="CommentReference"/>
          </w:rPr>
          <w:commentReference w:id="16"/>
        </w:r>
      </w:ins>
    </w:p>
    <w:p w14:paraId="32D891BD" w14:textId="77777777" w:rsidR="00F428E7" w:rsidRPr="0051302C" w:rsidRDefault="00F428E7" w:rsidP="00F428E7">
      <w:r w:rsidRPr="00D859D2">
        <w:rPr>
          <w:b/>
        </w:rPr>
        <w:t>Table 1</w:t>
      </w:r>
      <w:r>
        <w:t xml:space="preserve">. Calculation of number of COVID-19 deaths (NRS data to June </w:t>
      </w:r>
      <w:r w:rsidR="001F07A7">
        <w:t>2</w:t>
      </w:r>
      <w:r>
        <w:t>1 2020) that occurred at intervals after the March 23</w:t>
      </w:r>
      <w:r w:rsidRPr="0051302C">
        <w:rPr>
          <w:vertAlign w:val="superscript"/>
        </w:rPr>
        <w:t>rd</w:t>
      </w:r>
      <w:r>
        <w:t xml:space="preserve"> lockdown and the percent of these that occurred outside care homes. The lag is the delay between an infection occurring and death and combines two lags, infection to confirmation and confirmation to death (max. 28 days). A range of lags are considered, of which the most realistic is likely to be 21 days.</w:t>
      </w:r>
    </w:p>
    <w:tbl>
      <w:tblPr>
        <w:tblStyle w:val="TableGrid"/>
        <w:tblW w:w="0" w:type="auto"/>
        <w:tblLook w:val="04A0" w:firstRow="1" w:lastRow="0" w:firstColumn="1" w:lastColumn="0" w:noHBand="0" w:noVBand="1"/>
      </w:tblPr>
      <w:tblGrid>
        <w:gridCol w:w="1803"/>
        <w:gridCol w:w="1803"/>
        <w:gridCol w:w="1803"/>
        <w:gridCol w:w="1803"/>
        <w:gridCol w:w="1804"/>
      </w:tblGrid>
      <w:tr w:rsidR="00F428E7" w:rsidRPr="0051302C" w14:paraId="0780EE81" w14:textId="77777777" w:rsidTr="00D86055">
        <w:tc>
          <w:tcPr>
            <w:tcW w:w="1803" w:type="dxa"/>
          </w:tcPr>
          <w:p w14:paraId="395BBFE0" w14:textId="77777777" w:rsidR="00F428E7" w:rsidRPr="0051302C" w:rsidRDefault="00F428E7" w:rsidP="00D86055">
            <w:r w:rsidRPr="0051302C">
              <w:t>Lag (days)</w:t>
            </w:r>
          </w:p>
        </w:tc>
        <w:tc>
          <w:tcPr>
            <w:tcW w:w="1803" w:type="dxa"/>
          </w:tcPr>
          <w:p w14:paraId="0FDCC168" w14:textId="77777777" w:rsidR="00F428E7" w:rsidRPr="0051302C" w:rsidRDefault="00F428E7" w:rsidP="00D86055">
            <w:r w:rsidRPr="0051302C">
              <w:t>Post-lockdown deaths</w:t>
            </w:r>
          </w:p>
        </w:tc>
        <w:tc>
          <w:tcPr>
            <w:tcW w:w="1803" w:type="dxa"/>
          </w:tcPr>
          <w:p w14:paraId="22F45BC5" w14:textId="77777777" w:rsidR="00F428E7" w:rsidRPr="0051302C" w:rsidRDefault="001F07A7" w:rsidP="001F07A7">
            <w:r>
              <w:t>% total first wave deaths</w:t>
            </w:r>
          </w:p>
        </w:tc>
        <w:tc>
          <w:tcPr>
            <w:tcW w:w="1803" w:type="dxa"/>
          </w:tcPr>
          <w:p w14:paraId="137155C2" w14:textId="77777777" w:rsidR="00F428E7" w:rsidRPr="0051302C" w:rsidRDefault="00F428E7" w:rsidP="00D86055">
            <w:r w:rsidRPr="0051302C">
              <w:t>Post-lockdown deaths outside care homes</w:t>
            </w:r>
          </w:p>
        </w:tc>
        <w:tc>
          <w:tcPr>
            <w:tcW w:w="1804" w:type="dxa"/>
          </w:tcPr>
          <w:p w14:paraId="7DF3A7FF" w14:textId="77777777" w:rsidR="00F428E7" w:rsidRPr="0051302C" w:rsidRDefault="00F428E7" w:rsidP="00D86055">
            <w:r w:rsidRPr="0051302C">
              <w:t>% total post-lockdown</w:t>
            </w:r>
            <w:r w:rsidR="001F07A7">
              <w:t xml:space="preserve"> deaths</w:t>
            </w:r>
          </w:p>
        </w:tc>
      </w:tr>
      <w:tr w:rsidR="001F07A7" w:rsidRPr="0051302C" w14:paraId="0EE640C1" w14:textId="77777777" w:rsidTr="00B86338">
        <w:tc>
          <w:tcPr>
            <w:tcW w:w="1803" w:type="dxa"/>
          </w:tcPr>
          <w:p w14:paraId="784A90EB" w14:textId="77777777" w:rsidR="001F07A7" w:rsidRPr="0051302C" w:rsidRDefault="001F07A7" w:rsidP="001F07A7">
            <w:pPr>
              <w:jc w:val="center"/>
            </w:pPr>
            <w:r w:rsidRPr="0051302C">
              <w:t>14</w:t>
            </w:r>
          </w:p>
        </w:tc>
        <w:tc>
          <w:tcPr>
            <w:tcW w:w="1803" w:type="dxa"/>
            <w:vAlign w:val="center"/>
          </w:tcPr>
          <w:p w14:paraId="5FA68134" w14:textId="77777777" w:rsidR="001F07A7" w:rsidRDefault="001F07A7" w:rsidP="001F07A7">
            <w:pPr>
              <w:jc w:val="center"/>
              <w:rPr>
                <w:rFonts w:ascii="Calibri" w:hAnsi="Calibri" w:cs="Calibri"/>
                <w:color w:val="000000"/>
              </w:rPr>
            </w:pPr>
            <w:r>
              <w:rPr>
                <w:rFonts w:ascii="Calibri" w:hAnsi="Calibri" w:cs="Calibri"/>
                <w:color w:val="000000"/>
              </w:rPr>
              <w:t>3157</w:t>
            </w:r>
          </w:p>
        </w:tc>
        <w:tc>
          <w:tcPr>
            <w:tcW w:w="1803" w:type="dxa"/>
            <w:vAlign w:val="center"/>
          </w:tcPr>
          <w:p w14:paraId="11B78F38" w14:textId="77777777" w:rsidR="001F07A7" w:rsidRDefault="001F07A7" w:rsidP="001F07A7">
            <w:pPr>
              <w:jc w:val="center"/>
              <w:rPr>
                <w:rFonts w:ascii="Calibri" w:hAnsi="Calibri" w:cs="Calibri"/>
                <w:color w:val="000000"/>
              </w:rPr>
            </w:pPr>
            <w:r>
              <w:rPr>
                <w:rFonts w:ascii="Calibri" w:hAnsi="Calibri" w:cs="Calibri"/>
                <w:color w:val="000000"/>
              </w:rPr>
              <w:t>77</w:t>
            </w:r>
          </w:p>
        </w:tc>
        <w:tc>
          <w:tcPr>
            <w:tcW w:w="1803" w:type="dxa"/>
            <w:vAlign w:val="center"/>
          </w:tcPr>
          <w:p w14:paraId="49FE1D54" w14:textId="77777777" w:rsidR="001F07A7" w:rsidRDefault="001F07A7" w:rsidP="001F07A7">
            <w:pPr>
              <w:jc w:val="center"/>
              <w:rPr>
                <w:rFonts w:ascii="Calibri" w:hAnsi="Calibri" w:cs="Calibri"/>
                <w:color w:val="000000"/>
              </w:rPr>
            </w:pPr>
            <w:r>
              <w:rPr>
                <w:rFonts w:ascii="Calibri" w:hAnsi="Calibri" w:cs="Calibri"/>
                <w:color w:val="000000"/>
              </w:rPr>
              <w:t>1482</w:t>
            </w:r>
          </w:p>
        </w:tc>
        <w:tc>
          <w:tcPr>
            <w:tcW w:w="1804" w:type="dxa"/>
          </w:tcPr>
          <w:p w14:paraId="34B7EC05" w14:textId="77777777" w:rsidR="001F07A7" w:rsidRPr="0051302C" w:rsidRDefault="001F07A7" w:rsidP="001F07A7">
            <w:pPr>
              <w:jc w:val="center"/>
            </w:pPr>
            <w:r>
              <w:t>47</w:t>
            </w:r>
          </w:p>
        </w:tc>
      </w:tr>
      <w:tr w:rsidR="001F07A7" w:rsidRPr="0051302C" w14:paraId="02947A90" w14:textId="77777777" w:rsidTr="00B86338">
        <w:tc>
          <w:tcPr>
            <w:tcW w:w="1803" w:type="dxa"/>
          </w:tcPr>
          <w:p w14:paraId="324EE3C9" w14:textId="77777777" w:rsidR="001F07A7" w:rsidRPr="001F07A7" w:rsidRDefault="001F07A7" w:rsidP="001F07A7">
            <w:pPr>
              <w:jc w:val="center"/>
              <w:rPr>
                <w:b/>
              </w:rPr>
            </w:pPr>
            <w:r w:rsidRPr="001F07A7">
              <w:rPr>
                <w:b/>
              </w:rPr>
              <w:t>21</w:t>
            </w:r>
          </w:p>
        </w:tc>
        <w:tc>
          <w:tcPr>
            <w:tcW w:w="1803" w:type="dxa"/>
            <w:vAlign w:val="center"/>
          </w:tcPr>
          <w:p w14:paraId="17856E4A" w14:textId="77777777" w:rsidR="001F07A7" w:rsidRPr="001F07A7" w:rsidRDefault="001F07A7" w:rsidP="001F07A7">
            <w:pPr>
              <w:jc w:val="center"/>
              <w:rPr>
                <w:rFonts w:ascii="Calibri" w:hAnsi="Calibri" w:cs="Calibri"/>
                <w:b/>
                <w:color w:val="000000"/>
              </w:rPr>
            </w:pPr>
            <w:r w:rsidRPr="001F07A7">
              <w:rPr>
                <w:rFonts w:ascii="Calibri" w:hAnsi="Calibri" w:cs="Calibri"/>
                <w:b/>
                <w:color w:val="000000"/>
              </w:rPr>
              <w:t>2507</w:t>
            </w:r>
          </w:p>
        </w:tc>
        <w:tc>
          <w:tcPr>
            <w:tcW w:w="1803" w:type="dxa"/>
            <w:vAlign w:val="center"/>
          </w:tcPr>
          <w:p w14:paraId="74E4BF4F" w14:textId="77777777" w:rsidR="001F07A7" w:rsidRPr="001F07A7" w:rsidRDefault="001F07A7" w:rsidP="001F07A7">
            <w:pPr>
              <w:jc w:val="center"/>
              <w:rPr>
                <w:rFonts w:ascii="Calibri" w:hAnsi="Calibri" w:cs="Calibri"/>
                <w:b/>
                <w:color w:val="000000"/>
              </w:rPr>
            </w:pPr>
            <w:r w:rsidRPr="001F07A7">
              <w:rPr>
                <w:rFonts w:ascii="Calibri" w:hAnsi="Calibri" w:cs="Calibri"/>
                <w:b/>
                <w:color w:val="000000"/>
              </w:rPr>
              <w:t>61</w:t>
            </w:r>
          </w:p>
        </w:tc>
        <w:tc>
          <w:tcPr>
            <w:tcW w:w="1803" w:type="dxa"/>
            <w:vAlign w:val="center"/>
          </w:tcPr>
          <w:p w14:paraId="068C1CE8" w14:textId="77777777" w:rsidR="001F07A7" w:rsidRPr="001F07A7" w:rsidRDefault="001F07A7" w:rsidP="001F07A7">
            <w:pPr>
              <w:jc w:val="center"/>
              <w:rPr>
                <w:rFonts w:ascii="Calibri" w:hAnsi="Calibri" w:cs="Calibri"/>
                <w:b/>
                <w:color w:val="000000"/>
              </w:rPr>
            </w:pPr>
            <w:r w:rsidRPr="001F07A7">
              <w:rPr>
                <w:rFonts w:ascii="Calibri" w:hAnsi="Calibri" w:cs="Calibri"/>
                <w:b/>
                <w:color w:val="000000"/>
              </w:rPr>
              <w:t>1135</w:t>
            </w:r>
          </w:p>
        </w:tc>
        <w:tc>
          <w:tcPr>
            <w:tcW w:w="1804" w:type="dxa"/>
          </w:tcPr>
          <w:p w14:paraId="483DB6A4" w14:textId="77777777" w:rsidR="001F07A7" w:rsidRPr="001F07A7" w:rsidRDefault="001F07A7" w:rsidP="001F07A7">
            <w:pPr>
              <w:jc w:val="center"/>
              <w:rPr>
                <w:b/>
              </w:rPr>
            </w:pPr>
            <w:r w:rsidRPr="001F07A7">
              <w:rPr>
                <w:b/>
              </w:rPr>
              <w:t>45</w:t>
            </w:r>
          </w:p>
        </w:tc>
      </w:tr>
      <w:tr w:rsidR="001F07A7" w:rsidRPr="0051302C" w14:paraId="177CC111" w14:textId="77777777" w:rsidTr="00B86338">
        <w:tc>
          <w:tcPr>
            <w:tcW w:w="1803" w:type="dxa"/>
          </w:tcPr>
          <w:p w14:paraId="152E96A5" w14:textId="77777777" w:rsidR="001F07A7" w:rsidRPr="0051302C" w:rsidRDefault="001F07A7" w:rsidP="001F07A7">
            <w:pPr>
              <w:jc w:val="center"/>
            </w:pPr>
            <w:r w:rsidRPr="0051302C">
              <w:t>28</w:t>
            </w:r>
          </w:p>
        </w:tc>
        <w:tc>
          <w:tcPr>
            <w:tcW w:w="1803" w:type="dxa"/>
            <w:vAlign w:val="center"/>
          </w:tcPr>
          <w:p w14:paraId="3755F17D" w14:textId="77777777" w:rsidR="001F07A7" w:rsidRDefault="001F07A7" w:rsidP="001F07A7">
            <w:pPr>
              <w:jc w:val="center"/>
              <w:rPr>
                <w:rFonts w:ascii="Calibri" w:hAnsi="Calibri" w:cs="Calibri"/>
                <w:color w:val="000000"/>
              </w:rPr>
            </w:pPr>
            <w:r>
              <w:rPr>
                <w:rFonts w:ascii="Calibri" w:hAnsi="Calibri" w:cs="Calibri"/>
                <w:color w:val="000000"/>
              </w:rPr>
              <w:t>1846</w:t>
            </w:r>
          </w:p>
        </w:tc>
        <w:tc>
          <w:tcPr>
            <w:tcW w:w="1803" w:type="dxa"/>
            <w:vAlign w:val="center"/>
          </w:tcPr>
          <w:p w14:paraId="771E2611" w14:textId="77777777" w:rsidR="001F07A7" w:rsidRDefault="001F07A7" w:rsidP="001F07A7">
            <w:pPr>
              <w:jc w:val="center"/>
              <w:rPr>
                <w:rFonts w:ascii="Calibri" w:hAnsi="Calibri" w:cs="Calibri"/>
                <w:color w:val="000000"/>
              </w:rPr>
            </w:pPr>
            <w:r>
              <w:rPr>
                <w:rFonts w:ascii="Calibri" w:hAnsi="Calibri" w:cs="Calibri"/>
                <w:color w:val="000000"/>
              </w:rPr>
              <w:t>45</w:t>
            </w:r>
          </w:p>
        </w:tc>
        <w:tc>
          <w:tcPr>
            <w:tcW w:w="1803" w:type="dxa"/>
            <w:vAlign w:val="center"/>
          </w:tcPr>
          <w:p w14:paraId="5AA75C53" w14:textId="77777777" w:rsidR="001F07A7" w:rsidRDefault="001F07A7" w:rsidP="001F07A7">
            <w:pPr>
              <w:jc w:val="center"/>
              <w:rPr>
                <w:rFonts w:ascii="Calibri" w:hAnsi="Calibri" w:cs="Calibri"/>
                <w:color w:val="000000"/>
              </w:rPr>
            </w:pPr>
            <w:r>
              <w:rPr>
                <w:rFonts w:ascii="Calibri" w:hAnsi="Calibri" w:cs="Calibri"/>
                <w:color w:val="000000"/>
              </w:rPr>
              <w:t>815</w:t>
            </w:r>
          </w:p>
        </w:tc>
        <w:tc>
          <w:tcPr>
            <w:tcW w:w="1804" w:type="dxa"/>
          </w:tcPr>
          <w:p w14:paraId="618DC99F" w14:textId="77777777" w:rsidR="001F07A7" w:rsidRPr="0051302C" w:rsidRDefault="001F07A7" w:rsidP="001F07A7">
            <w:pPr>
              <w:jc w:val="center"/>
            </w:pPr>
            <w:r>
              <w:t>44</w:t>
            </w:r>
          </w:p>
        </w:tc>
      </w:tr>
      <w:tr w:rsidR="001F07A7" w:rsidRPr="0051302C" w14:paraId="14C47719" w14:textId="77777777" w:rsidTr="00B86338">
        <w:tc>
          <w:tcPr>
            <w:tcW w:w="1803" w:type="dxa"/>
          </w:tcPr>
          <w:p w14:paraId="280756A9" w14:textId="77777777" w:rsidR="001F07A7" w:rsidRPr="0051302C" w:rsidRDefault="001F07A7" w:rsidP="001F07A7">
            <w:pPr>
              <w:jc w:val="center"/>
            </w:pPr>
            <w:r w:rsidRPr="0051302C">
              <w:t>35</w:t>
            </w:r>
          </w:p>
        </w:tc>
        <w:tc>
          <w:tcPr>
            <w:tcW w:w="1803" w:type="dxa"/>
            <w:vAlign w:val="center"/>
          </w:tcPr>
          <w:p w14:paraId="3C944EB0" w14:textId="77777777" w:rsidR="001F07A7" w:rsidRDefault="001F07A7" w:rsidP="001F07A7">
            <w:pPr>
              <w:jc w:val="center"/>
              <w:rPr>
                <w:rFonts w:ascii="Calibri" w:hAnsi="Calibri" w:cs="Calibri"/>
                <w:color w:val="000000"/>
              </w:rPr>
            </w:pPr>
            <w:r>
              <w:rPr>
                <w:rFonts w:ascii="Calibri" w:hAnsi="Calibri" w:cs="Calibri"/>
                <w:color w:val="000000"/>
              </w:rPr>
              <w:t>1319</w:t>
            </w:r>
          </w:p>
        </w:tc>
        <w:tc>
          <w:tcPr>
            <w:tcW w:w="1803" w:type="dxa"/>
            <w:vAlign w:val="center"/>
          </w:tcPr>
          <w:p w14:paraId="209B7FBE" w14:textId="77777777" w:rsidR="001F07A7" w:rsidRDefault="001F07A7" w:rsidP="001F07A7">
            <w:pPr>
              <w:jc w:val="center"/>
              <w:rPr>
                <w:rFonts w:ascii="Calibri" w:hAnsi="Calibri" w:cs="Calibri"/>
                <w:color w:val="000000"/>
              </w:rPr>
            </w:pPr>
            <w:r>
              <w:rPr>
                <w:rFonts w:ascii="Calibri" w:hAnsi="Calibri" w:cs="Calibri"/>
                <w:color w:val="000000"/>
              </w:rPr>
              <w:t>32</w:t>
            </w:r>
          </w:p>
        </w:tc>
        <w:tc>
          <w:tcPr>
            <w:tcW w:w="1803" w:type="dxa"/>
            <w:vAlign w:val="center"/>
          </w:tcPr>
          <w:p w14:paraId="088072A5" w14:textId="77777777" w:rsidR="001F07A7" w:rsidRDefault="001F07A7" w:rsidP="001F07A7">
            <w:pPr>
              <w:jc w:val="center"/>
              <w:rPr>
                <w:rFonts w:ascii="Calibri" w:hAnsi="Calibri" w:cs="Calibri"/>
                <w:color w:val="000000"/>
              </w:rPr>
            </w:pPr>
            <w:r>
              <w:rPr>
                <w:rFonts w:ascii="Calibri" w:hAnsi="Calibri" w:cs="Calibri"/>
                <w:color w:val="000000"/>
              </w:rPr>
              <w:t>604</w:t>
            </w:r>
          </w:p>
        </w:tc>
        <w:tc>
          <w:tcPr>
            <w:tcW w:w="1804" w:type="dxa"/>
          </w:tcPr>
          <w:p w14:paraId="42BAD685" w14:textId="77777777" w:rsidR="001F07A7" w:rsidRPr="0051302C" w:rsidRDefault="001F07A7" w:rsidP="001F07A7">
            <w:pPr>
              <w:jc w:val="center"/>
            </w:pPr>
            <w:r>
              <w:t>46</w:t>
            </w:r>
          </w:p>
        </w:tc>
      </w:tr>
    </w:tbl>
    <w:p w14:paraId="5019B832" w14:textId="77777777" w:rsidR="00F428E7" w:rsidRPr="0051302C" w:rsidRDefault="00F428E7" w:rsidP="00F428E7"/>
    <w:p w14:paraId="05BC4643" w14:textId="77777777" w:rsidR="00274A26" w:rsidRDefault="00274A26">
      <w:r>
        <w:br w:type="page"/>
      </w:r>
    </w:p>
    <w:p w14:paraId="22E021A1" w14:textId="77777777" w:rsidR="00F562FF" w:rsidRDefault="00F562FF" w:rsidP="00F562FF">
      <w:r w:rsidRPr="00D859D2">
        <w:rPr>
          <w:b/>
        </w:rPr>
        <w:lastRenderedPageBreak/>
        <w:t>Appendix 1</w:t>
      </w:r>
      <w:r>
        <w:t>.</w:t>
      </w:r>
      <w:r w:rsidR="00D859D2">
        <w:t xml:space="preserve"> </w:t>
      </w:r>
      <w:r w:rsidRPr="000F5F87">
        <w:t>Inferring COVID-19 incidence from NRS deaths data</w:t>
      </w:r>
      <w:r w:rsidR="00D859D2">
        <w:t xml:space="preserve"> –  </w:t>
      </w:r>
      <w:r>
        <w:t>Bob Taylor (PHS), Chris Robertson (Strathclyde/PHS)</w:t>
      </w:r>
    </w:p>
    <w:p w14:paraId="0B76D431" w14:textId="77777777" w:rsidR="00F562FF" w:rsidRDefault="00F562FF" w:rsidP="00F562FF">
      <w:r w:rsidRPr="000F5F87">
        <w:t>Estimating the number of new COVID-19 infections per day is inherently difficult, as it is not generally known when a given patient is infected</w:t>
      </w:r>
      <w:r>
        <w:t>.  In</w:t>
      </w:r>
      <w:r w:rsidRPr="000F5F87">
        <w:t>ference based on the number of positive tests is inevitably distorted in unknown ways by e.g. changes in testing strategies. However, dates of death where COVID-19 was a factor are well recorded by NRS.</w:t>
      </w:r>
      <w:r>
        <w:t xml:space="preserve">  We impute the date of infection using information on </w:t>
      </w:r>
    </w:p>
    <w:p w14:paraId="68B6FFD7" w14:textId="77777777" w:rsidR="00F562FF" w:rsidRDefault="00F562FF" w:rsidP="00F562FF">
      <w:r>
        <w:t xml:space="preserve">The time from infection to symptoms appearing – The incubation period. </w:t>
      </w:r>
    </w:p>
    <w:p w14:paraId="4F81C31B" w14:textId="77777777" w:rsidR="00F562FF" w:rsidRDefault="00F562FF" w:rsidP="00F562FF">
      <w:pPr>
        <w:ind w:left="720"/>
      </w:pPr>
      <w:r>
        <w:t xml:space="preserve">There </w:t>
      </w:r>
      <w:del w:id="19" w:author="VAN BUNNIK Bram" w:date="2020-10-05T09:57:00Z">
        <w:r w:rsidDel="00AD17B0">
          <w:delText>I</w:delText>
        </w:r>
      </w:del>
      <w:ins w:id="20" w:author="VAN BUNNIK Bram" w:date="2020-10-05T09:57:00Z">
        <w:r w:rsidR="00AD17B0">
          <w:t>i</w:t>
        </w:r>
      </w:ins>
      <w:r>
        <w:t>s no Scottish data on this and published met</w:t>
      </w:r>
      <w:ins w:id="21" w:author="VAN BUNNIK Bram" w:date="2020-10-05T09:57:00Z">
        <w:r w:rsidR="00AD17B0">
          <w:t>a</w:t>
        </w:r>
      </w:ins>
      <w:r>
        <w:t xml:space="preserve"> analysis distribution is used.  A gamma distribution with shape of 5.81 and scale of 0.95 giving a median around  5 days is used.</w:t>
      </w:r>
    </w:p>
    <w:p w14:paraId="4026C125" w14:textId="77777777" w:rsidR="00F562FF" w:rsidRDefault="00F562FF" w:rsidP="00F562FF">
      <w:pPr>
        <w:ind w:left="720"/>
      </w:pPr>
      <w:r w:rsidRPr="00D816B7">
        <w:t>https://www.acpjournals.org/doi/10.7326/M20-0504#t4-M200504</w:t>
      </w:r>
    </w:p>
    <w:p w14:paraId="29CC7638" w14:textId="77777777" w:rsidR="00F562FF" w:rsidRDefault="00F562FF" w:rsidP="00F562FF">
      <w:r>
        <w:t>The time from Symptoms to getting a test</w:t>
      </w:r>
    </w:p>
    <w:p w14:paraId="23E00AA7" w14:textId="77777777" w:rsidR="00F562FF" w:rsidRDefault="00F562FF" w:rsidP="00F562FF">
      <w:pPr>
        <w:ind w:left="720"/>
      </w:pPr>
      <w:r>
        <w:t>Information in Scotland comes from the GP sentinel surveillance system.  This has a mean of about 3.5 days and is fit by a negative binomial distribution</w:t>
      </w:r>
      <w:ins w:id="22" w:author="VAN BUNNIK Bram" w:date="2020-10-05T09:58:00Z">
        <w:r w:rsidR="00AD17B0">
          <w:t>.</w:t>
        </w:r>
      </w:ins>
    </w:p>
    <w:p w14:paraId="65056702" w14:textId="77777777" w:rsidR="00F562FF" w:rsidRDefault="00F562FF" w:rsidP="00F562FF">
      <w:r>
        <w:t>The time from test to death</w:t>
      </w:r>
    </w:p>
    <w:p w14:paraId="1B4D965D" w14:textId="77777777" w:rsidR="00F562FF" w:rsidRDefault="00F562FF" w:rsidP="00F562FF">
      <w:pPr>
        <w:ind w:left="720"/>
      </w:pPr>
      <w:r>
        <w:t xml:space="preserve">There is a great deal of data on this in Scotland from ECOSS linked to NRS deaths data from those who tested positive.  This is modelled by a negative binomial distribution with an overall mean of 8.7 days and a size of 2.3, though the mean varied with age and gender and this was used in the imputation.  </w:t>
      </w:r>
    </w:p>
    <w:p w14:paraId="0A8E3113" w14:textId="77777777" w:rsidR="00F562FF" w:rsidRDefault="00F562FF" w:rsidP="00F562FF">
      <w:r>
        <w:t xml:space="preserve">The imputed date of infection is obtained by sampling from these three distributions, independently, and adding to give an imputed time from infection to death which is then subtracted off the date of death to give an imputed date of infection.  This sampling process was repeated </w:t>
      </w:r>
      <w:commentRangeStart w:id="23"/>
      <w:r>
        <w:t>10,00</w:t>
      </w:r>
      <w:ins w:id="24" w:author="VAN BUNNIK Bram" w:date="2020-10-05T09:58:00Z">
        <w:r w:rsidR="00AD17B0">
          <w:t>0</w:t>
        </w:r>
      </w:ins>
      <w:commentRangeEnd w:id="23"/>
      <w:ins w:id="25" w:author="VAN BUNNIK Bram" w:date="2020-10-05T09:59:00Z">
        <w:r w:rsidR="00AD17B0">
          <w:rPr>
            <w:rStyle w:val="CommentReference"/>
          </w:rPr>
          <w:commentReference w:id="23"/>
        </w:r>
      </w:ins>
      <w:r>
        <w:t>- times and means and 95% confidence intervals are reported.</w:t>
      </w:r>
    </w:p>
    <w:p w14:paraId="0BFD5DBA" w14:textId="77777777" w:rsidR="00F562FF" w:rsidRDefault="00F562FF" w:rsidP="00F562FF">
      <w:r>
        <w:t>Key Points</w:t>
      </w:r>
    </w:p>
    <w:p w14:paraId="1201686A" w14:textId="77777777" w:rsidR="00F562FF" w:rsidRDefault="00F562FF" w:rsidP="00F562FF">
      <w:pPr>
        <w:rPr>
          <w:vertAlign w:val="superscript"/>
        </w:rPr>
      </w:pPr>
      <w:r>
        <w:t>The peak of the imputed date of infection for those who died of Covid 19 in Scotland was after March 23 - around March 26th – 28</w:t>
      </w:r>
      <w:r w:rsidRPr="0019711A">
        <w:rPr>
          <w:vertAlign w:val="superscript"/>
        </w:rPr>
        <w:t>th</w:t>
      </w:r>
    </w:p>
    <w:p w14:paraId="5B0F54B1" w14:textId="77777777" w:rsidR="00F562FF" w:rsidRDefault="00F562FF" w:rsidP="00F562FF">
      <w:r>
        <w:t>73% of those who died are estimated to have been infection post March 23 (77% of those aged 80+)</w:t>
      </w:r>
    </w:p>
    <w:p w14:paraId="7630EE41" w14:textId="77777777" w:rsidR="00F562FF" w:rsidRDefault="00F562FF" w:rsidP="00F562FF">
      <w:r>
        <w:br w:type="page"/>
      </w:r>
    </w:p>
    <w:p w14:paraId="4E31194A" w14:textId="77777777" w:rsidR="00F562FF" w:rsidRDefault="00F562FF" w:rsidP="00F562FF"/>
    <w:p w14:paraId="4CA41874" w14:textId="77777777" w:rsidR="00F562FF" w:rsidRDefault="00F562FF" w:rsidP="00F562FF">
      <w:r>
        <w:t>Figure 1:  Dates of deaths of all people who died of Covid 19 in Scotland to end of June 2020</w:t>
      </w:r>
    </w:p>
    <w:p w14:paraId="4E4AFB8C" w14:textId="77777777" w:rsidR="00F562FF" w:rsidRDefault="00F562FF" w:rsidP="00F562FF">
      <w:r>
        <w:rPr>
          <w:noProof/>
          <w:lang w:eastAsia="en-GB"/>
        </w:rPr>
        <w:drawing>
          <wp:inline distT="0" distB="0" distL="0" distR="0" wp14:anchorId="0C263973" wp14:editId="3176A6E0">
            <wp:extent cx="5731510" cy="2338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338070"/>
                    </a:xfrm>
                    <a:prstGeom prst="rect">
                      <a:avLst/>
                    </a:prstGeom>
                  </pic:spPr>
                </pic:pic>
              </a:graphicData>
            </a:graphic>
          </wp:inline>
        </w:drawing>
      </w:r>
    </w:p>
    <w:p w14:paraId="2DA108CC" w14:textId="77777777" w:rsidR="00F562FF" w:rsidRDefault="00F562FF" w:rsidP="00F562FF">
      <w:r>
        <w:t>Figure 2:  Estimated Infection Curve for all people in Scotland who died of Covid 19.</w:t>
      </w:r>
    </w:p>
    <w:p w14:paraId="15DB32E8" w14:textId="77777777" w:rsidR="00F562FF" w:rsidRDefault="00F562FF" w:rsidP="00F562FF">
      <w:commentRangeStart w:id="26"/>
      <w:r>
        <w:rPr>
          <w:noProof/>
          <w:lang w:eastAsia="en-GB"/>
        </w:rPr>
        <w:drawing>
          <wp:inline distT="0" distB="0" distL="0" distR="0" wp14:anchorId="2FECBEC3" wp14:editId="285EFB15">
            <wp:extent cx="4719101" cy="3285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2593" cy="3287921"/>
                    </a:xfrm>
                    <a:prstGeom prst="rect">
                      <a:avLst/>
                    </a:prstGeom>
                  </pic:spPr>
                </pic:pic>
              </a:graphicData>
            </a:graphic>
          </wp:inline>
        </w:drawing>
      </w:r>
      <w:commentRangeEnd w:id="26"/>
      <w:r w:rsidR="00320374">
        <w:rPr>
          <w:rStyle w:val="CommentReference"/>
        </w:rPr>
        <w:commentReference w:id="26"/>
      </w:r>
    </w:p>
    <w:p w14:paraId="153CBBFC" w14:textId="77777777" w:rsidR="00F562FF" w:rsidRDefault="00F562FF" w:rsidP="00F562FF">
      <w:r>
        <w:t>lockdown in red (March 23rd); school closures announcement in blue (March 18th); general pandemic announcement in green (March 11th)</w:t>
      </w:r>
    </w:p>
    <w:p w14:paraId="560473E2" w14:textId="77777777" w:rsidR="00F562FF" w:rsidRDefault="00F562FF" w:rsidP="00F562FF">
      <w:r>
        <w:t>The inferred incidence curve from the NRS deaths data peaked around March 26th – 28</w:t>
      </w:r>
      <w:r w:rsidRPr="0019711A">
        <w:rPr>
          <w:vertAlign w:val="superscript"/>
        </w:rPr>
        <w:t>th</w:t>
      </w:r>
      <w:r>
        <w:t>.  This suggests that most of the people who died were likely infected after lockdown. 26.8% of those who died are estimated to have been infected prior to 23 March, 2020.</w:t>
      </w:r>
    </w:p>
    <w:p w14:paraId="03DE8DEE" w14:textId="77777777" w:rsidR="00F562FF" w:rsidRDefault="00F562FF" w:rsidP="00F562FF"/>
    <w:p w14:paraId="0BF79B5C" w14:textId="77777777" w:rsidR="00F562FF" w:rsidRDefault="00F562FF" w:rsidP="00F562FF">
      <w:r>
        <w:t>Figure 3:  Estimated Infection Curve for all people in Scotland who died of Covid 19 by Age Group and Gender.</w:t>
      </w:r>
    </w:p>
    <w:p w14:paraId="350FDF3B" w14:textId="77777777" w:rsidR="00F562FF" w:rsidRDefault="00F562FF" w:rsidP="00F562FF">
      <w:commentRangeStart w:id="27"/>
      <w:r>
        <w:rPr>
          <w:noProof/>
          <w:lang w:eastAsia="en-GB"/>
        </w:rPr>
        <w:lastRenderedPageBreak/>
        <w:drawing>
          <wp:inline distT="0" distB="0" distL="0" distR="0" wp14:anchorId="5ED32FF7" wp14:editId="66E400AD">
            <wp:extent cx="5731510" cy="4287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87520"/>
                    </a:xfrm>
                    <a:prstGeom prst="rect">
                      <a:avLst/>
                    </a:prstGeom>
                  </pic:spPr>
                </pic:pic>
              </a:graphicData>
            </a:graphic>
          </wp:inline>
        </w:drawing>
      </w:r>
      <w:commentRangeEnd w:id="27"/>
      <w:r w:rsidR="00320374">
        <w:rPr>
          <w:rStyle w:val="CommentReference"/>
        </w:rPr>
        <w:commentReference w:id="27"/>
      </w:r>
    </w:p>
    <w:p w14:paraId="3CF3A6DC" w14:textId="77777777" w:rsidR="00F562FF" w:rsidRDefault="00F562FF" w:rsidP="00F562FF"/>
    <w:p w14:paraId="6A552A40" w14:textId="77777777" w:rsidR="00F562FF" w:rsidRDefault="00F562FF" w:rsidP="00F562FF">
      <w:r>
        <w:t>There is a suggestion in the first plot that the peak incidence for the over 80s lies around March 29 to April 01, whereas other age groups' peak coincides more closely with lockdown.  The peaks for females appear to occur later than that for all males, especially in the over 80 age group.</w:t>
      </w:r>
    </w:p>
    <w:p w14:paraId="6042BB68" w14:textId="77777777" w:rsidR="00F562FF" w:rsidRDefault="00F562FF" w:rsidP="00F562FF">
      <w:r>
        <w:t>Table 1:  Percentages of people in Scotland who died of Covid 19 who are estimated to have been infected prior to lockdown on 23</w:t>
      </w:r>
      <w:r w:rsidRPr="005736C8">
        <w:rPr>
          <w:vertAlign w:val="superscript"/>
        </w:rPr>
        <w:t>rd</w:t>
      </w:r>
      <w:r>
        <w:t xml:space="preserve"> March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9"/>
        <w:gridCol w:w="1168"/>
      </w:tblGrid>
      <w:tr w:rsidR="00F562FF" w:rsidRPr="005736C8" w14:paraId="7170798E" w14:textId="77777777" w:rsidTr="00D86055">
        <w:trPr>
          <w:tblHeader/>
          <w:tblCellSpacing w:w="15" w:type="dxa"/>
        </w:trPr>
        <w:tc>
          <w:tcPr>
            <w:tcW w:w="1134" w:type="dxa"/>
            <w:vAlign w:val="center"/>
            <w:hideMark/>
          </w:tcPr>
          <w:p w14:paraId="7B1C5CAB" w14:textId="77777777" w:rsidR="00F562FF" w:rsidRPr="005736C8" w:rsidRDefault="00F562FF" w:rsidP="00D86055">
            <w:pPr>
              <w:spacing w:after="0" w:line="240" w:lineRule="auto"/>
              <w:rPr>
                <w:rFonts w:asciiTheme="majorHAnsi" w:eastAsia="Times New Roman" w:hAnsiTheme="majorHAnsi" w:cs="Times New Roman"/>
                <w:b/>
                <w:bCs/>
                <w:sz w:val="24"/>
                <w:szCs w:val="24"/>
                <w:lang w:eastAsia="en-GB"/>
              </w:rPr>
            </w:pPr>
            <w:r w:rsidRPr="005736C8">
              <w:rPr>
                <w:rFonts w:asciiTheme="majorHAnsi" w:eastAsia="Times New Roman" w:hAnsiTheme="majorHAnsi" w:cs="Times New Roman"/>
                <w:b/>
                <w:bCs/>
                <w:sz w:val="24"/>
                <w:szCs w:val="24"/>
                <w:lang w:eastAsia="en-GB"/>
              </w:rPr>
              <w:t>Age</w:t>
            </w:r>
          </w:p>
        </w:tc>
        <w:tc>
          <w:tcPr>
            <w:tcW w:w="620" w:type="dxa"/>
            <w:vAlign w:val="center"/>
            <w:hideMark/>
          </w:tcPr>
          <w:p w14:paraId="0A1C0ECD" w14:textId="77777777" w:rsidR="00F562FF" w:rsidRPr="005736C8" w:rsidRDefault="00F562FF" w:rsidP="00D86055">
            <w:pPr>
              <w:spacing w:after="0" w:line="240" w:lineRule="auto"/>
              <w:jc w:val="right"/>
              <w:rPr>
                <w:rFonts w:asciiTheme="majorHAnsi" w:eastAsia="Times New Roman" w:hAnsiTheme="majorHAnsi" w:cs="Times New Roman"/>
                <w:b/>
                <w:bCs/>
                <w:sz w:val="24"/>
                <w:szCs w:val="24"/>
                <w:lang w:eastAsia="en-GB"/>
              </w:rPr>
            </w:pPr>
            <w:r w:rsidRPr="005736C8">
              <w:rPr>
                <w:rFonts w:asciiTheme="majorHAnsi" w:eastAsia="Times New Roman" w:hAnsiTheme="majorHAnsi" w:cs="Times New Roman"/>
                <w:b/>
                <w:bCs/>
                <w:sz w:val="24"/>
                <w:szCs w:val="24"/>
                <w:lang w:eastAsia="en-GB"/>
              </w:rPr>
              <w:t>Percentage</w:t>
            </w:r>
          </w:p>
        </w:tc>
      </w:tr>
      <w:tr w:rsidR="00F562FF" w:rsidRPr="005736C8" w14:paraId="00D14662" w14:textId="77777777" w:rsidTr="00D86055">
        <w:trPr>
          <w:tblCellSpacing w:w="15" w:type="dxa"/>
        </w:trPr>
        <w:tc>
          <w:tcPr>
            <w:tcW w:w="1134" w:type="dxa"/>
            <w:vAlign w:val="center"/>
            <w:hideMark/>
          </w:tcPr>
          <w:p w14:paraId="02F42770" w14:textId="77777777" w:rsidR="00F562FF" w:rsidRPr="005736C8" w:rsidRDefault="00F562FF" w:rsidP="00D86055">
            <w:pPr>
              <w:spacing w:after="0" w:line="240" w:lineRule="auto"/>
              <w:rPr>
                <w:rFonts w:asciiTheme="majorHAnsi" w:eastAsia="Times New Roman" w:hAnsiTheme="majorHAnsi" w:cs="Times New Roman"/>
                <w:sz w:val="24"/>
                <w:szCs w:val="24"/>
                <w:lang w:eastAsia="en-GB"/>
              </w:rPr>
            </w:pPr>
            <w:r w:rsidRPr="005736C8">
              <w:rPr>
                <w:rFonts w:asciiTheme="majorHAnsi" w:eastAsia="Times New Roman" w:hAnsiTheme="majorHAnsi" w:cs="Times New Roman"/>
                <w:sz w:val="24"/>
                <w:szCs w:val="24"/>
                <w:lang w:eastAsia="en-GB"/>
              </w:rPr>
              <w:t>Under 50</w:t>
            </w:r>
          </w:p>
        </w:tc>
        <w:tc>
          <w:tcPr>
            <w:tcW w:w="620" w:type="dxa"/>
            <w:vAlign w:val="center"/>
            <w:hideMark/>
          </w:tcPr>
          <w:p w14:paraId="6B99A80F" w14:textId="77777777" w:rsidR="00F562FF" w:rsidRPr="005736C8" w:rsidRDefault="00F562FF" w:rsidP="00D86055">
            <w:pPr>
              <w:spacing w:after="0" w:line="240" w:lineRule="auto"/>
              <w:jc w:val="right"/>
              <w:rPr>
                <w:rFonts w:asciiTheme="majorHAnsi" w:eastAsia="Times New Roman" w:hAnsiTheme="majorHAnsi" w:cs="Times New Roman"/>
                <w:sz w:val="24"/>
                <w:szCs w:val="24"/>
                <w:lang w:eastAsia="en-GB"/>
              </w:rPr>
            </w:pPr>
            <w:r w:rsidRPr="005736C8">
              <w:rPr>
                <w:rFonts w:asciiTheme="majorHAnsi" w:eastAsia="Times New Roman" w:hAnsiTheme="majorHAnsi" w:cs="Times New Roman"/>
                <w:sz w:val="24"/>
                <w:szCs w:val="24"/>
                <w:lang w:eastAsia="en-GB"/>
              </w:rPr>
              <w:t>31.1</w:t>
            </w:r>
          </w:p>
        </w:tc>
      </w:tr>
      <w:tr w:rsidR="00F562FF" w:rsidRPr="005736C8" w14:paraId="31893847" w14:textId="77777777" w:rsidTr="00D86055">
        <w:trPr>
          <w:tblCellSpacing w:w="15" w:type="dxa"/>
        </w:trPr>
        <w:tc>
          <w:tcPr>
            <w:tcW w:w="1134" w:type="dxa"/>
            <w:vAlign w:val="center"/>
            <w:hideMark/>
          </w:tcPr>
          <w:p w14:paraId="7785DC9D" w14:textId="77777777" w:rsidR="00F562FF" w:rsidRPr="005736C8" w:rsidRDefault="00F562FF" w:rsidP="00D86055">
            <w:pPr>
              <w:spacing w:after="0" w:line="240" w:lineRule="auto"/>
              <w:rPr>
                <w:rFonts w:asciiTheme="majorHAnsi" w:eastAsia="Times New Roman" w:hAnsiTheme="majorHAnsi" w:cs="Times New Roman"/>
                <w:sz w:val="24"/>
                <w:szCs w:val="24"/>
                <w:lang w:eastAsia="en-GB"/>
              </w:rPr>
            </w:pPr>
            <w:r w:rsidRPr="005736C8">
              <w:rPr>
                <w:rFonts w:asciiTheme="majorHAnsi" w:eastAsia="Times New Roman" w:hAnsiTheme="majorHAnsi" w:cs="Times New Roman"/>
                <w:sz w:val="24"/>
                <w:szCs w:val="24"/>
                <w:lang w:eastAsia="en-GB"/>
              </w:rPr>
              <w:t>50-59</w:t>
            </w:r>
          </w:p>
        </w:tc>
        <w:tc>
          <w:tcPr>
            <w:tcW w:w="620" w:type="dxa"/>
            <w:vAlign w:val="center"/>
            <w:hideMark/>
          </w:tcPr>
          <w:p w14:paraId="656D6A05" w14:textId="77777777" w:rsidR="00F562FF" w:rsidRPr="005736C8" w:rsidRDefault="00F562FF" w:rsidP="00D86055">
            <w:pPr>
              <w:spacing w:after="0" w:line="240" w:lineRule="auto"/>
              <w:jc w:val="right"/>
              <w:rPr>
                <w:rFonts w:asciiTheme="majorHAnsi" w:eastAsia="Times New Roman" w:hAnsiTheme="majorHAnsi" w:cs="Times New Roman"/>
                <w:sz w:val="24"/>
                <w:szCs w:val="24"/>
                <w:lang w:eastAsia="en-GB"/>
              </w:rPr>
            </w:pPr>
            <w:r w:rsidRPr="005736C8">
              <w:rPr>
                <w:rFonts w:asciiTheme="majorHAnsi" w:eastAsia="Times New Roman" w:hAnsiTheme="majorHAnsi" w:cs="Times New Roman"/>
                <w:sz w:val="24"/>
                <w:szCs w:val="24"/>
                <w:lang w:eastAsia="en-GB"/>
              </w:rPr>
              <w:t>40.6</w:t>
            </w:r>
          </w:p>
        </w:tc>
      </w:tr>
      <w:tr w:rsidR="00F562FF" w:rsidRPr="005736C8" w14:paraId="02CDB36B" w14:textId="77777777" w:rsidTr="00D86055">
        <w:trPr>
          <w:tblCellSpacing w:w="15" w:type="dxa"/>
        </w:trPr>
        <w:tc>
          <w:tcPr>
            <w:tcW w:w="1134" w:type="dxa"/>
            <w:vAlign w:val="center"/>
            <w:hideMark/>
          </w:tcPr>
          <w:p w14:paraId="7840DC4C" w14:textId="77777777" w:rsidR="00F562FF" w:rsidRPr="005736C8" w:rsidRDefault="00F562FF" w:rsidP="00D86055">
            <w:pPr>
              <w:spacing w:after="0" w:line="240" w:lineRule="auto"/>
              <w:rPr>
                <w:rFonts w:asciiTheme="majorHAnsi" w:eastAsia="Times New Roman" w:hAnsiTheme="majorHAnsi" w:cs="Times New Roman"/>
                <w:sz w:val="24"/>
                <w:szCs w:val="24"/>
                <w:lang w:eastAsia="en-GB"/>
              </w:rPr>
            </w:pPr>
            <w:r w:rsidRPr="005736C8">
              <w:rPr>
                <w:rFonts w:asciiTheme="majorHAnsi" w:eastAsia="Times New Roman" w:hAnsiTheme="majorHAnsi" w:cs="Times New Roman"/>
                <w:sz w:val="24"/>
                <w:szCs w:val="24"/>
                <w:lang w:eastAsia="en-GB"/>
              </w:rPr>
              <w:t>60-69</w:t>
            </w:r>
          </w:p>
        </w:tc>
        <w:tc>
          <w:tcPr>
            <w:tcW w:w="620" w:type="dxa"/>
            <w:vAlign w:val="center"/>
            <w:hideMark/>
          </w:tcPr>
          <w:p w14:paraId="6B504E03" w14:textId="77777777" w:rsidR="00F562FF" w:rsidRPr="005736C8" w:rsidRDefault="00F562FF" w:rsidP="00D86055">
            <w:pPr>
              <w:spacing w:after="0" w:line="240" w:lineRule="auto"/>
              <w:jc w:val="right"/>
              <w:rPr>
                <w:rFonts w:asciiTheme="majorHAnsi" w:eastAsia="Times New Roman" w:hAnsiTheme="majorHAnsi" w:cs="Times New Roman"/>
                <w:sz w:val="24"/>
                <w:szCs w:val="24"/>
                <w:lang w:eastAsia="en-GB"/>
              </w:rPr>
            </w:pPr>
            <w:r w:rsidRPr="005736C8">
              <w:rPr>
                <w:rFonts w:asciiTheme="majorHAnsi" w:eastAsia="Times New Roman" w:hAnsiTheme="majorHAnsi" w:cs="Times New Roman"/>
                <w:sz w:val="24"/>
                <w:szCs w:val="24"/>
                <w:lang w:eastAsia="en-GB"/>
              </w:rPr>
              <w:t>36.7</w:t>
            </w:r>
          </w:p>
        </w:tc>
      </w:tr>
      <w:tr w:rsidR="00F562FF" w:rsidRPr="005736C8" w14:paraId="4180C7C0" w14:textId="77777777" w:rsidTr="00D86055">
        <w:trPr>
          <w:tblCellSpacing w:w="15" w:type="dxa"/>
        </w:trPr>
        <w:tc>
          <w:tcPr>
            <w:tcW w:w="1134" w:type="dxa"/>
            <w:vAlign w:val="center"/>
            <w:hideMark/>
          </w:tcPr>
          <w:p w14:paraId="2868B9C2" w14:textId="77777777" w:rsidR="00F562FF" w:rsidRPr="005736C8" w:rsidRDefault="00F562FF" w:rsidP="00D86055">
            <w:pPr>
              <w:spacing w:after="0" w:line="240" w:lineRule="auto"/>
              <w:rPr>
                <w:rFonts w:asciiTheme="majorHAnsi" w:eastAsia="Times New Roman" w:hAnsiTheme="majorHAnsi" w:cs="Times New Roman"/>
                <w:sz w:val="24"/>
                <w:szCs w:val="24"/>
                <w:lang w:eastAsia="en-GB"/>
              </w:rPr>
            </w:pPr>
            <w:r w:rsidRPr="005736C8">
              <w:rPr>
                <w:rFonts w:asciiTheme="majorHAnsi" w:eastAsia="Times New Roman" w:hAnsiTheme="majorHAnsi" w:cs="Times New Roman"/>
                <w:sz w:val="24"/>
                <w:szCs w:val="24"/>
                <w:lang w:eastAsia="en-GB"/>
              </w:rPr>
              <w:t>70-79</w:t>
            </w:r>
          </w:p>
        </w:tc>
        <w:tc>
          <w:tcPr>
            <w:tcW w:w="620" w:type="dxa"/>
            <w:vAlign w:val="center"/>
            <w:hideMark/>
          </w:tcPr>
          <w:p w14:paraId="54AB0F8F" w14:textId="77777777" w:rsidR="00F562FF" w:rsidRPr="005736C8" w:rsidRDefault="00F562FF" w:rsidP="00D86055">
            <w:pPr>
              <w:spacing w:after="0" w:line="240" w:lineRule="auto"/>
              <w:jc w:val="right"/>
              <w:rPr>
                <w:rFonts w:asciiTheme="majorHAnsi" w:eastAsia="Times New Roman" w:hAnsiTheme="majorHAnsi" w:cs="Times New Roman"/>
                <w:sz w:val="24"/>
                <w:szCs w:val="24"/>
                <w:lang w:eastAsia="en-GB"/>
              </w:rPr>
            </w:pPr>
            <w:r w:rsidRPr="005736C8">
              <w:rPr>
                <w:rFonts w:asciiTheme="majorHAnsi" w:eastAsia="Times New Roman" w:hAnsiTheme="majorHAnsi" w:cs="Times New Roman"/>
                <w:sz w:val="24"/>
                <w:szCs w:val="24"/>
                <w:lang w:eastAsia="en-GB"/>
              </w:rPr>
              <w:t>30.6</w:t>
            </w:r>
          </w:p>
        </w:tc>
      </w:tr>
      <w:tr w:rsidR="00F562FF" w:rsidRPr="005736C8" w14:paraId="56AEE49F" w14:textId="77777777" w:rsidTr="00D86055">
        <w:trPr>
          <w:tblCellSpacing w:w="15" w:type="dxa"/>
        </w:trPr>
        <w:tc>
          <w:tcPr>
            <w:tcW w:w="1134" w:type="dxa"/>
            <w:vAlign w:val="center"/>
            <w:hideMark/>
          </w:tcPr>
          <w:p w14:paraId="047BF2AF" w14:textId="77777777" w:rsidR="00F562FF" w:rsidRPr="005736C8" w:rsidRDefault="00F562FF" w:rsidP="00D86055">
            <w:pPr>
              <w:spacing w:after="0" w:line="240" w:lineRule="auto"/>
              <w:rPr>
                <w:rFonts w:asciiTheme="majorHAnsi" w:eastAsia="Times New Roman" w:hAnsiTheme="majorHAnsi" w:cs="Times New Roman"/>
                <w:sz w:val="24"/>
                <w:szCs w:val="24"/>
                <w:lang w:eastAsia="en-GB"/>
              </w:rPr>
            </w:pPr>
            <w:r w:rsidRPr="005736C8">
              <w:rPr>
                <w:rFonts w:asciiTheme="majorHAnsi" w:eastAsia="Times New Roman" w:hAnsiTheme="majorHAnsi" w:cs="Times New Roman"/>
                <w:sz w:val="24"/>
                <w:szCs w:val="24"/>
                <w:lang w:eastAsia="en-GB"/>
              </w:rPr>
              <w:t>Over 80</w:t>
            </w:r>
          </w:p>
        </w:tc>
        <w:tc>
          <w:tcPr>
            <w:tcW w:w="620" w:type="dxa"/>
            <w:vAlign w:val="center"/>
            <w:hideMark/>
          </w:tcPr>
          <w:p w14:paraId="2219E690" w14:textId="77777777" w:rsidR="00F562FF" w:rsidRPr="005736C8" w:rsidRDefault="00F562FF" w:rsidP="00D86055">
            <w:pPr>
              <w:spacing w:after="0" w:line="240" w:lineRule="auto"/>
              <w:jc w:val="right"/>
              <w:rPr>
                <w:rFonts w:asciiTheme="majorHAnsi" w:eastAsia="Times New Roman" w:hAnsiTheme="majorHAnsi" w:cs="Times New Roman"/>
                <w:sz w:val="24"/>
                <w:szCs w:val="24"/>
                <w:lang w:eastAsia="en-GB"/>
              </w:rPr>
            </w:pPr>
            <w:r w:rsidRPr="005736C8">
              <w:rPr>
                <w:rFonts w:asciiTheme="majorHAnsi" w:eastAsia="Times New Roman" w:hAnsiTheme="majorHAnsi" w:cs="Times New Roman"/>
                <w:sz w:val="24"/>
                <w:szCs w:val="24"/>
                <w:lang w:eastAsia="en-GB"/>
              </w:rPr>
              <w:t>23.0</w:t>
            </w:r>
          </w:p>
        </w:tc>
      </w:tr>
    </w:tbl>
    <w:p w14:paraId="0E859E74" w14:textId="77777777" w:rsidR="00F562FF" w:rsidRDefault="00F562FF" w:rsidP="00F562FF"/>
    <w:p w14:paraId="371C70D4" w14:textId="77777777" w:rsidR="00F562FF" w:rsidRDefault="00F562FF" w:rsidP="00F562FF"/>
    <w:p w14:paraId="592140B1" w14:textId="77777777" w:rsidR="00F562FF" w:rsidRDefault="00F562FF">
      <w:r>
        <w:br w:type="page"/>
      </w:r>
    </w:p>
    <w:p w14:paraId="6BBBB1AC" w14:textId="141047D1" w:rsidR="000C1CAA" w:rsidRDefault="00274A26" w:rsidP="000C1CAA">
      <w:pPr>
        <w:rPr>
          <w:ins w:id="28" w:author="Alexander Morgan" w:date="2020-10-05T14:51:00Z"/>
        </w:rPr>
      </w:pPr>
      <w:r w:rsidRPr="00D859D2">
        <w:rPr>
          <w:b/>
        </w:rPr>
        <w:lastRenderedPageBreak/>
        <w:t>Appendix</w:t>
      </w:r>
      <w:r w:rsidR="00F562FF" w:rsidRPr="00D859D2">
        <w:rPr>
          <w:b/>
        </w:rPr>
        <w:t xml:space="preserve"> 2</w:t>
      </w:r>
      <w:r>
        <w:t>. Further details of the simulation</w:t>
      </w:r>
      <w:r w:rsidR="002072F3">
        <w:t xml:space="preserve"> model used to generate Figure 2</w:t>
      </w:r>
      <w:r>
        <w:t>.</w:t>
      </w:r>
    </w:p>
    <w:p w14:paraId="235E270E" w14:textId="028B0E6F" w:rsidR="008D3412" w:rsidRDefault="008D3412" w:rsidP="008D3412">
      <w:pPr>
        <w:rPr>
          <w:ins w:id="29" w:author="Alexander Morgan" w:date="2020-10-05T14:53:00Z"/>
          <w:b/>
          <w:bCs/>
          <w:u w:val="single"/>
        </w:rPr>
      </w:pPr>
      <w:ins w:id="30" w:author="Alexander Morgan" w:date="2020-10-05T14:51:00Z">
        <w:r w:rsidRPr="008D3412">
          <w:rPr>
            <w:b/>
            <w:bCs/>
            <w:u w:val="single"/>
          </w:rPr>
          <w:t>Model structure</w:t>
        </w:r>
      </w:ins>
    </w:p>
    <w:p w14:paraId="2BB56A61" w14:textId="77777777" w:rsidR="008D3412" w:rsidRDefault="008D3412" w:rsidP="008D3412">
      <w:pPr>
        <w:rPr>
          <w:ins w:id="31" w:author="Alexander Morgan" w:date="2020-10-05T14:51:00Z"/>
        </w:rPr>
      </w:pPr>
    </w:p>
    <w:p w14:paraId="5D7CA71C" w14:textId="24F5008C" w:rsidR="008D3412" w:rsidRPr="00FF798F" w:rsidRDefault="008D3412" w:rsidP="008D3412">
      <w:pPr>
        <w:spacing w:after="0" w:line="360" w:lineRule="auto"/>
        <w:jc w:val="both"/>
        <w:rPr>
          <w:ins w:id="32" w:author="Alexander Morgan" w:date="2020-10-05T14:53:00Z"/>
          <w:rFonts w:ascii="Cambria Math" w:eastAsiaTheme="minorEastAsia" w:hAnsi="Cambria Math" w:cstheme="minorHAnsi"/>
          <w:i/>
        </w:rPr>
      </w:pPr>
      <m:oMathPara>
        <m:oMath>
          <m:f>
            <m:fPr>
              <m:ctrlPr>
                <w:ins w:id="33" w:author="Alexander Morgan" w:date="2020-10-05T14:53:00Z">
                  <w:rPr>
                    <w:rFonts w:ascii="Cambria Math" w:hAnsi="Cambria Math" w:cstheme="minorHAnsi"/>
                    <w:i/>
                    <w:iCs/>
                  </w:rPr>
                </w:ins>
              </m:ctrlPr>
            </m:fPr>
            <m:num>
              <m:r>
                <w:ins w:id="34" w:author="Alexander Morgan" w:date="2020-10-05T14:53:00Z">
                  <w:rPr>
                    <w:rFonts w:ascii="Cambria Math" w:hAnsi="Cambria Math" w:cstheme="minorHAnsi"/>
                  </w:rPr>
                  <m:t>dS</m:t>
                </w:ins>
              </m:r>
            </m:num>
            <m:den>
              <m:r>
                <w:ins w:id="35" w:author="Alexander Morgan" w:date="2020-10-05T14:53:00Z">
                  <w:rPr>
                    <w:rFonts w:ascii="Cambria Math" w:hAnsi="Cambria Math" w:cstheme="minorHAnsi"/>
                  </w:rPr>
                  <m:t>dt</m:t>
                </w:ins>
              </m:r>
            </m:den>
          </m:f>
          <m:r>
            <w:ins w:id="36" w:author="Alexander Morgan" w:date="2020-10-05T14:53:00Z">
              <w:rPr>
                <w:rFonts w:ascii="Cambria Math" w:hAnsi="Cambria Math" w:cstheme="minorHAnsi"/>
              </w:rPr>
              <m:t>=-βSI</m:t>
            </w:ins>
          </m:r>
        </m:oMath>
      </m:oMathPara>
    </w:p>
    <w:p w14:paraId="1223BDFB" w14:textId="6A1652EB" w:rsidR="008D3412" w:rsidRPr="00FF798F" w:rsidRDefault="008D3412" w:rsidP="008D3412">
      <w:pPr>
        <w:spacing w:after="0" w:line="360" w:lineRule="auto"/>
        <w:jc w:val="both"/>
        <w:rPr>
          <w:ins w:id="37" w:author="Alexander Morgan" w:date="2020-10-05T14:53:00Z"/>
          <w:rFonts w:ascii="Cambria Math" w:eastAsiaTheme="minorEastAsia" w:hAnsi="Cambria Math" w:cstheme="minorHAnsi"/>
          <w:i/>
        </w:rPr>
      </w:pPr>
      <m:oMathPara>
        <m:oMath>
          <m:f>
            <m:fPr>
              <m:ctrlPr>
                <w:ins w:id="38" w:author="Alexander Morgan" w:date="2020-10-05T14:53:00Z">
                  <w:rPr>
                    <w:rFonts w:ascii="Cambria Math" w:hAnsi="Cambria Math" w:cstheme="minorHAnsi"/>
                    <w:i/>
                    <w:iCs/>
                  </w:rPr>
                </w:ins>
              </m:ctrlPr>
            </m:fPr>
            <m:num>
              <m:r>
                <w:ins w:id="39" w:author="Alexander Morgan" w:date="2020-10-05T14:53:00Z">
                  <w:rPr>
                    <w:rFonts w:ascii="Cambria Math" w:hAnsi="Cambria Math" w:cstheme="minorHAnsi"/>
                  </w:rPr>
                  <m:t>dI</m:t>
                </w:ins>
              </m:r>
            </m:num>
            <m:den>
              <m:r>
                <w:ins w:id="40" w:author="Alexander Morgan" w:date="2020-10-05T14:53:00Z">
                  <w:rPr>
                    <w:rFonts w:ascii="Cambria Math" w:hAnsi="Cambria Math" w:cstheme="minorHAnsi"/>
                  </w:rPr>
                  <m:t>dt</m:t>
                </w:ins>
              </m:r>
            </m:den>
          </m:f>
          <m:r>
            <w:ins w:id="41" w:author="Alexander Morgan" w:date="2020-10-05T14:53:00Z">
              <w:rPr>
                <w:rFonts w:ascii="Cambria Math" w:hAnsi="Cambria Math" w:cstheme="minorHAnsi"/>
              </w:rPr>
              <m:t>=βSI-γI </m:t>
            </w:ins>
          </m:r>
        </m:oMath>
      </m:oMathPara>
    </w:p>
    <w:p w14:paraId="003C13BD" w14:textId="77777777" w:rsidR="008D3412" w:rsidRPr="001178B3" w:rsidRDefault="008D3412" w:rsidP="008D3412">
      <w:pPr>
        <w:spacing w:after="0" w:line="360" w:lineRule="auto"/>
        <w:jc w:val="both"/>
        <w:rPr>
          <w:ins w:id="42" w:author="Alexander Morgan" w:date="2020-10-05T14:53:00Z"/>
          <w:rFonts w:ascii="Cambria Math" w:hAnsi="Cambria Math" w:cstheme="minorHAnsi"/>
          <w:i/>
          <w:iCs/>
        </w:rPr>
      </w:pPr>
      <m:oMathPara>
        <m:oMathParaPr>
          <m:jc m:val="centerGroup"/>
        </m:oMathParaPr>
        <m:oMath>
          <m:f>
            <m:fPr>
              <m:ctrlPr>
                <w:ins w:id="43" w:author="Alexander Morgan" w:date="2020-10-05T14:53:00Z">
                  <w:rPr>
                    <w:rFonts w:ascii="Cambria Math" w:hAnsi="Cambria Math" w:cstheme="minorHAnsi"/>
                    <w:i/>
                    <w:iCs/>
                  </w:rPr>
                </w:ins>
              </m:ctrlPr>
            </m:fPr>
            <m:num>
              <m:r>
                <w:ins w:id="44" w:author="Alexander Morgan" w:date="2020-10-05T14:53:00Z">
                  <w:rPr>
                    <w:rFonts w:ascii="Cambria Math" w:hAnsi="Cambria Math" w:cstheme="minorHAnsi"/>
                  </w:rPr>
                  <m:t>dR</m:t>
                </w:ins>
              </m:r>
            </m:num>
            <m:den>
              <m:r>
                <w:ins w:id="45" w:author="Alexander Morgan" w:date="2020-10-05T14:53:00Z">
                  <w:rPr>
                    <w:rFonts w:ascii="Cambria Math" w:hAnsi="Cambria Math" w:cstheme="minorHAnsi"/>
                  </w:rPr>
                  <m:t>dt</m:t>
                </w:ins>
              </m:r>
            </m:den>
          </m:f>
          <m:r>
            <w:ins w:id="46" w:author="Alexander Morgan" w:date="2020-10-05T14:53:00Z">
              <w:rPr>
                <w:rFonts w:ascii="Cambria Math" w:hAnsi="Cambria Math" w:cstheme="minorHAnsi"/>
              </w:rPr>
              <m:t>=γI </m:t>
            </w:ins>
          </m:r>
        </m:oMath>
      </m:oMathPara>
    </w:p>
    <w:p w14:paraId="7782A217" w14:textId="77777777" w:rsidR="008D3412" w:rsidRPr="008D3412" w:rsidRDefault="008D3412" w:rsidP="008D3412">
      <w:pPr>
        <w:rPr>
          <w:ins w:id="47" w:author="Alexander Morgan" w:date="2020-10-05T14:51:00Z"/>
        </w:rPr>
      </w:pPr>
    </w:p>
    <w:p w14:paraId="6E0D0F16" w14:textId="27DC0966" w:rsidR="008D3412" w:rsidRPr="008D3412" w:rsidRDefault="008D3412" w:rsidP="008D3412">
      <w:pPr>
        <w:rPr>
          <w:ins w:id="48" w:author="Alexander Morgan" w:date="2020-10-05T14:51:00Z"/>
        </w:rPr>
      </w:pPr>
      <w:ins w:id="49" w:author="Alexander Morgan" w:date="2020-10-05T14:51:00Z">
        <w:r w:rsidRPr="008D3412">
          <w:rPr>
            <w:b/>
            <w:bCs/>
            <w:u w:val="single"/>
          </w:rPr>
          <w:t>Initial Conditions</w:t>
        </w:r>
      </w:ins>
      <w:ins w:id="50" w:author="Alexander Morgan" w:date="2020-10-05T14:53:00Z">
        <w:r w:rsidR="00996C9C">
          <w:rPr>
            <w:b/>
            <w:bCs/>
            <w:u w:val="single"/>
          </w:rPr>
          <w:t xml:space="preserve"> and Parameter Values</w:t>
        </w:r>
      </w:ins>
    </w:p>
    <w:p w14:paraId="0608B861" w14:textId="0ADDDCFE" w:rsidR="008D3412" w:rsidRPr="008D3412" w:rsidRDefault="008D3412" w:rsidP="008D3412">
      <w:pPr>
        <w:rPr>
          <w:ins w:id="51" w:author="Alexander Morgan" w:date="2020-10-05T14:51:00Z"/>
        </w:rPr>
      </w:pPr>
      <w:ins w:id="52" w:author="Alexander Morgan" w:date="2020-10-05T14:51:00Z">
        <w:r w:rsidRPr="008D3412">
          <w:t>S</w:t>
        </w:r>
      </w:ins>
      <w:ins w:id="53" w:author="Alexander Morgan" w:date="2020-10-05T14:54:00Z">
        <w:r w:rsidR="00996C9C">
          <w:t>(0)</w:t>
        </w:r>
      </w:ins>
      <w:ins w:id="54" w:author="Alexander Morgan" w:date="2020-10-05T14:51:00Z">
        <w:r w:rsidRPr="008D3412">
          <w:t xml:space="preserve"> = 6,664,160</w:t>
        </w:r>
      </w:ins>
    </w:p>
    <w:p w14:paraId="17961E9B" w14:textId="49E4CEC6" w:rsidR="008D3412" w:rsidRPr="008D3412" w:rsidRDefault="008D3412" w:rsidP="008D3412">
      <w:pPr>
        <w:rPr>
          <w:ins w:id="55" w:author="Alexander Morgan" w:date="2020-10-05T14:51:00Z"/>
        </w:rPr>
      </w:pPr>
      <w:ins w:id="56" w:author="Alexander Morgan" w:date="2020-10-05T14:51:00Z">
        <w:r w:rsidRPr="008D3412">
          <w:t>I</w:t>
        </w:r>
      </w:ins>
      <w:ins w:id="57" w:author="Alexander Morgan" w:date="2020-10-05T14:54:00Z">
        <w:r w:rsidR="00996C9C">
          <w:t>(0)</w:t>
        </w:r>
      </w:ins>
      <w:ins w:id="58" w:author="Alexander Morgan" w:date="2020-10-05T14:51:00Z">
        <w:r w:rsidRPr="008D3412">
          <w:t xml:space="preserve"> = 840</w:t>
        </w:r>
      </w:ins>
    </w:p>
    <w:p w14:paraId="7520F114" w14:textId="5565D328" w:rsidR="008D3412" w:rsidRDefault="008D3412" w:rsidP="008D3412">
      <w:pPr>
        <w:rPr>
          <w:ins w:id="59" w:author="Alexander Morgan" w:date="2020-10-05T14:52:00Z"/>
        </w:rPr>
      </w:pPr>
      <w:ins w:id="60" w:author="Alexander Morgan" w:date="2020-10-05T14:51:00Z">
        <w:r w:rsidRPr="008D3412">
          <w:t>R</w:t>
        </w:r>
      </w:ins>
      <w:ins w:id="61" w:author="Alexander Morgan" w:date="2020-10-05T14:54:00Z">
        <w:r w:rsidR="00996C9C">
          <w:t>(0)</w:t>
        </w:r>
      </w:ins>
      <w:ins w:id="62" w:author="Alexander Morgan" w:date="2020-10-05T14:51:00Z">
        <w:r w:rsidRPr="008D3412">
          <w:t xml:space="preserve"> = 0</w:t>
        </w:r>
      </w:ins>
    </w:p>
    <w:p w14:paraId="0BCD8521" w14:textId="5BC75163" w:rsidR="008D3412" w:rsidRPr="008D3412" w:rsidRDefault="008D3412" w:rsidP="008D3412">
      <w:pPr>
        <w:rPr>
          <w:ins w:id="63" w:author="Alexander Morgan" w:date="2020-10-05T14:51:00Z"/>
        </w:rPr>
      </w:pPr>
    </w:p>
    <w:p w14:paraId="6678F603" w14:textId="77777777" w:rsidR="008D3412" w:rsidRPr="008D3412" w:rsidRDefault="008D3412" w:rsidP="008D3412">
      <w:pPr>
        <w:rPr>
          <w:ins w:id="64" w:author="Alexander Morgan" w:date="2020-10-05T14:51:00Z"/>
        </w:rPr>
      </w:pPr>
      <w:ins w:id="65" w:author="Alexander Morgan" w:date="2020-10-05T14:51:00Z">
        <w:r w:rsidRPr="008D3412">
          <w:rPr>
            <w:i/>
            <w:iCs/>
            <w:lang w:val="el-GR"/>
            <w:rPrChange w:id="66" w:author="Alexander Morgan" w:date="2020-10-05T14:52:00Z">
              <w:rPr>
                <w:lang w:val="el-GR"/>
              </w:rPr>
            </w:rPrChange>
          </w:rPr>
          <w:t>β</w:t>
        </w:r>
        <w:r w:rsidRPr="008D3412">
          <w:t xml:space="preserve"> = 0.1797 (Using </w:t>
        </w:r>
        <w:r w:rsidRPr="008D3412">
          <w:rPr>
            <w:i/>
            <w:iCs/>
            <w:rPrChange w:id="67" w:author="Alexander Morgan" w:date="2020-10-05T14:52:00Z">
              <w:rPr/>
            </w:rPrChange>
          </w:rPr>
          <w:t>R</w:t>
        </w:r>
        <w:r w:rsidRPr="008D3412">
          <w:t xml:space="preserve"> = 1.4)</w:t>
        </w:r>
      </w:ins>
    </w:p>
    <w:p w14:paraId="4982C5AE" w14:textId="7FEEB5A4" w:rsidR="008D3412" w:rsidRDefault="008D3412" w:rsidP="008D3412">
      <w:pPr>
        <w:rPr>
          <w:ins w:id="68" w:author="Alexander Morgan" w:date="2020-10-05T14:52:00Z"/>
        </w:rPr>
      </w:pPr>
      <w:ins w:id="69" w:author="Alexander Morgan" w:date="2020-10-05T14:51:00Z">
        <w:r w:rsidRPr="008D3412">
          <w:rPr>
            <w:i/>
            <w:iCs/>
            <w:lang w:val="el-GR"/>
            <w:rPrChange w:id="70" w:author="Alexander Morgan" w:date="2020-10-05T14:52:00Z">
              <w:rPr>
                <w:lang w:val="el-GR"/>
              </w:rPr>
            </w:rPrChange>
          </w:rPr>
          <w:t>γ</w:t>
        </w:r>
        <w:r w:rsidRPr="008D3412">
          <w:t xml:space="preserve"> = 0.1284 (calculated using </w:t>
        </w:r>
        <w:r w:rsidRPr="008D3412">
          <w:rPr>
            <w:i/>
            <w:iCs/>
            <w:rPrChange w:id="71" w:author="Alexander Morgan" w:date="2020-10-05T14:52:00Z">
              <w:rPr/>
            </w:rPrChange>
          </w:rPr>
          <w:t>R</w:t>
        </w:r>
        <w:r w:rsidRPr="008D3412">
          <w:rPr>
            <w:i/>
            <w:iCs/>
            <w:vertAlign w:val="subscript"/>
            <w:rPrChange w:id="72" w:author="Alexander Morgan" w:date="2020-10-05T14:52:00Z">
              <w:rPr>
                <w:vertAlign w:val="subscript"/>
              </w:rPr>
            </w:rPrChange>
          </w:rPr>
          <w:t>0</w:t>
        </w:r>
        <w:r w:rsidRPr="008D3412">
          <w:t xml:space="preserve"> = 2.8 and a doubling time of 3 days)</w:t>
        </w:r>
      </w:ins>
    </w:p>
    <w:p w14:paraId="03BB4A72" w14:textId="77777777" w:rsidR="008D3412" w:rsidRPr="008D3412" w:rsidRDefault="008D3412" w:rsidP="008D3412">
      <w:pPr>
        <w:rPr>
          <w:ins w:id="73" w:author="Alexander Morgan" w:date="2020-10-05T14:51:00Z"/>
        </w:rPr>
      </w:pPr>
    </w:p>
    <w:p w14:paraId="38E66FF7" w14:textId="77777777" w:rsidR="008D3412" w:rsidRPr="008D3412" w:rsidRDefault="008D3412" w:rsidP="008D3412">
      <w:pPr>
        <w:rPr>
          <w:ins w:id="74" w:author="Alexander Morgan" w:date="2020-10-05T14:51:00Z"/>
        </w:rPr>
      </w:pPr>
      <w:ins w:id="75" w:author="Alexander Morgan" w:date="2020-10-05T14:51:00Z">
        <w:r w:rsidRPr="008D3412">
          <w:t>Parameter values and initial conditions chosen so that:</w:t>
        </w:r>
      </w:ins>
    </w:p>
    <w:p w14:paraId="7B6222B4" w14:textId="41D6C30F" w:rsidR="008D3412" w:rsidRPr="008D3412" w:rsidRDefault="008D3412" w:rsidP="008D3412">
      <w:pPr>
        <w:numPr>
          <w:ilvl w:val="0"/>
          <w:numId w:val="7"/>
        </w:numPr>
        <w:rPr>
          <w:ins w:id="76" w:author="Alexander Morgan" w:date="2020-10-05T14:51:00Z"/>
        </w:rPr>
      </w:pPr>
      <w:ins w:id="77" w:author="Alexander Morgan" w:date="2020-10-05T14:51:00Z">
        <w:r w:rsidRPr="008D3412">
          <w:t>At the start of the model simulation (</w:t>
        </w:r>
        <w:r w:rsidRPr="008D3412">
          <w:rPr>
            <w:i/>
            <w:iCs/>
          </w:rPr>
          <w:t>t</w:t>
        </w:r>
        <w:r w:rsidRPr="008D3412">
          <w:t xml:space="preserve"> = 0) set at 01/09/20 the incidence is 150 cases</w:t>
        </w:r>
      </w:ins>
      <w:ins w:id="78" w:author="Alexander Morgan" w:date="2020-10-05T14:52:00Z">
        <w:r>
          <w:t>/day</w:t>
        </w:r>
      </w:ins>
      <w:ins w:id="79" w:author="Alexander Morgan" w:date="2020-10-05T14:51:00Z">
        <w:r w:rsidRPr="008D3412">
          <w:t xml:space="preserve">. </w:t>
        </w:r>
      </w:ins>
    </w:p>
    <w:p w14:paraId="7EDA5AA2" w14:textId="423B493D" w:rsidR="008D3412" w:rsidRPr="008D3412" w:rsidRDefault="008D3412" w:rsidP="008D3412">
      <w:pPr>
        <w:numPr>
          <w:ilvl w:val="0"/>
          <w:numId w:val="7"/>
        </w:numPr>
        <w:rPr>
          <w:ins w:id="80" w:author="Alexander Morgan" w:date="2020-10-05T14:51:00Z"/>
        </w:rPr>
      </w:pPr>
      <w:ins w:id="81" w:author="Alexander Morgan" w:date="2020-10-05T14:51:00Z">
        <w:r w:rsidRPr="008D3412">
          <w:t>At 01/10/20 (</w:t>
        </w:r>
        <w:r w:rsidRPr="008D3412">
          <w:rPr>
            <w:i/>
            <w:iCs/>
          </w:rPr>
          <w:t>t</w:t>
        </w:r>
        <w:r w:rsidRPr="008D3412">
          <w:t xml:space="preserve"> = 30) the incidence is 700 cases</w:t>
        </w:r>
      </w:ins>
      <w:ins w:id="82" w:author="Alexander Morgan" w:date="2020-10-05T14:52:00Z">
        <w:r>
          <w:t>/day.</w:t>
        </w:r>
      </w:ins>
    </w:p>
    <w:p w14:paraId="19D3F3D0" w14:textId="06E0BA80" w:rsidR="008D3412" w:rsidRPr="008D3412" w:rsidRDefault="008D3412" w:rsidP="008D3412">
      <w:pPr>
        <w:rPr>
          <w:ins w:id="83" w:author="Alexander Morgan" w:date="2020-10-05T14:51:00Z"/>
        </w:rPr>
      </w:pPr>
      <w:ins w:id="84" w:author="Alexander Morgan" w:date="2020-10-05T14:51:00Z">
        <w:r w:rsidRPr="008D3412">
          <w:t xml:space="preserve">At baseline, the model Intervention is triggered the day </w:t>
        </w:r>
      </w:ins>
      <w:ins w:id="85" w:author="Alexander Morgan" w:date="2020-10-05T14:52:00Z">
        <w:r>
          <w:t>following</w:t>
        </w:r>
      </w:ins>
      <w:ins w:id="86" w:author="Alexander Morgan" w:date="2020-10-05T14:51:00Z">
        <w:r w:rsidRPr="008D3412">
          <w:t xml:space="preserve"> 1</w:t>
        </w:r>
        <w:r w:rsidRPr="008D3412">
          <w:rPr>
            <w:vertAlign w:val="superscript"/>
          </w:rPr>
          <w:t>st</w:t>
        </w:r>
        <w:r w:rsidRPr="008D3412">
          <w:t xml:space="preserve"> October (</w:t>
        </w:r>
        <w:r w:rsidRPr="008D3412">
          <w:rPr>
            <w:i/>
            <w:iCs/>
          </w:rPr>
          <w:t>t</w:t>
        </w:r>
        <w:r w:rsidRPr="008D3412">
          <w:t xml:space="preserve"> = 31).</w:t>
        </w:r>
      </w:ins>
    </w:p>
    <w:p w14:paraId="4CE632E4" w14:textId="363B3304" w:rsidR="008D3412" w:rsidRDefault="008D3412" w:rsidP="000C1CAA">
      <w:pPr>
        <w:rPr>
          <w:ins w:id="87" w:author="Alexander Morgan" w:date="2020-10-05T14:51:00Z"/>
        </w:rPr>
      </w:pPr>
    </w:p>
    <w:p w14:paraId="419A6748" w14:textId="77777777" w:rsidR="008D3412" w:rsidRPr="008D3412" w:rsidRDefault="008D3412" w:rsidP="008D3412">
      <w:pPr>
        <w:rPr>
          <w:ins w:id="88" w:author="Alexander Morgan" w:date="2020-10-05T14:51:00Z"/>
        </w:rPr>
      </w:pPr>
      <w:ins w:id="89" w:author="Alexander Morgan" w:date="2020-10-05T14:51:00Z">
        <w:r w:rsidRPr="008D3412">
          <w:rPr>
            <w:b/>
            <w:bCs/>
            <w:u w:val="single"/>
          </w:rPr>
          <w:t xml:space="preserve">Outcome Measures </w:t>
        </w:r>
      </w:ins>
    </w:p>
    <w:p w14:paraId="5B78FDE9" w14:textId="77777777" w:rsidR="008D3412" w:rsidRPr="008D3412" w:rsidRDefault="008D3412" w:rsidP="008D3412">
      <w:pPr>
        <w:numPr>
          <w:ilvl w:val="0"/>
          <w:numId w:val="6"/>
        </w:numPr>
        <w:rPr>
          <w:ins w:id="90" w:author="Alexander Morgan" w:date="2020-10-05T14:51:00Z"/>
        </w:rPr>
      </w:pPr>
      <w:ins w:id="91" w:author="Alexander Morgan" w:date="2020-10-05T14:51:00Z">
        <w:r w:rsidRPr="008D3412">
          <w:t>Cumulative incidence from the beginning of simulation (01/09/20) until incidence goes back to 150 cases/day.</w:t>
        </w:r>
      </w:ins>
    </w:p>
    <w:p w14:paraId="4BB1BBCB" w14:textId="77777777" w:rsidR="008D3412" w:rsidRPr="008D3412" w:rsidRDefault="008D3412" w:rsidP="008D3412">
      <w:pPr>
        <w:numPr>
          <w:ilvl w:val="0"/>
          <w:numId w:val="6"/>
        </w:numPr>
        <w:rPr>
          <w:ins w:id="92" w:author="Alexander Morgan" w:date="2020-10-05T14:51:00Z"/>
        </w:rPr>
      </w:pPr>
      <w:ins w:id="93" w:author="Alexander Morgan" w:date="2020-10-05T14:51:00Z">
        <w:r w:rsidRPr="008D3412">
          <w:t>Cumulative incidence from 01/10/20 until incidence goes back to 150 cases/day.</w:t>
        </w:r>
      </w:ins>
    </w:p>
    <w:p w14:paraId="7C7E4704" w14:textId="23FDF29E" w:rsidR="008D3412" w:rsidRDefault="008D3412" w:rsidP="008D3412">
      <w:pPr>
        <w:numPr>
          <w:ilvl w:val="0"/>
          <w:numId w:val="6"/>
        </w:numPr>
        <w:rPr>
          <w:ins w:id="94" w:author="Alexander Morgan" w:date="2020-10-05T14:51:00Z"/>
        </w:rPr>
      </w:pPr>
      <w:ins w:id="95" w:author="Alexander Morgan" w:date="2020-10-05T14:51:00Z">
        <w:r w:rsidRPr="008D3412">
          <w:t>Ratio of B/A</w:t>
        </w:r>
      </w:ins>
    </w:p>
    <w:p w14:paraId="60515E47" w14:textId="77777777" w:rsidR="008D3412" w:rsidRPr="008D3412" w:rsidRDefault="008D3412" w:rsidP="008D3412">
      <w:pPr>
        <w:rPr>
          <w:ins w:id="96" w:author="Alexander Morgan" w:date="2020-10-05T14:51:00Z"/>
        </w:rPr>
        <w:pPrChange w:id="97" w:author="Alexander Morgan" w:date="2020-10-05T14:51:00Z">
          <w:pPr>
            <w:numPr>
              <w:numId w:val="6"/>
            </w:numPr>
            <w:tabs>
              <w:tab w:val="num" w:pos="720"/>
            </w:tabs>
            <w:ind w:left="720" w:hanging="360"/>
          </w:pPr>
        </w:pPrChange>
      </w:pPr>
    </w:p>
    <w:p w14:paraId="1377505A" w14:textId="77777777" w:rsidR="008D3412" w:rsidRPr="008D3412" w:rsidRDefault="008D3412" w:rsidP="008D3412">
      <w:pPr>
        <w:rPr>
          <w:ins w:id="98" w:author="Alexander Morgan" w:date="2020-10-05T14:51:00Z"/>
        </w:rPr>
      </w:pPr>
      <w:ins w:id="99" w:author="Alexander Morgan" w:date="2020-10-05T14:51:00Z">
        <w:r w:rsidRPr="008D3412">
          <w:rPr>
            <w:b/>
            <w:bCs/>
            <w:u w:val="single"/>
          </w:rPr>
          <w:t xml:space="preserve">Sensitivity Analysis </w:t>
        </w:r>
      </w:ins>
    </w:p>
    <w:p w14:paraId="68B08469" w14:textId="18D34007" w:rsidR="008D3412" w:rsidRPr="008D3412" w:rsidRDefault="008D3412" w:rsidP="008D3412">
      <w:pPr>
        <w:rPr>
          <w:ins w:id="100" w:author="Alexander Morgan" w:date="2020-10-05T14:51:00Z"/>
        </w:rPr>
      </w:pPr>
      <w:ins w:id="101" w:author="Alexander Morgan" w:date="2020-10-05T14:51:00Z">
        <w:r w:rsidRPr="008D3412">
          <w:t>We explore a delay to the intervention of 0/7/14 days</w:t>
        </w:r>
        <w:r>
          <w:t xml:space="preserve"> and a p</w:t>
        </w:r>
        <w:r w:rsidRPr="008D3412">
          <w:t xml:space="preserve">ost-intervention </w:t>
        </w:r>
        <w:r w:rsidRPr="008D3412">
          <w:rPr>
            <w:i/>
            <w:iCs/>
            <w:lang w:val="el-GR"/>
            <w:rPrChange w:id="102" w:author="Alexander Morgan" w:date="2020-10-05T14:52:00Z">
              <w:rPr>
                <w:lang w:val="el-GR"/>
              </w:rPr>
            </w:rPrChange>
          </w:rPr>
          <w:t>β</w:t>
        </w:r>
        <w:r w:rsidRPr="008D3412">
          <w:t xml:space="preserve"> </w:t>
        </w:r>
        <w:r>
          <w:t>range</w:t>
        </w:r>
        <w:r w:rsidRPr="008D3412">
          <w:t xml:space="preserve"> defined using </w:t>
        </w:r>
        <w:r w:rsidRPr="008D3412">
          <w:rPr>
            <w:i/>
            <w:iCs/>
            <w:rPrChange w:id="103" w:author="Alexander Morgan" w:date="2020-10-05T14:52:00Z">
              <w:rPr/>
            </w:rPrChange>
          </w:rPr>
          <w:t>R</w:t>
        </w:r>
        <w:r w:rsidRPr="008D3412">
          <w:t xml:space="preserve"> =  0.9/0.8/0.7.</w:t>
        </w:r>
      </w:ins>
    </w:p>
    <w:p w14:paraId="1820E04B" w14:textId="40496DCB" w:rsidR="008D3412" w:rsidRDefault="008D3412" w:rsidP="000C1CAA">
      <w:pPr>
        <w:rPr>
          <w:ins w:id="104" w:author="Alexander Morgan" w:date="2020-10-05T14:51:00Z"/>
        </w:rPr>
      </w:pPr>
    </w:p>
    <w:p w14:paraId="5C05E8B3" w14:textId="69BD00B4" w:rsidR="008D3412" w:rsidRDefault="008D3412" w:rsidP="000C1CAA">
      <w:pPr>
        <w:rPr>
          <w:ins w:id="105" w:author="Alexander Morgan" w:date="2020-10-05T14:51:00Z"/>
        </w:rPr>
      </w:pPr>
    </w:p>
    <w:p w14:paraId="12D0E5E4" w14:textId="77777777" w:rsidR="008D3412" w:rsidRDefault="008D3412" w:rsidP="000C1CAA"/>
    <w:p w14:paraId="1A9BF87E" w14:textId="77777777" w:rsidR="004F1C9A" w:rsidRDefault="004F1C9A" w:rsidP="000C1CAA">
      <w:commentRangeStart w:id="106"/>
      <w:r>
        <w:rPr>
          <w:noProof/>
          <w:lang w:eastAsia="en-GB"/>
        </w:rPr>
        <w:drawing>
          <wp:inline distT="0" distB="0" distL="0" distR="0" wp14:anchorId="52005A0C" wp14:editId="728B5439">
            <wp:extent cx="3368966" cy="3619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86393" cy="3638222"/>
                    </a:xfrm>
                    <a:prstGeom prst="rect">
                      <a:avLst/>
                    </a:prstGeom>
                    <a:noFill/>
                  </pic:spPr>
                </pic:pic>
              </a:graphicData>
            </a:graphic>
          </wp:inline>
        </w:drawing>
      </w:r>
      <w:commentRangeEnd w:id="106"/>
      <w:r w:rsidR="00320374">
        <w:rPr>
          <w:rStyle w:val="CommentReference"/>
        </w:rPr>
        <w:commentReference w:id="106"/>
      </w:r>
    </w:p>
    <w:p w14:paraId="6C98A78D" w14:textId="77777777" w:rsidR="004F1C9A" w:rsidRDefault="004F1C9A" w:rsidP="000C1CAA">
      <w:commentRangeStart w:id="107"/>
      <w:r>
        <w:rPr>
          <w:noProof/>
          <w:lang w:eastAsia="en-GB"/>
        </w:rPr>
        <w:drawing>
          <wp:inline distT="0" distB="0" distL="0" distR="0" wp14:anchorId="53FAE6E8" wp14:editId="5B7927FF">
            <wp:extent cx="3587750" cy="24735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34296" cy="2505615"/>
                    </a:xfrm>
                    <a:prstGeom prst="rect">
                      <a:avLst/>
                    </a:prstGeom>
                    <a:noFill/>
                  </pic:spPr>
                </pic:pic>
              </a:graphicData>
            </a:graphic>
          </wp:inline>
        </w:drawing>
      </w:r>
      <w:commentRangeEnd w:id="107"/>
      <w:r w:rsidR="00320374">
        <w:rPr>
          <w:rStyle w:val="CommentReference"/>
        </w:rPr>
        <w:commentReference w:id="107"/>
      </w:r>
    </w:p>
    <w:sectPr w:rsidR="004F1C9A">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VAN BUNNIK Bram" w:date="2020-10-05T12:34:00Z" w:initials="VBB">
    <w:p w14:paraId="70F1AB33" w14:textId="7C57DF4C" w:rsidR="009D03F0" w:rsidRDefault="009D03F0">
      <w:pPr>
        <w:pStyle w:val="CommentText"/>
      </w:pPr>
      <w:r>
        <w:rPr>
          <w:rStyle w:val="CommentReference"/>
        </w:rPr>
        <w:annotationRef/>
      </w:r>
      <w:r>
        <w:t>Alex: update these to latest numbers!!</w:t>
      </w:r>
    </w:p>
  </w:comment>
  <w:comment w:id="1" w:author="Alex Morgan" w:date="2020-10-05T14:45:00Z" w:initials="AM">
    <w:p w14:paraId="71F45172" w14:textId="0CAE416A" w:rsidR="008D3412" w:rsidRDefault="008D3412">
      <w:pPr>
        <w:pStyle w:val="CommentText"/>
      </w:pPr>
      <w:r>
        <w:rPr>
          <w:rStyle w:val="CommentReference"/>
        </w:rPr>
        <w:annotationRef/>
      </w:r>
      <w:r>
        <w:t>Updated both % and absolute number ranges</w:t>
      </w:r>
    </w:p>
  </w:comment>
  <w:comment w:id="6" w:author="VAN BUNNIK Bram" w:date="2020-10-05T09:46:00Z" w:initials="VBB">
    <w:p w14:paraId="662B150D" w14:textId="77777777" w:rsidR="00320374" w:rsidRDefault="00320374">
      <w:pPr>
        <w:pStyle w:val="CommentText"/>
      </w:pPr>
      <w:r>
        <w:rPr>
          <w:rStyle w:val="CommentReference"/>
        </w:rPr>
        <w:annotationRef/>
      </w:r>
      <w:r>
        <w:t>Both x- and y-axis are missing units. (i.e. days for x-axis and number of patients for y-axis)</w:t>
      </w:r>
    </w:p>
  </w:comment>
  <w:comment w:id="7" w:author="VAN BUNNIK Bram" w:date="2020-10-05T09:47:00Z" w:initials="VBB">
    <w:p w14:paraId="1DD387CA" w14:textId="77777777" w:rsidR="00320374" w:rsidRDefault="00320374">
      <w:pPr>
        <w:pStyle w:val="CommentText"/>
      </w:pPr>
      <w:r>
        <w:rPr>
          <w:rStyle w:val="CommentReference"/>
        </w:rPr>
        <w:annotationRef/>
      </w:r>
      <w:r>
        <w:t>y-axis is missing a unit (“incidence (new cases/day)” I think from the description)</w:t>
      </w:r>
    </w:p>
  </w:comment>
  <w:comment w:id="13" w:author="VAN BUNNIK Bram" w:date="2020-10-05T09:48:00Z" w:initials="VBB">
    <w:p w14:paraId="570D11B8" w14:textId="27EFCEC5" w:rsidR="00320374" w:rsidRDefault="00320374">
      <w:pPr>
        <w:pStyle w:val="CommentText"/>
      </w:pPr>
      <w:r>
        <w:rPr>
          <w:rStyle w:val="CommentReference"/>
        </w:rPr>
        <w:annotationRef/>
      </w:r>
      <w:r>
        <w:t>Difficult to read y and x-axis labels.</w:t>
      </w:r>
    </w:p>
    <w:p w14:paraId="35DC1E2E" w14:textId="5CE4FF16" w:rsidR="009B15E5" w:rsidRDefault="009B15E5">
      <w:pPr>
        <w:pStyle w:val="CommentText"/>
      </w:pPr>
      <w:r>
        <w:t>Alex: new figure + numbers!</w:t>
      </w:r>
    </w:p>
  </w:comment>
  <w:comment w:id="16" w:author="Alex Morgan [2]" w:date="2020-10-05T14:44:00Z" w:initials="AM">
    <w:p w14:paraId="3A4A42A8" w14:textId="58F5CDE7" w:rsidR="008D3412" w:rsidRDefault="008D3412">
      <w:pPr>
        <w:pStyle w:val="CommentText"/>
      </w:pPr>
      <w:r>
        <w:rPr>
          <w:rStyle w:val="CommentReference"/>
        </w:rPr>
        <w:annotationRef/>
      </w:r>
      <w:r>
        <w:t>New figure – slightly larger than previous</w:t>
      </w:r>
    </w:p>
  </w:comment>
  <w:comment w:id="23" w:author="VAN BUNNIK Bram" w:date="2020-10-05T09:59:00Z" w:initials="VBB">
    <w:p w14:paraId="2B6DA8AC" w14:textId="77777777" w:rsidR="00AD17B0" w:rsidRDefault="00AD17B0">
      <w:pPr>
        <w:pStyle w:val="CommentText"/>
      </w:pPr>
      <w:r>
        <w:rPr>
          <w:rStyle w:val="CommentReference"/>
        </w:rPr>
        <w:annotationRef/>
      </w:r>
      <w:r>
        <w:t>I’m assuming 10000, but could be wrong</w:t>
      </w:r>
    </w:p>
  </w:comment>
  <w:comment w:id="26" w:author="VAN BUNNIK Bram" w:date="2020-10-05T09:52:00Z" w:initials="VBB">
    <w:p w14:paraId="28EC8662" w14:textId="77777777" w:rsidR="00320374" w:rsidRDefault="00320374">
      <w:pPr>
        <w:pStyle w:val="CommentText"/>
      </w:pPr>
      <w:r>
        <w:rPr>
          <w:rStyle w:val="CommentReference"/>
        </w:rPr>
        <w:annotationRef/>
      </w:r>
      <w:r>
        <w:t>X and Y-axis labels missing</w:t>
      </w:r>
    </w:p>
  </w:comment>
  <w:comment w:id="27" w:author="VAN BUNNIK Bram" w:date="2020-10-05T09:53:00Z" w:initials="VBB">
    <w:p w14:paraId="14EC2469" w14:textId="77777777" w:rsidR="00320374" w:rsidRDefault="00320374">
      <w:pPr>
        <w:pStyle w:val="CommentText"/>
      </w:pPr>
      <w:r>
        <w:rPr>
          <w:rStyle w:val="CommentReference"/>
        </w:rPr>
        <w:annotationRef/>
      </w:r>
      <w:r>
        <w:t>Axes labels missing</w:t>
      </w:r>
    </w:p>
  </w:comment>
  <w:comment w:id="106" w:author="VAN BUNNIK Bram" w:date="2020-10-05T09:55:00Z" w:initials="VBB">
    <w:p w14:paraId="423D9C92" w14:textId="77777777" w:rsidR="00320374" w:rsidRPr="00AD17B0" w:rsidRDefault="00320374">
      <w:pPr>
        <w:pStyle w:val="CommentText"/>
      </w:pPr>
      <w:r>
        <w:rPr>
          <w:rStyle w:val="CommentReference"/>
        </w:rPr>
        <w:annotationRef/>
      </w:r>
      <w:r>
        <w:t xml:space="preserve">Probably good to mention that for calculation of gamma a doubling time of 3 days was used and </w:t>
      </w:r>
      <w:r w:rsidR="00AD17B0">
        <w:t>a R</w:t>
      </w:r>
      <w:r w:rsidR="00AD17B0">
        <w:softHyphen/>
      </w:r>
      <w:r w:rsidR="00AD17B0">
        <w:rPr>
          <w:vertAlign w:val="subscript"/>
        </w:rPr>
        <w:t>0</w:t>
      </w:r>
      <w:r w:rsidR="00AD17B0">
        <w:t xml:space="preserve"> of 2.8.</w:t>
      </w:r>
    </w:p>
  </w:comment>
  <w:comment w:id="107" w:author="VAN BUNNIK Bram" w:date="2020-10-05T09:54:00Z" w:initials="VBB">
    <w:p w14:paraId="50AC715E" w14:textId="77777777" w:rsidR="00320374" w:rsidRDefault="00320374">
      <w:pPr>
        <w:pStyle w:val="CommentText"/>
      </w:pPr>
      <w:r>
        <w:rPr>
          <w:rStyle w:val="CommentReference"/>
        </w:rPr>
        <w:annotationRef/>
      </w:r>
      <w:r>
        <w:t>150 cases/day for both the incidences.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0F1AB33" w15:done="0"/>
  <w15:commentEx w15:paraId="71F45172" w15:paraIdParent="70F1AB33" w15:done="0"/>
  <w15:commentEx w15:paraId="662B150D" w15:done="0"/>
  <w15:commentEx w15:paraId="1DD387CA" w15:done="0"/>
  <w15:commentEx w15:paraId="35DC1E2E" w15:done="0"/>
  <w15:commentEx w15:paraId="3A4A42A8" w15:done="0"/>
  <w15:commentEx w15:paraId="2B6DA8AC" w15:done="0"/>
  <w15:commentEx w15:paraId="28EC8662" w15:done="0"/>
  <w15:commentEx w15:paraId="14EC2469" w15:done="0"/>
  <w15:commentEx w15:paraId="423D9C92" w15:done="0"/>
  <w15:commentEx w15:paraId="50AC715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5AFF4" w16cex:dateUtc="2020-10-05T13:45:00Z"/>
  <w16cex:commentExtensible w16cex:durableId="2325AFC0" w16cex:dateUtc="2020-10-05T13: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0F1AB33" w16cid:durableId="2325A4AF"/>
  <w16cid:commentId w16cid:paraId="71F45172" w16cid:durableId="2325AFF4"/>
  <w16cid:commentId w16cid:paraId="662B150D" w16cid:durableId="2325A4B0"/>
  <w16cid:commentId w16cid:paraId="1DD387CA" w16cid:durableId="2325A4B1"/>
  <w16cid:commentId w16cid:paraId="35DC1E2E" w16cid:durableId="2325A4B2"/>
  <w16cid:commentId w16cid:paraId="3A4A42A8" w16cid:durableId="2325AFC0"/>
  <w16cid:commentId w16cid:paraId="2B6DA8AC" w16cid:durableId="2325A4B3"/>
  <w16cid:commentId w16cid:paraId="28EC8662" w16cid:durableId="2325A4B4"/>
  <w16cid:commentId w16cid:paraId="14EC2469" w16cid:durableId="2325A4B5"/>
  <w16cid:commentId w16cid:paraId="423D9C92" w16cid:durableId="2325A4B6"/>
  <w16cid:commentId w16cid:paraId="50AC715E" w16cid:durableId="2325A4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56F77E" w14:textId="77777777" w:rsidR="00DA6BEC" w:rsidRDefault="00DA6BEC" w:rsidP="004B460F">
      <w:pPr>
        <w:spacing w:after="0" w:line="240" w:lineRule="auto"/>
      </w:pPr>
      <w:r>
        <w:separator/>
      </w:r>
    </w:p>
  </w:endnote>
  <w:endnote w:type="continuationSeparator" w:id="0">
    <w:p w14:paraId="4D439D6F" w14:textId="77777777" w:rsidR="00DA6BEC" w:rsidRDefault="00DA6BEC" w:rsidP="004B46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122389" w14:textId="77777777" w:rsidR="004B460F" w:rsidRDefault="004B46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5FB798" w14:textId="77777777" w:rsidR="004B460F" w:rsidRDefault="004B460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1B32DD" w14:textId="77777777" w:rsidR="004B460F" w:rsidRDefault="004B46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8C81C7" w14:textId="77777777" w:rsidR="00DA6BEC" w:rsidRDefault="00DA6BEC" w:rsidP="004B460F">
      <w:pPr>
        <w:spacing w:after="0" w:line="240" w:lineRule="auto"/>
      </w:pPr>
      <w:r>
        <w:separator/>
      </w:r>
    </w:p>
  </w:footnote>
  <w:footnote w:type="continuationSeparator" w:id="0">
    <w:p w14:paraId="667901CA" w14:textId="77777777" w:rsidR="00DA6BEC" w:rsidRDefault="00DA6BEC" w:rsidP="004B460F">
      <w:pPr>
        <w:spacing w:after="0" w:line="240" w:lineRule="auto"/>
      </w:pPr>
      <w:r>
        <w:continuationSeparator/>
      </w:r>
    </w:p>
  </w:footnote>
  <w:footnote w:id="1">
    <w:p w14:paraId="7F9184E6" w14:textId="77777777" w:rsidR="0056463C" w:rsidRDefault="0056463C">
      <w:pPr>
        <w:pStyle w:val="FootnoteText"/>
      </w:pPr>
      <w:r>
        <w:rPr>
          <w:rStyle w:val="FootnoteReference"/>
        </w:rPr>
        <w:footnoteRef/>
      </w:r>
      <w:r>
        <w:t xml:space="preserve"> Estimates from SPI-M meeting 30/09/20</w:t>
      </w:r>
    </w:p>
  </w:footnote>
  <w:footnote w:id="2">
    <w:p w14:paraId="0CA46338" w14:textId="77777777" w:rsidR="00EF4502" w:rsidRDefault="00EF4502" w:rsidP="00EF4502">
      <w:pPr>
        <w:pStyle w:val="FootnoteText"/>
      </w:pPr>
      <w:r>
        <w:rPr>
          <w:rStyle w:val="FootnoteReference"/>
        </w:rPr>
        <w:footnoteRef/>
      </w:r>
      <w:r>
        <w:t xml:space="preserve"> Given 20% population in vulnerable category but having </w:t>
      </w:r>
      <w:r w:rsidR="00873EF3">
        <w:t>50% of</w:t>
      </w:r>
      <w:r>
        <w:t xml:space="preserve"> the infection rate</w:t>
      </w:r>
      <w:r w:rsidR="00873EF3">
        <w:t xml:space="preserve"> (</w:t>
      </w:r>
      <w:r>
        <w:t>consistent with seropreval</w:t>
      </w:r>
      <w:r w:rsidR="00873EF3">
        <w:t>e</w:t>
      </w:r>
      <w:r>
        <w:t>nce data from REACT surveys</w:t>
      </w:r>
      <w:r w:rsidR="00873EF3">
        <w:t>), so 10% of infections</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D69649" w14:textId="77777777" w:rsidR="004B460F" w:rsidRDefault="00DA6BEC">
    <w:pPr>
      <w:pStyle w:val="Header"/>
    </w:pPr>
    <w:r>
      <w:rPr>
        <w:noProof/>
      </w:rPr>
      <w:pict w14:anchorId="1EE2073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9288969" o:spid="_x0000_s2050" type="#_x0000_t136" style="position:absolute;margin-left:0;margin-top:0;width:540.85pt;height:95.4pt;rotation:315;z-index:-251655168;mso-position-horizontal:center;mso-position-horizontal-relative:margin;mso-position-vertical:center;mso-position-vertical-relative:margin" o:allowincell="f" fillcolor="silver" stroked="f">
          <v:fill opacity=".5"/>
          <v:textpath style="font-family:&quot;Calibri&quot;;font-size:1pt" string="DRAFT IN CONFIDENC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3C870" w14:textId="77777777" w:rsidR="004B460F" w:rsidRDefault="00DA6BEC">
    <w:pPr>
      <w:pStyle w:val="Header"/>
    </w:pPr>
    <w:r>
      <w:rPr>
        <w:noProof/>
      </w:rPr>
      <w:pict w14:anchorId="603BC9C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9288970" o:spid="_x0000_s2051" type="#_x0000_t136" style="position:absolute;margin-left:0;margin-top:0;width:540.85pt;height:95.4pt;rotation:315;z-index:-251653120;mso-position-horizontal:center;mso-position-horizontal-relative:margin;mso-position-vertical:center;mso-position-vertical-relative:margin" o:allowincell="f" fillcolor="silver" stroked="f">
          <v:fill opacity=".5"/>
          <v:textpath style="font-family:&quot;Calibri&quot;;font-size:1pt" string="DRAFT IN CONFIDENCE"/>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C7040D" w14:textId="77777777" w:rsidR="004B460F" w:rsidRDefault="00DA6BEC">
    <w:pPr>
      <w:pStyle w:val="Header"/>
    </w:pPr>
    <w:r>
      <w:rPr>
        <w:noProof/>
      </w:rPr>
      <w:pict w14:anchorId="70B8E0B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9288968" o:spid="_x0000_s2049" type="#_x0000_t136" style="position:absolute;margin-left:0;margin-top:0;width:540.85pt;height:95.4pt;rotation:315;z-index:-251657216;mso-position-horizontal:center;mso-position-horizontal-relative:margin;mso-position-vertical:center;mso-position-vertical-relative:margin" o:allowincell="f" fillcolor="silver" stroked="f">
          <v:fill opacity=".5"/>
          <v:textpath style="font-family:&quot;Calibri&quot;;font-size:1pt" string="DRAFT IN CONFIDENCE"/>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E1145"/>
    <w:multiLevelType w:val="hybridMultilevel"/>
    <w:tmpl w:val="8ACAEBB2"/>
    <w:lvl w:ilvl="0" w:tplc="1AF4737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463561"/>
    <w:multiLevelType w:val="hybridMultilevel"/>
    <w:tmpl w:val="ECEE0D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BD7103"/>
    <w:multiLevelType w:val="hybridMultilevel"/>
    <w:tmpl w:val="862E0A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265978"/>
    <w:multiLevelType w:val="hybridMultilevel"/>
    <w:tmpl w:val="599C402A"/>
    <w:lvl w:ilvl="0" w:tplc="188C2842">
      <w:start w:val="1"/>
      <w:numFmt w:val="bullet"/>
      <w:lvlText w:val="•"/>
      <w:lvlJc w:val="left"/>
      <w:pPr>
        <w:tabs>
          <w:tab w:val="num" w:pos="720"/>
        </w:tabs>
        <w:ind w:left="720" w:hanging="360"/>
      </w:pPr>
      <w:rPr>
        <w:rFonts w:ascii="Arial" w:hAnsi="Arial" w:hint="default"/>
      </w:rPr>
    </w:lvl>
    <w:lvl w:ilvl="1" w:tplc="CEA8BD26" w:tentative="1">
      <w:start w:val="1"/>
      <w:numFmt w:val="bullet"/>
      <w:lvlText w:val="•"/>
      <w:lvlJc w:val="left"/>
      <w:pPr>
        <w:tabs>
          <w:tab w:val="num" w:pos="1440"/>
        </w:tabs>
        <w:ind w:left="1440" w:hanging="360"/>
      </w:pPr>
      <w:rPr>
        <w:rFonts w:ascii="Arial" w:hAnsi="Arial" w:hint="default"/>
      </w:rPr>
    </w:lvl>
    <w:lvl w:ilvl="2" w:tplc="F98620DE" w:tentative="1">
      <w:start w:val="1"/>
      <w:numFmt w:val="bullet"/>
      <w:lvlText w:val="•"/>
      <w:lvlJc w:val="left"/>
      <w:pPr>
        <w:tabs>
          <w:tab w:val="num" w:pos="2160"/>
        </w:tabs>
        <w:ind w:left="2160" w:hanging="360"/>
      </w:pPr>
      <w:rPr>
        <w:rFonts w:ascii="Arial" w:hAnsi="Arial" w:hint="default"/>
      </w:rPr>
    </w:lvl>
    <w:lvl w:ilvl="3" w:tplc="4ABCA19E" w:tentative="1">
      <w:start w:val="1"/>
      <w:numFmt w:val="bullet"/>
      <w:lvlText w:val="•"/>
      <w:lvlJc w:val="left"/>
      <w:pPr>
        <w:tabs>
          <w:tab w:val="num" w:pos="2880"/>
        </w:tabs>
        <w:ind w:left="2880" w:hanging="360"/>
      </w:pPr>
      <w:rPr>
        <w:rFonts w:ascii="Arial" w:hAnsi="Arial" w:hint="default"/>
      </w:rPr>
    </w:lvl>
    <w:lvl w:ilvl="4" w:tplc="A992F096" w:tentative="1">
      <w:start w:val="1"/>
      <w:numFmt w:val="bullet"/>
      <w:lvlText w:val="•"/>
      <w:lvlJc w:val="left"/>
      <w:pPr>
        <w:tabs>
          <w:tab w:val="num" w:pos="3600"/>
        </w:tabs>
        <w:ind w:left="3600" w:hanging="360"/>
      </w:pPr>
      <w:rPr>
        <w:rFonts w:ascii="Arial" w:hAnsi="Arial" w:hint="default"/>
      </w:rPr>
    </w:lvl>
    <w:lvl w:ilvl="5" w:tplc="2E027522" w:tentative="1">
      <w:start w:val="1"/>
      <w:numFmt w:val="bullet"/>
      <w:lvlText w:val="•"/>
      <w:lvlJc w:val="left"/>
      <w:pPr>
        <w:tabs>
          <w:tab w:val="num" w:pos="4320"/>
        </w:tabs>
        <w:ind w:left="4320" w:hanging="360"/>
      </w:pPr>
      <w:rPr>
        <w:rFonts w:ascii="Arial" w:hAnsi="Arial" w:hint="default"/>
      </w:rPr>
    </w:lvl>
    <w:lvl w:ilvl="6" w:tplc="3878C67E" w:tentative="1">
      <w:start w:val="1"/>
      <w:numFmt w:val="bullet"/>
      <w:lvlText w:val="•"/>
      <w:lvlJc w:val="left"/>
      <w:pPr>
        <w:tabs>
          <w:tab w:val="num" w:pos="5040"/>
        </w:tabs>
        <w:ind w:left="5040" w:hanging="360"/>
      </w:pPr>
      <w:rPr>
        <w:rFonts w:ascii="Arial" w:hAnsi="Arial" w:hint="default"/>
      </w:rPr>
    </w:lvl>
    <w:lvl w:ilvl="7" w:tplc="7C1A4E7E" w:tentative="1">
      <w:start w:val="1"/>
      <w:numFmt w:val="bullet"/>
      <w:lvlText w:val="•"/>
      <w:lvlJc w:val="left"/>
      <w:pPr>
        <w:tabs>
          <w:tab w:val="num" w:pos="5760"/>
        </w:tabs>
        <w:ind w:left="5760" w:hanging="360"/>
      </w:pPr>
      <w:rPr>
        <w:rFonts w:ascii="Arial" w:hAnsi="Arial" w:hint="default"/>
      </w:rPr>
    </w:lvl>
    <w:lvl w:ilvl="8" w:tplc="C42448D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6767132"/>
    <w:multiLevelType w:val="hybridMultilevel"/>
    <w:tmpl w:val="989C42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C210124"/>
    <w:multiLevelType w:val="hybridMultilevel"/>
    <w:tmpl w:val="F1D65A96"/>
    <w:lvl w:ilvl="0" w:tplc="A59AAB2E">
      <w:start w:val="1"/>
      <w:numFmt w:val="upperLetter"/>
      <w:lvlText w:val="%1."/>
      <w:lvlJc w:val="left"/>
      <w:pPr>
        <w:tabs>
          <w:tab w:val="num" w:pos="720"/>
        </w:tabs>
        <w:ind w:left="720" w:hanging="360"/>
      </w:pPr>
    </w:lvl>
    <w:lvl w:ilvl="1" w:tplc="71B25130" w:tentative="1">
      <w:start w:val="1"/>
      <w:numFmt w:val="upperLetter"/>
      <w:lvlText w:val="%2."/>
      <w:lvlJc w:val="left"/>
      <w:pPr>
        <w:tabs>
          <w:tab w:val="num" w:pos="1440"/>
        </w:tabs>
        <w:ind w:left="1440" w:hanging="360"/>
      </w:pPr>
    </w:lvl>
    <w:lvl w:ilvl="2" w:tplc="04A0B6FA" w:tentative="1">
      <w:start w:val="1"/>
      <w:numFmt w:val="upperLetter"/>
      <w:lvlText w:val="%3."/>
      <w:lvlJc w:val="left"/>
      <w:pPr>
        <w:tabs>
          <w:tab w:val="num" w:pos="2160"/>
        </w:tabs>
        <w:ind w:left="2160" w:hanging="360"/>
      </w:pPr>
    </w:lvl>
    <w:lvl w:ilvl="3" w:tplc="4C8E6142" w:tentative="1">
      <w:start w:val="1"/>
      <w:numFmt w:val="upperLetter"/>
      <w:lvlText w:val="%4."/>
      <w:lvlJc w:val="left"/>
      <w:pPr>
        <w:tabs>
          <w:tab w:val="num" w:pos="2880"/>
        </w:tabs>
        <w:ind w:left="2880" w:hanging="360"/>
      </w:pPr>
    </w:lvl>
    <w:lvl w:ilvl="4" w:tplc="75F24D82" w:tentative="1">
      <w:start w:val="1"/>
      <w:numFmt w:val="upperLetter"/>
      <w:lvlText w:val="%5."/>
      <w:lvlJc w:val="left"/>
      <w:pPr>
        <w:tabs>
          <w:tab w:val="num" w:pos="3600"/>
        </w:tabs>
        <w:ind w:left="3600" w:hanging="360"/>
      </w:pPr>
    </w:lvl>
    <w:lvl w:ilvl="5" w:tplc="F5161496" w:tentative="1">
      <w:start w:val="1"/>
      <w:numFmt w:val="upperLetter"/>
      <w:lvlText w:val="%6."/>
      <w:lvlJc w:val="left"/>
      <w:pPr>
        <w:tabs>
          <w:tab w:val="num" w:pos="4320"/>
        </w:tabs>
        <w:ind w:left="4320" w:hanging="360"/>
      </w:pPr>
    </w:lvl>
    <w:lvl w:ilvl="6" w:tplc="27AA14AA" w:tentative="1">
      <w:start w:val="1"/>
      <w:numFmt w:val="upperLetter"/>
      <w:lvlText w:val="%7."/>
      <w:lvlJc w:val="left"/>
      <w:pPr>
        <w:tabs>
          <w:tab w:val="num" w:pos="5040"/>
        </w:tabs>
        <w:ind w:left="5040" w:hanging="360"/>
      </w:pPr>
    </w:lvl>
    <w:lvl w:ilvl="7" w:tplc="18C4883C" w:tentative="1">
      <w:start w:val="1"/>
      <w:numFmt w:val="upperLetter"/>
      <w:lvlText w:val="%8."/>
      <w:lvlJc w:val="left"/>
      <w:pPr>
        <w:tabs>
          <w:tab w:val="num" w:pos="5760"/>
        </w:tabs>
        <w:ind w:left="5760" w:hanging="360"/>
      </w:pPr>
    </w:lvl>
    <w:lvl w:ilvl="8" w:tplc="0A023E02" w:tentative="1">
      <w:start w:val="1"/>
      <w:numFmt w:val="upperLetter"/>
      <w:lvlText w:val="%9."/>
      <w:lvlJc w:val="left"/>
      <w:pPr>
        <w:tabs>
          <w:tab w:val="num" w:pos="6480"/>
        </w:tabs>
        <w:ind w:left="6480" w:hanging="360"/>
      </w:pPr>
    </w:lvl>
  </w:abstractNum>
  <w:abstractNum w:abstractNumId="6" w15:restartNumberingAfterBreak="0">
    <w:nsid w:val="73167017"/>
    <w:multiLevelType w:val="hybridMultilevel"/>
    <w:tmpl w:val="F46203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4"/>
  </w:num>
  <w:num w:numId="4">
    <w:abstractNumId w:val="2"/>
  </w:num>
  <w:num w:numId="5">
    <w:abstractNumId w:val="1"/>
  </w:num>
  <w:num w:numId="6">
    <w:abstractNumId w:val="5"/>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lex Morgan">
    <w15:presenceInfo w15:providerId="Windows Live" w15:userId="1a43674bc61a3a3e"/>
  </w15:person>
  <w15:person w15:author="Alexander Morgan">
    <w15:presenceInfo w15:providerId="Windows Live" w15:userId="1a43674bc61a3a3e"/>
  </w15:person>
  <w15:person w15:author="VAN BUNNIK Bram">
    <w15:presenceInfo w15:providerId="AD" w15:userId="S-1-5-21-861567501-1417001333-682003330-466878"/>
  </w15:person>
  <w15:person w15:author="Alex Morgan [2]">
    <w15:presenceInfo w15:providerId="Windows Live" w15:userId="1a43674bc61a3a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trackRevisions/>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3A0"/>
    <w:rsid w:val="00016926"/>
    <w:rsid w:val="000C1CAA"/>
    <w:rsid w:val="00106F4E"/>
    <w:rsid w:val="00132669"/>
    <w:rsid w:val="001563A0"/>
    <w:rsid w:val="001900EF"/>
    <w:rsid w:val="001975D0"/>
    <w:rsid w:val="001B2E76"/>
    <w:rsid w:val="001F07A7"/>
    <w:rsid w:val="001F2A51"/>
    <w:rsid w:val="002072F3"/>
    <w:rsid w:val="00212538"/>
    <w:rsid w:val="00274A26"/>
    <w:rsid w:val="00282F40"/>
    <w:rsid w:val="00285777"/>
    <w:rsid w:val="0028583C"/>
    <w:rsid w:val="002D0954"/>
    <w:rsid w:val="00315906"/>
    <w:rsid w:val="00320374"/>
    <w:rsid w:val="00344277"/>
    <w:rsid w:val="003503D6"/>
    <w:rsid w:val="00352525"/>
    <w:rsid w:val="003919AD"/>
    <w:rsid w:val="004414B9"/>
    <w:rsid w:val="00476B3C"/>
    <w:rsid w:val="004942A2"/>
    <w:rsid w:val="004B22E7"/>
    <w:rsid w:val="004B460F"/>
    <w:rsid w:val="004C53D4"/>
    <w:rsid w:val="004E472F"/>
    <w:rsid w:val="004F1C9A"/>
    <w:rsid w:val="00502643"/>
    <w:rsid w:val="0051302C"/>
    <w:rsid w:val="00522E77"/>
    <w:rsid w:val="005372ED"/>
    <w:rsid w:val="00545C77"/>
    <w:rsid w:val="0056463C"/>
    <w:rsid w:val="00582ADF"/>
    <w:rsid w:val="0059001C"/>
    <w:rsid w:val="00597E25"/>
    <w:rsid w:val="005C1893"/>
    <w:rsid w:val="005C3255"/>
    <w:rsid w:val="006121C7"/>
    <w:rsid w:val="00644C78"/>
    <w:rsid w:val="00681632"/>
    <w:rsid w:val="006A5015"/>
    <w:rsid w:val="00705C25"/>
    <w:rsid w:val="007702D0"/>
    <w:rsid w:val="007B5E7A"/>
    <w:rsid w:val="007F2031"/>
    <w:rsid w:val="0081643A"/>
    <w:rsid w:val="00857C4B"/>
    <w:rsid w:val="00873EF3"/>
    <w:rsid w:val="008915BD"/>
    <w:rsid w:val="008C3826"/>
    <w:rsid w:val="008C4DEE"/>
    <w:rsid w:val="008D3412"/>
    <w:rsid w:val="008E1343"/>
    <w:rsid w:val="009027BC"/>
    <w:rsid w:val="00975408"/>
    <w:rsid w:val="009839CE"/>
    <w:rsid w:val="00996C9C"/>
    <w:rsid w:val="009B15E5"/>
    <w:rsid w:val="009C258A"/>
    <w:rsid w:val="009D03F0"/>
    <w:rsid w:val="00A13233"/>
    <w:rsid w:val="00AD17B0"/>
    <w:rsid w:val="00AF053D"/>
    <w:rsid w:val="00B20EBE"/>
    <w:rsid w:val="00B43863"/>
    <w:rsid w:val="00C00024"/>
    <w:rsid w:val="00C0469F"/>
    <w:rsid w:val="00C170C0"/>
    <w:rsid w:val="00C3017E"/>
    <w:rsid w:val="00C351BF"/>
    <w:rsid w:val="00C71FC6"/>
    <w:rsid w:val="00CB4B32"/>
    <w:rsid w:val="00D06A4F"/>
    <w:rsid w:val="00D27AB1"/>
    <w:rsid w:val="00D32D75"/>
    <w:rsid w:val="00D859D2"/>
    <w:rsid w:val="00DA6BEC"/>
    <w:rsid w:val="00E300FB"/>
    <w:rsid w:val="00E34951"/>
    <w:rsid w:val="00E571FF"/>
    <w:rsid w:val="00E750AA"/>
    <w:rsid w:val="00EB425C"/>
    <w:rsid w:val="00EF4502"/>
    <w:rsid w:val="00F12341"/>
    <w:rsid w:val="00F428E7"/>
    <w:rsid w:val="00F562FF"/>
    <w:rsid w:val="00F773E1"/>
    <w:rsid w:val="00F8472C"/>
    <w:rsid w:val="00F87997"/>
    <w:rsid w:val="00F95D8D"/>
    <w:rsid w:val="00FE28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9A93BA5"/>
  <w15:chartTrackingRefBased/>
  <w15:docId w15:val="{C91C1EBA-28EB-427E-98B3-C3E29B9A6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63A0"/>
    <w:pPr>
      <w:ind w:left="720"/>
      <w:contextualSpacing/>
    </w:pPr>
  </w:style>
  <w:style w:type="paragraph" w:styleId="Header">
    <w:name w:val="header"/>
    <w:basedOn w:val="Normal"/>
    <w:link w:val="HeaderChar"/>
    <w:uiPriority w:val="99"/>
    <w:unhideWhenUsed/>
    <w:rsid w:val="004B46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460F"/>
  </w:style>
  <w:style w:type="paragraph" w:styleId="Footer">
    <w:name w:val="footer"/>
    <w:basedOn w:val="Normal"/>
    <w:link w:val="FooterChar"/>
    <w:uiPriority w:val="99"/>
    <w:unhideWhenUsed/>
    <w:rsid w:val="004B46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460F"/>
  </w:style>
  <w:style w:type="table" w:styleId="TableGrid">
    <w:name w:val="Table Grid"/>
    <w:basedOn w:val="TableNormal"/>
    <w:uiPriority w:val="39"/>
    <w:rsid w:val="00513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5646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6463C"/>
    <w:rPr>
      <w:sz w:val="20"/>
      <w:szCs w:val="20"/>
    </w:rPr>
  </w:style>
  <w:style w:type="character" w:styleId="FootnoteReference">
    <w:name w:val="footnote reference"/>
    <w:basedOn w:val="DefaultParagraphFont"/>
    <w:uiPriority w:val="99"/>
    <w:semiHidden/>
    <w:unhideWhenUsed/>
    <w:rsid w:val="0056463C"/>
    <w:rPr>
      <w:vertAlign w:val="superscript"/>
    </w:rPr>
  </w:style>
  <w:style w:type="character" w:styleId="CommentReference">
    <w:name w:val="annotation reference"/>
    <w:basedOn w:val="DefaultParagraphFont"/>
    <w:uiPriority w:val="99"/>
    <w:semiHidden/>
    <w:unhideWhenUsed/>
    <w:rsid w:val="00320374"/>
    <w:rPr>
      <w:sz w:val="16"/>
      <w:szCs w:val="16"/>
    </w:rPr>
  </w:style>
  <w:style w:type="paragraph" w:styleId="CommentText">
    <w:name w:val="annotation text"/>
    <w:basedOn w:val="Normal"/>
    <w:link w:val="CommentTextChar"/>
    <w:uiPriority w:val="99"/>
    <w:semiHidden/>
    <w:unhideWhenUsed/>
    <w:rsid w:val="00320374"/>
    <w:pPr>
      <w:spacing w:line="240" w:lineRule="auto"/>
    </w:pPr>
    <w:rPr>
      <w:sz w:val="20"/>
      <w:szCs w:val="20"/>
    </w:rPr>
  </w:style>
  <w:style w:type="character" w:customStyle="1" w:styleId="CommentTextChar">
    <w:name w:val="Comment Text Char"/>
    <w:basedOn w:val="DefaultParagraphFont"/>
    <w:link w:val="CommentText"/>
    <w:uiPriority w:val="99"/>
    <w:semiHidden/>
    <w:rsid w:val="00320374"/>
    <w:rPr>
      <w:sz w:val="20"/>
      <w:szCs w:val="20"/>
    </w:rPr>
  </w:style>
  <w:style w:type="paragraph" w:styleId="CommentSubject">
    <w:name w:val="annotation subject"/>
    <w:basedOn w:val="CommentText"/>
    <w:next w:val="CommentText"/>
    <w:link w:val="CommentSubjectChar"/>
    <w:uiPriority w:val="99"/>
    <w:semiHidden/>
    <w:unhideWhenUsed/>
    <w:rsid w:val="00320374"/>
    <w:rPr>
      <w:b/>
      <w:bCs/>
    </w:rPr>
  </w:style>
  <w:style w:type="character" w:customStyle="1" w:styleId="CommentSubjectChar">
    <w:name w:val="Comment Subject Char"/>
    <w:basedOn w:val="CommentTextChar"/>
    <w:link w:val="CommentSubject"/>
    <w:uiPriority w:val="99"/>
    <w:semiHidden/>
    <w:rsid w:val="00320374"/>
    <w:rPr>
      <w:b/>
      <w:bCs/>
      <w:sz w:val="20"/>
      <w:szCs w:val="20"/>
    </w:rPr>
  </w:style>
  <w:style w:type="paragraph" w:styleId="BalloonText">
    <w:name w:val="Balloon Text"/>
    <w:basedOn w:val="Normal"/>
    <w:link w:val="BalloonTextChar"/>
    <w:uiPriority w:val="99"/>
    <w:semiHidden/>
    <w:unhideWhenUsed/>
    <w:rsid w:val="003203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037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8231844">
      <w:bodyDiv w:val="1"/>
      <w:marLeft w:val="0"/>
      <w:marRight w:val="0"/>
      <w:marTop w:val="0"/>
      <w:marBottom w:val="0"/>
      <w:divBdr>
        <w:top w:val="none" w:sz="0" w:space="0" w:color="auto"/>
        <w:left w:val="none" w:sz="0" w:space="0" w:color="auto"/>
        <w:bottom w:val="none" w:sz="0" w:space="0" w:color="auto"/>
        <w:right w:val="none" w:sz="0" w:space="0" w:color="auto"/>
      </w:divBdr>
      <w:divsChild>
        <w:div w:id="337002701">
          <w:marLeft w:val="360"/>
          <w:marRight w:val="0"/>
          <w:marTop w:val="200"/>
          <w:marBottom w:val="0"/>
          <w:divBdr>
            <w:top w:val="none" w:sz="0" w:space="0" w:color="auto"/>
            <w:left w:val="none" w:sz="0" w:space="0" w:color="auto"/>
            <w:bottom w:val="none" w:sz="0" w:space="0" w:color="auto"/>
            <w:right w:val="none" w:sz="0" w:space="0" w:color="auto"/>
          </w:divBdr>
        </w:div>
        <w:div w:id="1033918818">
          <w:marLeft w:val="360"/>
          <w:marRight w:val="0"/>
          <w:marTop w:val="200"/>
          <w:marBottom w:val="0"/>
          <w:divBdr>
            <w:top w:val="none" w:sz="0" w:space="0" w:color="auto"/>
            <w:left w:val="none" w:sz="0" w:space="0" w:color="auto"/>
            <w:bottom w:val="none" w:sz="0" w:space="0" w:color="auto"/>
            <w:right w:val="none" w:sz="0" w:space="0" w:color="auto"/>
          </w:divBdr>
        </w:div>
      </w:divsChild>
    </w:div>
    <w:div w:id="1109008471">
      <w:bodyDiv w:val="1"/>
      <w:marLeft w:val="0"/>
      <w:marRight w:val="0"/>
      <w:marTop w:val="0"/>
      <w:marBottom w:val="0"/>
      <w:divBdr>
        <w:top w:val="none" w:sz="0" w:space="0" w:color="auto"/>
        <w:left w:val="none" w:sz="0" w:space="0" w:color="auto"/>
        <w:bottom w:val="none" w:sz="0" w:space="0" w:color="auto"/>
        <w:right w:val="none" w:sz="0" w:space="0" w:color="auto"/>
      </w:divBdr>
      <w:divsChild>
        <w:div w:id="73548823">
          <w:marLeft w:val="806"/>
          <w:marRight w:val="0"/>
          <w:marTop w:val="0"/>
          <w:marBottom w:val="0"/>
          <w:divBdr>
            <w:top w:val="none" w:sz="0" w:space="0" w:color="auto"/>
            <w:left w:val="none" w:sz="0" w:space="0" w:color="auto"/>
            <w:bottom w:val="none" w:sz="0" w:space="0" w:color="auto"/>
            <w:right w:val="none" w:sz="0" w:space="0" w:color="auto"/>
          </w:divBdr>
        </w:div>
        <w:div w:id="1232305432">
          <w:marLeft w:val="806"/>
          <w:marRight w:val="0"/>
          <w:marTop w:val="0"/>
          <w:marBottom w:val="0"/>
          <w:divBdr>
            <w:top w:val="none" w:sz="0" w:space="0" w:color="auto"/>
            <w:left w:val="none" w:sz="0" w:space="0" w:color="auto"/>
            <w:bottom w:val="none" w:sz="0" w:space="0" w:color="auto"/>
            <w:right w:val="none" w:sz="0" w:space="0" w:color="auto"/>
          </w:divBdr>
        </w:div>
        <w:div w:id="1716074665">
          <w:marLeft w:val="80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E4E3E-CB5C-4A81-8DC8-491B18A2E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1574</Words>
  <Characters>8978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WOOLHOUSE Mark</dc:creator>
  <cp:keywords/>
  <dc:description/>
  <cp:lastModifiedBy>Alexander Morgan</cp:lastModifiedBy>
  <cp:revision>3</cp:revision>
  <dcterms:created xsi:type="dcterms:W3CDTF">2020-10-05T12:57:00Z</dcterms:created>
  <dcterms:modified xsi:type="dcterms:W3CDTF">2020-10-05T13:55:00Z</dcterms:modified>
</cp:coreProperties>
</file>