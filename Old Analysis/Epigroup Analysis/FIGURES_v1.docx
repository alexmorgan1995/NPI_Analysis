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7F175" w14:textId="3A22347C" w:rsidR="00402FCB" w:rsidRDefault="00B95B09" w:rsidP="00B95B09">
      <w:pPr>
        <w:jc w:val="center"/>
        <w:rPr>
          <w:b/>
          <w:bCs/>
          <w:u w:val="single"/>
        </w:rPr>
      </w:pPr>
      <w:r w:rsidRPr="00B95B09">
        <w:rPr>
          <w:b/>
          <w:bCs/>
          <w:u w:val="single"/>
        </w:rPr>
        <w:t>FIGURES</w:t>
      </w:r>
    </w:p>
    <w:p w14:paraId="179AF7C4" w14:textId="665DF795" w:rsidR="00B95B09" w:rsidRDefault="00B95B09" w:rsidP="00B95B09">
      <w:pPr>
        <w:jc w:val="center"/>
      </w:pPr>
      <w:r>
        <w:rPr>
          <w:noProof/>
          <w:lang w:eastAsia="en-GB"/>
        </w:rPr>
        <w:drawing>
          <wp:inline distT="0" distB="0" distL="0" distR="0" wp14:anchorId="369D2B70" wp14:editId="2595B57E">
            <wp:extent cx="3733800" cy="2600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2131" cy="2619811"/>
                    </a:xfrm>
                    <a:prstGeom prst="rect">
                      <a:avLst/>
                    </a:prstGeom>
                    <a:noFill/>
                    <a:ln>
                      <a:noFill/>
                    </a:ln>
                  </pic:spPr>
                </pic:pic>
              </a:graphicData>
            </a:graphic>
          </wp:inline>
        </w:drawing>
      </w:r>
    </w:p>
    <w:p w14:paraId="2F1FCF67" w14:textId="7B6D47E8" w:rsidR="00B95B09" w:rsidRDefault="00B95B09" w:rsidP="00B95B09">
      <w:pPr>
        <w:jc w:val="center"/>
      </w:pPr>
      <w:r>
        <w:rPr>
          <w:noProof/>
          <w:lang w:eastAsia="en-GB"/>
        </w:rPr>
        <w:drawing>
          <wp:inline distT="0" distB="0" distL="0" distR="0" wp14:anchorId="46982581" wp14:editId="7F832143">
            <wp:extent cx="3895725" cy="3506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7162" cy="3516447"/>
                    </a:xfrm>
                    <a:prstGeom prst="rect">
                      <a:avLst/>
                    </a:prstGeom>
                    <a:noFill/>
                    <a:ln>
                      <a:noFill/>
                    </a:ln>
                  </pic:spPr>
                </pic:pic>
              </a:graphicData>
            </a:graphic>
          </wp:inline>
        </w:drawing>
      </w:r>
    </w:p>
    <w:p w14:paraId="13CC03FB" w14:textId="5E02B772" w:rsidR="00B95B09" w:rsidRDefault="00B95B09" w:rsidP="00B95B09">
      <w:pPr>
        <w:jc w:val="both"/>
      </w:pPr>
      <w:r w:rsidRPr="007E10C2">
        <w:rPr>
          <w:b/>
          <w:bCs/>
        </w:rPr>
        <w:t>Figure 1 - The SIRS model structure</w:t>
      </w:r>
      <w:r>
        <w:t xml:space="preserve"> (A) defined by Susceptible, Infectious and Remainder compartments and (B) the 20-20-20-20-20 network structure with five equal sized populations: vulnerable (V), </w:t>
      </w:r>
      <w:proofErr w:type="spellStart"/>
      <w:r>
        <w:t>shielders</w:t>
      </w:r>
      <w:proofErr w:type="spellEnd"/>
      <w:r>
        <w:t xml:space="preserve"> (S) and three remainder populations (R1, R2 and R3). This illustrates the baseline with five equal sized </w:t>
      </w:r>
      <w:proofErr w:type="gramStart"/>
      <w:r>
        <w:t>populations, but</w:t>
      </w:r>
      <w:proofErr w:type="gramEnd"/>
      <w:r>
        <w:t xml:space="preserve"> can be extended to </w:t>
      </w:r>
      <w:proofErr w:type="spellStart"/>
      <w:r>
        <w:t>n</w:t>
      </w:r>
      <w:proofErr w:type="spellEnd"/>
      <w:r>
        <w:t xml:space="preserve"> equal sized populations by increasing the number of remainder 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w:t>
      </w:r>
      <w:proofErr w:type="spellStart"/>
      <w:r>
        <w:rPr>
          <w:rFonts w:cstheme="minorHAnsi"/>
        </w:rPr>
        <w:t>shielders</w:t>
      </w:r>
      <w:proofErr w:type="spellEnd"/>
      <w:r>
        <w:rPr>
          <w:rFonts w:cstheme="minorHAnsi"/>
        </w:rPr>
        <w:t>; β</w:t>
      </w:r>
      <w:r>
        <w:rPr>
          <w:rFonts w:cstheme="minorHAnsi"/>
          <w:vertAlign w:val="subscript"/>
        </w:rPr>
        <w:t>2</w:t>
      </w:r>
      <w:r>
        <w:rPr>
          <w:rFonts w:cstheme="minorHAnsi"/>
        </w:rPr>
        <w:t xml:space="preserve"> defines transmission between </w:t>
      </w:r>
      <w:proofErr w:type="spellStart"/>
      <w:r>
        <w:rPr>
          <w:rFonts w:cstheme="minorHAnsi"/>
        </w:rPr>
        <w:t>shielders</w:t>
      </w:r>
      <w:proofErr w:type="spellEnd"/>
      <w:r>
        <w:rPr>
          <w:rFonts w:cstheme="minorHAnsi"/>
        </w:rPr>
        <w:t xml:space="preserve"> and remainders; β</w:t>
      </w:r>
      <w:r>
        <w:rPr>
          <w:rFonts w:cstheme="minorHAnsi"/>
          <w:vertAlign w:val="subscript"/>
        </w:rPr>
        <w:t xml:space="preserve">3 </w:t>
      </w:r>
      <w:r>
        <w:t xml:space="preserve">defines transmission between the remainder populations and </w:t>
      </w:r>
      <w:r>
        <w:rPr>
          <w:rFonts w:cstheme="minorHAnsi"/>
        </w:rPr>
        <w:t>β</w:t>
      </w:r>
      <w:r>
        <w:rPr>
          <w:rFonts w:cstheme="minorHAnsi"/>
          <w:vertAlign w:val="subscript"/>
        </w:rPr>
        <w:t>4</w:t>
      </w:r>
      <w:r>
        <w:rPr>
          <w:rFonts w:cstheme="minorHAnsi"/>
        </w:rPr>
        <w:t xml:space="preserve"> defines transmission between remainder and vulnerable populations. </w:t>
      </w:r>
    </w:p>
    <w:p w14:paraId="2585649A" w14:textId="0551A3F0" w:rsidR="00B95B09" w:rsidRDefault="002A7158" w:rsidP="002A7158">
      <w:pPr>
        <w:jc w:val="center"/>
      </w:pPr>
      <w:r>
        <w:rPr>
          <w:noProof/>
        </w:rPr>
        <w:lastRenderedPageBreak/>
        <w:drawing>
          <wp:inline distT="0" distB="0" distL="0" distR="0" wp14:anchorId="280AD3E1" wp14:editId="4D48C5E3">
            <wp:extent cx="5229225" cy="67830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2680" cy="6787533"/>
                    </a:xfrm>
                    <a:prstGeom prst="rect">
                      <a:avLst/>
                    </a:prstGeom>
                  </pic:spPr>
                </pic:pic>
              </a:graphicData>
            </a:graphic>
          </wp:inline>
        </w:drawing>
      </w:r>
    </w:p>
    <w:p w14:paraId="317BFDE2" w14:textId="77777777" w:rsidR="00A055FC" w:rsidRDefault="00B95B09" w:rsidP="002A7158">
      <w:pPr>
        <w:jc w:val="both"/>
      </w:pPr>
      <w:r w:rsidRPr="00B95B09">
        <w:rPr>
          <w:b/>
          <w:bCs/>
        </w:rPr>
        <w:t xml:space="preserve">Figure 2 </w:t>
      </w:r>
      <w:r>
        <w:rPr>
          <w:b/>
          <w:bCs/>
        </w:rPr>
        <w:t>–</w:t>
      </w:r>
      <w:r w:rsidR="002A7158">
        <w:rPr>
          <w:b/>
          <w:bCs/>
        </w:rPr>
        <w:t xml:space="preserve"> Trajectory plots for the vulnerable, </w:t>
      </w:r>
      <w:proofErr w:type="spellStart"/>
      <w:r w:rsidR="002A7158">
        <w:rPr>
          <w:b/>
          <w:bCs/>
        </w:rPr>
        <w:t>shielders</w:t>
      </w:r>
      <w:proofErr w:type="spellEnd"/>
      <w:r w:rsidR="002A7158">
        <w:rPr>
          <w:b/>
          <w:bCs/>
        </w:rPr>
        <w:t xml:space="preserve"> and remainder populations, with accompanying </w:t>
      </w:r>
      <w:r w:rsidR="002A7158">
        <w:rPr>
          <w:rFonts w:cstheme="minorHAnsi"/>
          <w:b/>
          <w:bCs/>
        </w:rPr>
        <w:t>β</w:t>
      </w:r>
      <w:r w:rsidR="00592B3F">
        <w:rPr>
          <w:b/>
          <w:bCs/>
        </w:rPr>
        <w:t xml:space="preserve"> and R</w:t>
      </w:r>
      <w:r w:rsidR="00592B3F" w:rsidRPr="002A7158">
        <w:rPr>
          <w:b/>
          <w:bCs/>
          <w:vertAlign w:val="subscript"/>
        </w:rPr>
        <w:t>0</w:t>
      </w:r>
      <w:r w:rsidR="00592B3F">
        <w:rPr>
          <w:b/>
          <w:bCs/>
        </w:rPr>
        <w:t xml:space="preserve"> plots</w:t>
      </w:r>
      <w:r w:rsidR="00C86EF2" w:rsidRPr="002A7158">
        <w:t xml:space="preserve">. </w:t>
      </w:r>
    </w:p>
    <w:p w14:paraId="0EC42E44" w14:textId="77777777" w:rsidR="00A055FC" w:rsidRDefault="00C86EF2" w:rsidP="002A7158">
      <w:pPr>
        <w:jc w:val="both"/>
      </w:pPr>
      <w:r w:rsidRPr="002A7158">
        <w:t>A)</w:t>
      </w:r>
      <w:r w:rsidR="002A7158">
        <w:t xml:space="preserve"> </w:t>
      </w:r>
      <w:r w:rsidRPr="002A7158">
        <w:t xml:space="preserve">Trajectory plots of the proportion of </w:t>
      </w:r>
      <w:proofErr w:type="spellStart"/>
      <w:r w:rsidRPr="002A7158">
        <w:t>infecteds</w:t>
      </w:r>
      <w:proofErr w:type="spellEnd"/>
      <w:r w:rsidRPr="002A7158">
        <w:t xml:space="preserve"> in the vulnerable (green), </w:t>
      </w:r>
      <w:proofErr w:type="spellStart"/>
      <w:r w:rsidRPr="002A7158">
        <w:t>shielders</w:t>
      </w:r>
      <w:proofErr w:type="spellEnd"/>
      <w:r w:rsidRPr="002A7158">
        <w:t xml:space="preserve"> (red) and remainders subpopulation</w:t>
      </w:r>
      <w:r w:rsidR="002A7158">
        <w:t>s</w:t>
      </w:r>
      <w:r w:rsidRPr="002A7158">
        <w:t xml:space="preserve"> (blue), shading depicts the different phases of </w:t>
      </w:r>
      <w:r w:rsidR="002A7158">
        <w:t xml:space="preserve">enhanced shielding </w:t>
      </w:r>
      <w:r w:rsidRPr="002A7158">
        <w:t xml:space="preserve">intervention. </w:t>
      </w:r>
    </w:p>
    <w:p w14:paraId="5DB37E3A" w14:textId="77777777" w:rsidR="00A055FC" w:rsidRDefault="00C86EF2" w:rsidP="002A7158">
      <w:pPr>
        <w:jc w:val="both"/>
      </w:pPr>
      <w:r w:rsidRPr="002A7158">
        <w:t xml:space="preserve">B) Values for the different </w:t>
      </w:r>
      <w:r w:rsidR="002A7158">
        <w:rPr>
          <w:rFonts w:cstheme="minorHAnsi"/>
        </w:rPr>
        <w:t>β</w:t>
      </w:r>
      <w:r w:rsidR="002A7158">
        <w:t xml:space="preserve"> </w:t>
      </w:r>
      <w:r w:rsidRPr="002A7158">
        <w:t xml:space="preserve">over </w:t>
      </w:r>
      <w:r w:rsidR="002A7158">
        <w:t>the course of the simulation</w:t>
      </w:r>
      <w:r w:rsidRPr="002A7158">
        <w:t xml:space="preserve"> as they are implemented for the different intervention phases. </w:t>
      </w:r>
    </w:p>
    <w:p w14:paraId="2E2A079F" w14:textId="6FD1C65B" w:rsidR="00B95B09" w:rsidRPr="002A7158" w:rsidRDefault="00C86EF2" w:rsidP="002A7158">
      <w:pPr>
        <w:jc w:val="both"/>
      </w:pPr>
      <w:r w:rsidRPr="002A7158">
        <w:t>C) Values of the corresponding R</w:t>
      </w:r>
      <w:r w:rsidRPr="002A7158">
        <w:rPr>
          <w:vertAlign w:val="subscript"/>
        </w:rPr>
        <w:t>0</w:t>
      </w:r>
      <w:r w:rsidRPr="002A7158">
        <w:t xml:space="preserve">’s </w:t>
      </w:r>
      <w:r w:rsidR="002A7158">
        <w:t>(</w:t>
      </w:r>
      <w:proofErr w:type="spellStart"/>
      <w:r w:rsidR="002A7158">
        <w:t>colors</w:t>
      </w:r>
      <w:proofErr w:type="spellEnd"/>
      <w:r w:rsidR="002A7158">
        <w:t xml:space="preserve">) </w:t>
      </w:r>
      <w:r w:rsidRPr="002A7158">
        <w:t>for the different subpopulations and the overall R</w:t>
      </w:r>
      <w:r w:rsidRPr="002A7158">
        <w:rPr>
          <w:vertAlign w:val="subscript"/>
        </w:rPr>
        <w:t>0</w:t>
      </w:r>
      <w:r w:rsidRPr="002A7158">
        <w:t xml:space="preserve"> </w:t>
      </w:r>
      <w:r w:rsidR="002A7158">
        <w:t xml:space="preserve">(black) </w:t>
      </w:r>
      <w:r w:rsidRPr="002A7158">
        <w:t>during the different intervention phases.</w:t>
      </w:r>
    </w:p>
    <w:p w14:paraId="7AF0CD39" w14:textId="7C4FBEEA" w:rsidR="00B95B09" w:rsidRDefault="00592B3F" w:rsidP="00F1116A">
      <w:pPr>
        <w:jc w:val="center"/>
        <w:rPr>
          <w:b/>
          <w:bCs/>
        </w:rPr>
      </w:pPr>
      <w:r>
        <w:rPr>
          <w:b/>
          <w:bCs/>
          <w:noProof/>
          <w:lang w:eastAsia="en-GB"/>
        </w:rPr>
        <w:lastRenderedPageBreak/>
        <w:drawing>
          <wp:inline distT="0" distB="0" distL="0" distR="0" wp14:anchorId="24EE579C" wp14:editId="78372D50">
            <wp:extent cx="5690385" cy="35718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1231" cy="3584960"/>
                    </a:xfrm>
                    <a:prstGeom prst="rect">
                      <a:avLst/>
                    </a:prstGeom>
                    <a:noFill/>
                  </pic:spPr>
                </pic:pic>
              </a:graphicData>
            </a:graphic>
          </wp:inline>
        </w:drawing>
      </w:r>
    </w:p>
    <w:p w14:paraId="43F78BC6" w14:textId="35C8B4ED" w:rsidR="00A055FC" w:rsidRDefault="00B95B09" w:rsidP="00F260F5">
      <w:pPr>
        <w:jc w:val="both"/>
        <w:rPr>
          <w:b/>
          <w:bCs/>
        </w:rPr>
      </w:pPr>
      <w:r>
        <w:rPr>
          <w:b/>
          <w:bCs/>
        </w:rPr>
        <w:t>Figure 3</w:t>
      </w:r>
      <w:r w:rsidR="002A7158">
        <w:rPr>
          <w:b/>
          <w:bCs/>
        </w:rPr>
        <w:t xml:space="preserve"> – </w:t>
      </w:r>
      <w:r w:rsidR="00F1116A">
        <w:rPr>
          <w:b/>
          <w:bCs/>
        </w:rPr>
        <w:t xml:space="preserve">Sensitivity analysis for </w:t>
      </w:r>
      <w:r w:rsidR="002A7158">
        <w:rPr>
          <w:b/>
          <w:bCs/>
        </w:rPr>
        <w:t>the length of phase 3 ramp-down (</w:t>
      </w:r>
      <w:r w:rsidR="002A7158">
        <w:rPr>
          <w:rFonts w:cstheme="minorHAnsi"/>
          <w:b/>
          <w:bCs/>
        </w:rPr>
        <w:t>β</w:t>
      </w:r>
      <w:r w:rsidR="002A7158">
        <w:rPr>
          <w:b/>
          <w:bCs/>
          <w:vertAlign w:val="subscript"/>
        </w:rPr>
        <w:t>1</w:t>
      </w:r>
      <w:r w:rsidR="002A7158">
        <w:rPr>
          <w:b/>
          <w:bCs/>
        </w:rPr>
        <w:t xml:space="preserve"> &amp;</w:t>
      </w:r>
      <w:r w:rsidR="002A7158" w:rsidRPr="002A7158">
        <w:rPr>
          <w:rFonts w:cstheme="minorHAnsi"/>
          <w:b/>
          <w:bCs/>
        </w:rPr>
        <w:t xml:space="preserve"> </w:t>
      </w:r>
      <w:r w:rsidR="002A7158">
        <w:rPr>
          <w:rFonts w:cstheme="minorHAnsi"/>
          <w:b/>
          <w:bCs/>
        </w:rPr>
        <w:t>β</w:t>
      </w:r>
      <w:r w:rsidR="002A7158">
        <w:rPr>
          <w:b/>
          <w:bCs/>
          <w:vertAlign w:val="subscript"/>
        </w:rPr>
        <w:t>4</w:t>
      </w:r>
      <w:r w:rsidR="002A7158">
        <w:rPr>
          <w:b/>
          <w:bCs/>
        </w:rPr>
        <w:t xml:space="preserve">) and ramp-up </w:t>
      </w:r>
      <w:r w:rsidR="002A7158">
        <w:rPr>
          <w:b/>
          <w:bCs/>
        </w:rPr>
        <w:t>(</w:t>
      </w:r>
      <w:r w:rsidR="002A7158">
        <w:rPr>
          <w:rFonts w:cstheme="minorHAnsi"/>
          <w:b/>
          <w:bCs/>
        </w:rPr>
        <w:t>β</w:t>
      </w:r>
      <w:r w:rsidR="002A7158" w:rsidRPr="002A7158">
        <w:rPr>
          <w:b/>
          <w:bCs/>
          <w:vertAlign w:val="subscript"/>
        </w:rPr>
        <w:t>2</w:t>
      </w:r>
      <w:r w:rsidR="002A7158">
        <w:rPr>
          <w:b/>
          <w:bCs/>
        </w:rPr>
        <w:t xml:space="preserve"> &amp;</w:t>
      </w:r>
      <w:r w:rsidR="002A7158" w:rsidRPr="002A7158">
        <w:rPr>
          <w:rFonts w:cstheme="minorHAnsi"/>
          <w:b/>
          <w:bCs/>
        </w:rPr>
        <w:t xml:space="preserve"> </w:t>
      </w:r>
      <w:r w:rsidR="002A7158">
        <w:rPr>
          <w:rFonts w:cstheme="minorHAnsi"/>
          <w:b/>
          <w:bCs/>
        </w:rPr>
        <w:t>β</w:t>
      </w:r>
      <w:r w:rsidR="002A7158" w:rsidRPr="002A7158">
        <w:rPr>
          <w:b/>
          <w:bCs/>
          <w:vertAlign w:val="subscript"/>
        </w:rPr>
        <w:t>3</w:t>
      </w:r>
      <w:r w:rsidR="002A7158">
        <w:rPr>
          <w:b/>
          <w:bCs/>
        </w:rPr>
        <w:t xml:space="preserve">) </w:t>
      </w:r>
      <w:r w:rsidR="002A7158">
        <w:rPr>
          <w:b/>
          <w:bCs/>
        </w:rPr>
        <w:t xml:space="preserve">periods. </w:t>
      </w:r>
      <w:r w:rsidR="00A055FC">
        <w:t>Top plot for both A) and B) refers to baseline values.</w:t>
      </w:r>
    </w:p>
    <w:p w14:paraId="1D7849B0" w14:textId="77777777" w:rsidR="00A055FC" w:rsidRDefault="002A7158" w:rsidP="00F260F5">
      <w:pPr>
        <w:jc w:val="both"/>
      </w:pPr>
      <w:r w:rsidRPr="00F1116A">
        <w:t xml:space="preserve">A) </w:t>
      </w:r>
      <w:r w:rsidR="00F1116A" w:rsidRPr="00F1116A">
        <w:t xml:space="preserve">TOP plot: 12 Weeks ramp-up </w:t>
      </w:r>
      <w:r w:rsidR="00F1116A" w:rsidRPr="00F1116A">
        <w:t>(</w:t>
      </w:r>
      <w:r w:rsidR="00F1116A" w:rsidRPr="00F1116A">
        <w:rPr>
          <w:rFonts w:cstheme="minorHAnsi"/>
        </w:rPr>
        <w:t>β</w:t>
      </w:r>
      <w:r w:rsidR="00F1116A" w:rsidRPr="00F1116A">
        <w:rPr>
          <w:vertAlign w:val="subscript"/>
        </w:rPr>
        <w:t>3</w:t>
      </w:r>
      <w:r w:rsidR="00F1116A" w:rsidRPr="00F1116A">
        <w:t xml:space="preserve"> &amp;</w:t>
      </w:r>
      <w:r w:rsidR="00F1116A" w:rsidRPr="00F1116A">
        <w:rPr>
          <w:rFonts w:cstheme="minorHAnsi"/>
        </w:rPr>
        <w:t xml:space="preserve"> β</w:t>
      </w:r>
      <w:r w:rsidR="00F1116A" w:rsidRPr="00F1116A">
        <w:rPr>
          <w:vertAlign w:val="subscript"/>
        </w:rPr>
        <w:t>4</w:t>
      </w:r>
      <w:r w:rsidR="00F1116A" w:rsidRPr="00F1116A">
        <w:t>)</w:t>
      </w:r>
      <w:r w:rsidR="00F1116A" w:rsidRPr="00F1116A">
        <w:t xml:space="preserve"> and 12 Weeks ramp-down </w:t>
      </w:r>
      <w:r w:rsidR="00F1116A" w:rsidRPr="00F1116A">
        <w:t>(</w:t>
      </w:r>
      <w:r w:rsidR="00F1116A" w:rsidRPr="00F1116A">
        <w:rPr>
          <w:rFonts w:cstheme="minorHAnsi"/>
        </w:rPr>
        <w:t>β</w:t>
      </w:r>
      <w:r w:rsidR="00F1116A" w:rsidRPr="00F1116A">
        <w:rPr>
          <w:vertAlign w:val="subscript"/>
        </w:rPr>
        <w:t>1</w:t>
      </w:r>
      <w:r w:rsidR="00F1116A" w:rsidRPr="00F1116A">
        <w:t xml:space="preserve"> &amp;</w:t>
      </w:r>
      <w:r w:rsidR="00F1116A" w:rsidRPr="00F1116A">
        <w:rPr>
          <w:rFonts w:cstheme="minorHAnsi"/>
        </w:rPr>
        <w:t xml:space="preserve"> β</w:t>
      </w:r>
      <w:r w:rsidR="00F1116A" w:rsidRPr="00F1116A">
        <w:rPr>
          <w:vertAlign w:val="subscript"/>
        </w:rPr>
        <w:t>4</w:t>
      </w:r>
      <w:r w:rsidR="00F1116A" w:rsidRPr="00F1116A">
        <w:t>)</w:t>
      </w:r>
      <w:r w:rsidR="00F1116A" w:rsidRPr="00F1116A">
        <w:t>, MIDDLE</w:t>
      </w:r>
      <w:r w:rsidR="00F1116A" w:rsidRPr="00F1116A">
        <w:t xml:space="preserve"> plot: </w:t>
      </w:r>
      <w:r w:rsidR="00F1116A" w:rsidRPr="00F1116A">
        <w:t>6</w:t>
      </w:r>
      <w:r w:rsidR="00F1116A" w:rsidRPr="00F1116A">
        <w:t xml:space="preserve"> Weeks ramp-</w:t>
      </w:r>
      <w:r w:rsidR="00F1116A" w:rsidRPr="00F1116A">
        <w:t>up</w:t>
      </w:r>
      <w:r w:rsidR="00F1116A" w:rsidRPr="00F1116A">
        <w:t xml:space="preserve"> and 12 Weeks ramp-down</w:t>
      </w:r>
      <w:r w:rsidR="00F1116A" w:rsidRPr="00F1116A">
        <w:t>, BOTTOM</w:t>
      </w:r>
      <w:r w:rsidR="00F1116A" w:rsidRPr="00F1116A">
        <w:t xml:space="preserve"> plot: 1</w:t>
      </w:r>
      <w:r w:rsidR="00F1116A" w:rsidRPr="00F1116A">
        <w:t>8</w:t>
      </w:r>
      <w:r w:rsidR="00F1116A" w:rsidRPr="00F1116A">
        <w:t xml:space="preserve"> Weeks ramp-up and 12 Weeks ramp-down</w:t>
      </w:r>
      <w:r w:rsidR="00F1116A" w:rsidRPr="00F1116A">
        <w:t xml:space="preserve">. </w:t>
      </w:r>
    </w:p>
    <w:p w14:paraId="585A335D" w14:textId="05C6C6E3" w:rsidR="00F1116A" w:rsidRDefault="00F1116A" w:rsidP="00F260F5">
      <w:pPr>
        <w:jc w:val="both"/>
      </w:pPr>
      <w:r w:rsidRPr="00F1116A">
        <w:t xml:space="preserve">B) </w:t>
      </w:r>
      <w:r w:rsidRPr="00F1116A">
        <w:t>TOP plot: 12 Weeks ramp-up (</w:t>
      </w:r>
      <w:r w:rsidRPr="00F1116A">
        <w:rPr>
          <w:rFonts w:cstheme="minorHAnsi"/>
        </w:rPr>
        <w:t>β</w:t>
      </w:r>
      <w:r w:rsidRPr="00F1116A">
        <w:rPr>
          <w:vertAlign w:val="subscript"/>
        </w:rPr>
        <w:t>3</w:t>
      </w:r>
      <w:r w:rsidRPr="00F1116A">
        <w:t xml:space="preserve"> &amp;</w:t>
      </w:r>
      <w:r w:rsidRPr="00F1116A">
        <w:rPr>
          <w:rFonts w:cstheme="minorHAnsi"/>
        </w:rPr>
        <w:t xml:space="preserve"> β</w:t>
      </w:r>
      <w:r w:rsidRPr="00F1116A">
        <w:rPr>
          <w:vertAlign w:val="subscript"/>
        </w:rPr>
        <w:t>4</w:t>
      </w:r>
      <w:r w:rsidRPr="00F1116A">
        <w:t>)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w:t>
      </w:r>
      <w:r>
        <w:t>12</w:t>
      </w:r>
      <w:r w:rsidRPr="00F1116A">
        <w:t xml:space="preserve"> Weeks ramp-up and </w:t>
      </w:r>
      <w:r>
        <w:t>6</w:t>
      </w:r>
      <w:r w:rsidRPr="00F1116A">
        <w:t xml:space="preserve"> Weeks ramp-down, BOTTOM plot: </w:t>
      </w:r>
      <w:r>
        <w:t>12</w:t>
      </w:r>
      <w:r w:rsidRPr="00F1116A">
        <w:t xml:space="preserve"> Weeks ramp-up and 1</w:t>
      </w:r>
      <w:r>
        <w:t>8</w:t>
      </w:r>
      <w:r w:rsidRPr="00F1116A">
        <w:t xml:space="preserve"> Weeks ramp-down.</w:t>
      </w:r>
      <w:r w:rsidR="00986CCD">
        <w:t xml:space="preserve"> </w:t>
      </w:r>
    </w:p>
    <w:p w14:paraId="748D34FF" w14:textId="77777777" w:rsidR="00F1116A" w:rsidRDefault="00F1116A" w:rsidP="00F1116A">
      <w:pPr>
        <w:jc w:val="both"/>
      </w:pPr>
    </w:p>
    <w:p w14:paraId="0652C7DB" w14:textId="1771671B" w:rsidR="00592B3F" w:rsidRDefault="00592B3F" w:rsidP="00F1116A">
      <w:pPr>
        <w:jc w:val="center"/>
        <w:rPr>
          <w:b/>
          <w:bCs/>
        </w:rPr>
      </w:pPr>
      <w:r>
        <w:rPr>
          <w:b/>
          <w:bCs/>
          <w:noProof/>
          <w:lang w:eastAsia="en-GB"/>
        </w:rPr>
        <w:lastRenderedPageBreak/>
        <w:drawing>
          <wp:inline distT="0" distB="0" distL="0" distR="0" wp14:anchorId="40010194" wp14:editId="1BBB2DCE">
            <wp:extent cx="5695950" cy="3723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9040" cy="3731835"/>
                    </a:xfrm>
                    <a:prstGeom prst="rect">
                      <a:avLst/>
                    </a:prstGeom>
                    <a:noFill/>
                  </pic:spPr>
                </pic:pic>
              </a:graphicData>
            </a:graphic>
          </wp:inline>
        </w:drawing>
      </w:r>
    </w:p>
    <w:p w14:paraId="08AE427F" w14:textId="46C97FCB" w:rsidR="00A055FC" w:rsidRDefault="00592B3F" w:rsidP="00F1116A">
      <w:pPr>
        <w:jc w:val="both"/>
        <w:rPr>
          <w:b/>
          <w:bCs/>
        </w:rPr>
      </w:pPr>
      <w:r>
        <w:rPr>
          <w:b/>
          <w:bCs/>
        </w:rPr>
        <w:t>Figure 4 - Sensitivity Analysis for</w:t>
      </w:r>
      <w:r w:rsidR="00F1116A">
        <w:rPr>
          <w:b/>
          <w:bCs/>
        </w:rPr>
        <w:t xml:space="preserve"> varying the t</w:t>
      </w:r>
      <w:r>
        <w:rPr>
          <w:b/>
          <w:bCs/>
        </w:rPr>
        <w:t xml:space="preserve">rigger Point and </w:t>
      </w:r>
      <w:r w:rsidR="00F1116A">
        <w:rPr>
          <w:b/>
          <w:bCs/>
        </w:rPr>
        <w:t>p</w:t>
      </w:r>
      <w:r>
        <w:rPr>
          <w:b/>
          <w:bCs/>
        </w:rPr>
        <w:t xml:space="preserve">hase 2 </w:t>
      </w:r>
      <w:r w:rsidR="00F1116A">
        <w:rPr>
          <w:rFonts w:cstheme="minorHAnsi"/>
          <w:b/>
          <w:bCs/>
        </w:rPr>
        <w:t>β</w:t>
      </w:r>
      <w:r w:rsidR="00F1116A">
        <w:rPr>
          <w:b/>
          <w:bCs/>
        </w:rPr>
        <w:t>.</w:t>
      </w:r>
      <w:r w:rsidR="00C86EF2">
        <w:rPr>
          <w:b/>
          <w:bCs/>
        </w:rPr>
        <w:t xml:space="preserve"> </w:t>
      </w:r>
      <w:r w:rsidR="00A055FC">
        <w:t>Top plot for both A) and B) refers to baseline values.</w:t>
      </w:r>
    </w:p>
    <w:p w14:paraId="38AE668E" w14:textId="60554114" w:rsidR="00986CCD" w:rsidRDefault="00C86EF2" w:rsidP="00F1116A">
      <w:pPr>
        <w:jc w:val="both"/>
      </w:pPr>
      <w:r w:rsidRPr="00F1116A">
        <w:t>A) Trajectory plots for the different subpopulations for different trigger points (starting day of lock down</w:t>
      </w:r>
      <w:r w:rsidR="00986CCD">
        <w:t>; I(t) refers to the fraction of vulnerable infected on trigger day</w:t>
      </w:r>
      <w:r w:rsidRPr="00F1116A">
        <w:t>)</w:t>
      </w:r>
      <w:r w:rsidR="00F1116A">
        <w:t>:</w:t>
      </w:r>
      <w:r w:rsidRPr="00F1116A">
        <w:t xml:space="preserve"> </w:t>
      </w:r>
      <w:r w:rsidR="00F1116A">
        <w:t>TOP</w:t>
      </w:r>
      <w:r w:rsidRPr="00F1116A">
        <w:t xml:space="preserve"> plot</w:t>
      </w:r>
      <w:r w:rsidR="00986CCD">
        <w:t>:</w:t>
      </w:r>
      <w:r w:rsidRPr="00F1116A">
        <w:t xml:space="preserve"> day 71</w:t>
      </w:r>
      <w:r w:rsidR="00986CCD">
        <w:t xml:space="preserve"> (I(t) = 0.0277),</w:t>
      </w:r>
      <w:r w:rsidRPr="00F1116A">
        <w:t xml:space="preserve"> </w:t>
      </w:r>
      <w:r w:rsidR="00986CCD">
        <w:t>MIDDLE</w:t>
      </w:r>
      <w:r w:rsidRPr="00F1116A">
        <w:t xml:space="preserve"> plot</w:t>
      </w:r>
      <w:r w:rsidR="00986CCD">
        <w:t xml:space="preserve">: </w:t>
      </w:r>
      <w:r w:rsidRPr="00F1116A">
        <w:t>day 46</w:t>
      </w:r>
      <w:r w:rsidR="00986CCD">
        <w:t xml:space="preserve"> </w:t>
      </w:r>
      <w:r w:rsidR="00986CCD">
        <w:t>(I(t) = 0.</w:t>
      </w:r>
      <w:r w:rsidR="00986CCD">
        <w:t>0042</w:t>
      </w:r>
      <w:r w:rsidR="00986CCD">
        <w:t>)</w:t>
      </w:r>
      <w:r w:rsidR="00986CCD">
        <w:t>, and</w:t>
      </w:r>
      <w:r w:rsidRPr="00F1116A">
        <w:t xml:space="preserve"> </w:t>
      </w:r>
      <w:r w:rsidR="00986CCD">
        <w:t>BOTTOM</w:t>
      </w:r>
      <w:r w:rsidRPr="00F1116A">
        <w:t xml:space="preserve"> plot</w:t>
      </w:r>
      <w:r w:rsidR="00986CCD">
        <w:t>:</w:t>
      </w:r>
      <w:r w:rsidR="000A0589" w:rsidRPr="00F1116A">
        <w:t xml:space="preserve"> day 96</w:t>
      </w:r>
      <w:r w:rsidR="00986CCD">
        <w:t xml:space="preserve"> </w:t>
      </w:r>
      <w:r w:rsidR="00986CCD">
        <w:t>(I(t) = 0.</w:t>
      </w:r>
      <w:r w:rsidR="00986CCD">
        <w:t>0.093</w:t>
      </w:r>
      <w:r w:rsidR="00986CCD">
        <w:t>)</w:t>
      </w:r>
      <w:r w:rsidR="000A0589" w:rsidRPr="00F1116A">
        <w:t xml:space="preserve">. </w:t>
      </w:r>
    </w:p>
    <w:p w14:paraId="751CDEB8" w14:textId="67BFDE8C" w:rsidR="00986CCD" w:rsidRDefault="000A0589" w:rsidP="00F1116A">
      <w:pPr>
        <w:jc w:val="both"/>
        <w:rPr>
          <w:b/>
          <w:bCs/>
        </w:rPr>
      </w:pPr>
      <w:r w:rsidRPr="00F1116A">
        <w:t>B) Tra</w:t>
      </w:r>
      <w:r w:rsidR="00C86EF2" w:rsidRPr="00F1116A">
        <w:t>jectory plots for the different subpopulations</w:t>
      </w:r>
      <w:r w:rsidRPr="00F1116A">
        <w:t xml:space="preserve"> for variation in phase two </w:t>
      </w:r>
      <w:r w:rsidRPr="00986CCD">
        <w:t>betas</w:t>
      </w:r>
      <w:r w:rsidR="00986CCD" w:rsidRPr="00986CCD">
        <w:t xml:space="preserve"> – variation is referred in terms of the R0 values used to calculate </w:t>
      </w:r>
      <w:r w:rsidR="00986CCD" w:rsidRPr="00986CCD">
        <w:rPr>
          <w:rFonts w:cstheme="minorHAnsi"/>
        </w:rPr>
        <w:t>β</w:t>
      </w:r>
      <w:r w:rsidR="00986CCD" w:rsidRPr="00986CCD">
        <w:rPr>
          <w:rFonts w:cstheme="minorHAnsi"/>
          <w:vertAlign w:val="subscript"/>
        </w:rPr>
        <w:t>1</w:t>
      </w:r>
      <w:r w:rsidR="00986CCD" w:rsidRPr="00986CCD">
        <w:rPr>
          <w:rFonts w:cstheme="minorHAnsi"/>
          <w:vertAlign w:val="subscript"/>
        </w:rPr>
        <w:t xml:space="preserve"> </w:t>
      </w:r>
      <w:r w:rsidR="00986CCD" w:rsidRPr="00986CCD">
        <w:rPr>
          <w:rFonts w:cstheme="minorHAnsi"/>
        </w:rPr>
        <w:t>&amp;</w:t>
      </w:r>
      <w:r w:rsidR="00986CCD" w:rsidRPr="00986CCD">
        <w:rPr>
          <w:rFonts w:cstheme="minorHAnsi"/>
        </w:rPr>
        <w:t xml:space="preserve"> </w:t>
      </w:r>
      <w:r w:rsidR="00986CCD" w:rsidRPr="00986CCD">
        <w:rPr>
          <w:rFonts w:cstheme="minorHAnsi"/>
        </w:rPr>
        <w:t>β</w:t>
      </w:r>
      <w:r w:rsidR="00986CCD" w:rsidRPr="00986CCD">
        <w:rPr>
          <w:rFonts w:cstheme="minorHAnsi"/>
          <w:vertAlign w:val="subscript"/>
        </w:rPr>
        <w:t>4</w:t>
      </w:r>
      <w:r w:rsidR="00986CCD" w:rsidRPr="00986CCD">
        <w:rPr>
          <w:rFonts w:cstheme="minorHAnsi"/>
        </w:rPr>
        <w:t xml:space="preserve"> </w:t>
      </w:r>
      <w:r w:rsidR="00986CCD" w:rsidRPr="00986CCD">
        <w:t xml:space="preserve">(first number) and </w:t>
      </w:r>
      <w:r w:rsidR="00986CCD" w:rsidRPr="00986CCD">
        <w:rPr>
          <w:rFonts w:cstheme="minorHAnsi"/>
        </w:rPr>
        <w:t>β</w:t>
      </w:r>
      <w:r w:rsidR="00986CCD" w:rsidRPr="00986CCD">
        <w:rPr>
          <w:rFonts w:cstheme="minorHAnsi"/>
          <w:vertAlign w:val="subscript"/>
        </w:rPr>
        <w:t>2</w:t>
      </w:r>
      <w:r w:rsidR="00986CCD" w:rsidRPr="00986CCD">
        <w:rPr>
          <w:rFonts w:cstheme="minorHAnsi"/>
          <w:vertAlign w:val="subscript"/>
        </w:rPr>
        <w:t xml:space="preserve"> </w:t>
      </w:r>
      <w:r w:rsidR="00986CCD" w:rsidRPr="00986CCD">
        <w:rPr>
          <w:rFonts w:cstheme="minorHAnsi"/>
        </w:rPr>
        <w:t>&amp; β</w:t>
      </w:r>
      <w:r w:rsidR="00986CCD" w:rsidRPr="00986CCD">
        <w:rPr>
          <w:rFonts w:cstheme="minorHAnsi"/>
          <w:vertAlign w:val="subscript"/>
        </w:rPr>
        <w:t>3</w:t>
      </w:r>
      <w:r w:rsidR="00986CCD" w:rsidRPr="00986CCD">
        <w:rPr>
          <w:rFonts w:cstheme="minorHAnsi"/>
        </w:rPr>
        <w:t xml:space="preserve"> (second number)</w:t>
      </w:r>
      <w:r w:rsidR="00986CCD" w:rsidRPr="00986CCD">
        <w:t>:</w:t>
      </w:r>
      <w:r w:rsidRPr="00986CCD">
        <w:t xml:space="preserve"> </w:t>
      </w:r>
      <w:r w:rsidR="00986CCD" w:rsidRPr="00986CCD">
        <w:t>TOP Plot: 0.8/0.9 (Baseline), MIDDLE Plot: 0.6/0.7, and BOTTOM Plot: 1.0/1.1.</w:t>
      </w:r>
    </w:p>
    <w:p w14:paraId="5A6162FF" w14:textId="77777777" w:rsidR="00592B3F" w:rsidRDefault="00592B3F" w:rsidP="00B95B09">
      <w:pPr>
        <w:jc w:val="center"/>
        <w:rPr>
          <w:b/>
          <w:bCs/>
        </w:rPr>
      </w:pPr>
    </w:p>
    <w:p w14:paraId="0F316A13" w14:textId="77777777" w:rsidR="00592B3F" w:rsidRDefault="00592B3F" w:rsidP="00B95B09">
      <w:pPr>
        <w:jc w:val="center"/>
        <w:rPr>
          <w:b/>
          <w:bCs/>
        </w:rPr>
      </w:pPr>
    </w:p>
    <w:p w14:paraId="071A2C0D" w14:textId="651FC765" w:rsidR="00B95B09" w:rsidRDefault="00B95B09" w:rsidP="00B95B09">
      <w:pPr>
        <w:jc w:val="center"/>
        <w:rPr>
          <w:b/>
          <w:bCs/>
        </w:rPr>
      </w:pPr>
      <w:r>
        <w:rPr>
          <w:b/>
          <w:bCs/>
          <w:noProof/>
          <w:lang w:eastAsia="en-GB"/>
        </w:rPr>
        <w:lastRenderedPageBreak/>
        <w:drawing>
          <wp:inline distT="0" distB="0" distL="0" distR="0" wp14:anchorId="02CAA343" wp14:editId="5B6570D0">
            <wp:extent cx="3285308"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2814" cy="5460748"/>
                    </a:xfrm>
                    <a:prstGeom prst="rect">
                      <a:avLst/>
                    </a:prstGeom>
                    <a:noFill/>
                  </pic:spPr>
                </pic:pic>
              </a:graphicData>
            </a:graphic>
          </wp:inline>
        </w:drawing>
      </w:r>
    </w:p>
    <w:p w14:paraId="307F0696" w14:textId="347F65BE" w:rsidR="00B95B09" w:rsidRDefault="00B95B09" w:rsidP="00B95B09">
      <w:pPr>
        <w:jc w:val="center"/>
        <w:rPr>
          <w:b/>
          <w:bCs/>
        </w:rPr>
      </w:pPr>
    </w:p>
    <w:p w14:paraId="737AC5B3" w14:textId="0CE8A66C" w:rsidR="00A055FC" w:rsidRDefault="00B95B09" w:rsidP="00F260F5">
      <w:pPr>
        <w:jc w:val="both"/>
        <w:rPr>
          <w:b/>
          <w:bCs/>
        </w:rPr>
      </w:pPr>
      <w:r>
        <w:rPr>
          <w:b/>
          <w:bCs/>
        </w:rPr>
        <w:t xml:space="preserve">Figure </w:t>
      </w:r>
      <w:r w:rsidR="00592B3F">
        <w:rPr>
          <w:b/>
          <w:bCs/>
        </w:rPr>
        <w:t xml:space="preserve">5 – </w:t>
      </w:r>
      <w:r w:rsidR="00A055FC">
        <w:rPr>
          <w:b/>
          <w:bCs/>
        </w:rPr>
        <w:t xml:space="preserve">Relationship between </w:t>
      </w:r>
      <w:r w:rsidR="00592B3F">
        <w:rPr>
          <w:b/>
          <w:bCs/>
        </w:rPr>
        <w:t>Phase 1 Beta and Zeta values (expressed in 1/zeta) on the relative height of 2</w:t>
      </w:r>
      <w:r w:rsidR="00592B3F" w:rsidRPr="00592B3F">
        <w:rPr>
          <w:b/>
          <w:bCs/>
          <w:vertAlign w:val="superscript"/>
        </w:rPr>
        <w:t>nd</w:t>
      </w:r>
      <w:r w:rsidR="00592B3F">
        <w:rPr>
          <w:b/>
          <w:bCs/>
        </w:rPr>
        <w:t xml:space="preserve"> peak vs 1</w:t>
      </w:r>
      <w:r w:rsidR="00592B3F" w:rsidRPr="00592B3F">
        <w:rPr>
          <w:b/>
          <w:bCs/>
          <w:vertAlign w:val="superscript"/>
        </w:rPr>
        <w:t>st</w:t>
      </w:r>
      <w:r w:rsidR="00592B3F">
        <w:rPr>
          <w:b/>
          <w:bCs/>
        </w:rPr>
        <w:t xml:space="preserve"> peak</w:t>
      </w:r>
      <w:r w:rsidR="00A055FC">
        <w:rPr>
          <w:b/>
          <w:bCs/>
        </w:rPr>
        <w:t xml:space="preserve"> for the vulnerable population</w:t>
      </w:r>
      <w:r w:rsidR="00592B3F">
        <w:rPr>
          <w:b/>
          <w:bCs/>
        </w:rPr>
        <w:t xml:space="preserve">. </w:t>
      </w:r>
      <w:r w:rsidR="00A055FC">
        <w:t>Dotted line represents the point at which the first I</w:t>
      </w:r>
      <w:r w:rsidR="00A055FC" w:rsidRPr="00A055FC">
        <w:rPr>
          <w:vertAlign w:val="subscript"/>
        </w:rPr>
        <w:t>V</w:t>
      </w:r>
      <w:r w:rsidR="00A055FC">
        <w:t xml:space="preserve"> peak equals the second I</w:t>
      </w:r>
      <w:r w:rsidR="00A055FC" w:rsidRPr="00A055FC">
        <w:rPr>
          <w:vertAlign w:val="subscript"/>
        </w:rPr>
        <w:t>V</w:t>
      </w:r>
      <w:r w:rsidR="00A055FC">
        <w:t xml:space="preserve"> peak.</w:t>
      </w:r>
    </w:p>
    <w:p w14:paraId="29CF331D" w14:textId="77777777" w:rsidR="00A055FC" w:rsidRDefault="00A055FC" w:rsidP="00F260F5">
      <w:pPr>
        <w:jc w:val="both"/>
      </w:pPr>
      <w:r>
        <w:rPr>
          <w:b/>
          <w:bCs/>
        </w:rPr>
        <w:t xml:space="preserve">A) </w:t>
      </w:r>
      <w:r>
        <w:t>Phase1 R0 is varied between 1.4 – 2.0 (with baseline being 1.7). R</w:t>
      </w:r>
      <w:r w:rsidRPr="00A055FC">
        <w:rPr>
          <w:vertAlign w:val="subscript"/>
        </w:rPr>
        <w:t>0</w:t>
      </w:r>
      <w:r>
        <w:t xml:space="preserve"> values are used to calculate the </w:t>
      </w:r>
      <w:r w:rsidRPr="00A055FC">
        <w:rPr>
          <w:rFonts w:cstheme="minorHAnsi"/>
        </w:rPr>
        <w:t>β</w:t>
      </w:r>
      <w:r>
        <w:t xml:space="preserve"> in each model run. </w:t>
      </w:r>
    </w:p>
    <w:p w14:paraId="04AF57D1" w14:textId="1ED2854E" w:rsidR="00A055FC" w:rsidRPr="00A055FC" w:rsidRDefault="00A055FC" w:rsidP="00F260F5">
      <w:pPr>
        <w:jc w:val="both"/>
        <w:rPr>
          <w:b/>
          <w:bCs/>
        </w:rPr>
      </w:pPr>
      <w:r>
        <w:t>B) The duration of immunity (1/</w:t>
      </w:r>
      <w:r>
        <w:rPr>
          <w:rFonts w:cstheme="minorHAnsi"/>
        </w:rPr>
        <w:t>ζ</w:t>
      </w:r>
      <w:r>
        <w:t xml:space="preserve">) is varied between 0 and 365 days (baseline).  </w:t>
      </w:r>
    </w:p>
    <w:p w14:paraId="17A8A458" w14:textId="79A2F3FA" w:rsidR="00592B3F" w:rsidRDefault="00A055FC" w:rsidP="00B95B09">
      <w:pPr>
        <w:rPr>
          <w:b/>
          <w:bCs/>
        </w:rPr>
      </w:pPr>
      <w:r>
        <w:rPr>
          <w:b/>
          <w:bCs/>
        </w:rPr>
        <w:t xml:space="preserve"> </w:t>
      </w:r>
    </w:p>
    <w:p w14:paraId="3D4C4FB9" w14:textId="339B3BDB" w:rsidR="00592B3F" w:rsidRDefault="00592B3F" w:rsidP="00B95B09">
      <w:pPr>
        <w:rPr>
          <w:b/>
          <w:bCs/>
        </w:rPr>
      </w:pPr>
    </w:p>
    <w:p w14:paraId="65541D9E" w14:textId="6701272A" w:rsidR="00592B3F" w:rsidRDefault="00592B3F" w:rsidP="00B95B09">
      <w:pPr>
        <w:rPr>
          <w:b/>
          <w:bCs/>
        </w:rPr>
      </w:pPr>
    </w:p>
    <w:p w14:paraId="32485E42" w14:textId="1D54E850" w:rsidR="00592B3F" w:rsidRDefault="00592B3F" w:rsidP="00B95B09">
      <w:pPr>
        <w:rPr>
          <w:b/>
          <w:bCs/>
        </w:rPr>
      </w:pPr>
    </w:p>
    <w:p w14:paraId="5D6112D6" w14:textId="6927EB68" w:rsidR="00592B3F" w:rsidRDefault="00592B3F" w:rsidP="00B95B09">
      <w:pPr>
        <w:rPr>
          <w:b/>
          <w:bCs/>
        </w:rPr>
      </w:pPr>
    </w:p>
    <w:p w14:paraId="3B7EDCA2" w14:textId="0CE30341" w:rsidR="00592B3F" w:rsidRDefault="00592B3F" w:rsidP="00B95B09">
      <w:pPr>
        <w:rPr>
          <w:b/>
          <w:bCs/>
        </w:rPr>
      </w:pPr>
    </w:p>
    <w:p w14:paraId="104AAA07" w14:textId="15050A95" w:rsidR="004669EE" w:rsidRDefault="00F1116A" w:rsidP="00F1116A">
      <w:pPr>
        <w:jc w:val="center"/>
        <w:rPr>
          <w:b/>
          <w:bCs/>
        </w:rPr>
      </w:pPr>
      <w:r>
        <w:rPr>
          <w:b/>
          <w:bCs/>
          <w:noProof/>
        </w:rPr>
        <w:lastRenderedPageBreak/>
        <w:drawing>
          <wp:inline distT="0" distB="0" distL="0" distR="0" wp14:anchorId="45A40797" wp14:editId="5C9DCE9F">
            <wp:extent cx="5720071" cy="443826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606" cy="4447213"/>
                    </a:xfrm>
                    <a:prstGeom prst="rect">
                      <a:avLst/>
                    </a:prstGeom>
                    <a:noFill/>
                  </pic:spPr>
                </pic:pic>
              </a:graphicData>
            </a:graphic>
          </wp:inline>
        </w:drawing>
      </w:r>
    </w:p>
    <w:p w14:paraId="1EE3170C" w14:textId="257295AD" w:rsidR="004669EE" w:rsidRPr="00A055FC" w:rsidDel="00E230FC" w:rsidRDefault="004669EE" w:rsidP="00F1116A">
      <w:pPr>
        <w:jc w:val="both"/>
        <w:rPr>
          <w:del w:id="0" w:author="VAN BUNNIK Bram" w:date="2020-04-26T22:17:00Z"/>
          <w:rStyle w:val="figurecaption"/>
          <w:b/>
          <w:bCs/>
        </w:rPr>
      </w:pPr>
      <w:r w:rsidRPr="00F1116A">
        <w:rPr>
          <w:b/>
          <w:bCs/>
        </w:rPr>
        <w:t xml:space="preserve">Figure 6 – </w:t>
      </w:r>
      <w:r w:rsidRPr="00F1116A">
        <w:rPr>
          <w:rStyle w:val="figurecaption"/>
          <w:b/>
          <w:bCs/>
        </w:rPr>
        <w:t xml:space="preserve">Results of a global sensitivity analysis on three key epidemic measures with regards the proportion of the vulnerable population that become infected (Iv): 1) the height of the second peak of Iv; 2) whether the second peak of Iv is higher than the first peak and 3) cumulative Iv one year after the start of the lockdown. </w:t>
      </w:r>
      <w:r w:rsidR="00F1116A">
        <w:rPr>
          <w:rStyle w:val="figurecaption"/>
        </w:rPr>
        <w:t xml:space="preserve">A) </w:t>
      </w:r>
      <w:r>
        <w:rPr>
          <w:rStyle w:val="figurecaption"/>
        </w:rPr>
        <w:t xml:space="preserve">The bars show the partial variance of the individual model parameters. Higher bars indicate greater sensitivity of the model to that parameter. </w:t>
      </w:r>
    </w:p>
    <w:p w14:paraId="569B60E4" w14:textId="77777777" w:rsidR="004669EE" w:rsidDel="00E230FC" w:rsidRDefault="004669EE" w:rsidP="004669EE">
      <w:pPr>
        <w:rPr>
          <w:del w:id="1" w:author="VAN BUNNIK Bram" w:date="2020-04-26T22:17:00Z"/>
          <w:rStyle w:val="figurecaption"/>
        </w:rPr>
      </w:pPr>
    </w:p>
    <w:p w14:paraId="06D7D149" w14:textId="2F6F2997" w:rsidR="004669EE" w:rsidRDefault="004669EE" w:rsidP="00F1116A">
      <w:pPr>
        <w:jc w:val="both"/>
        <w:rPr>
          <w:rStyle w:val="figurecaption"/>
        </w:rPr>
      </w:pPr>
      <w:r>
        <w:rPr>
          <w:rStyle w:val="figurecaption"/>
        </w:rPr>
        <w:t xml:space="preserve">The results clearly show that it is </w:t>
      </w:r>
      <w:proofErr w:type="spellStart"/>
      <w:r>
        <w:rPr>
          <w:rStyle w:val="figurecaption"/>
        </w:rPr>
        <w:t>beta_II</w:t>
      </w:r>
      <w:proofErr w:type="spellEnd"/>
      <w:r>
        <w:rPr>
          <w:rStyle w:val="figurecaption"/>
        </w:rPr>
        <w:t xml:space="preserve"> and </w:t>
      </w:r>
      <w:r>
        <w:rPr>
          <w:rFonts w:cstheme="minorHAnsi"/>
        </w:rPr>
        <w:t>β</w:t>
      </w:r>
      <w:r>
        <w:rPr>
          <w:rFonts w:cstheme="minorHAnsi"/>
          <w:vertAlign w:val="subscript"/>
        </w:rPr>
        <w:t>3</w:t>
      </w:r>
      <w:r>
        <w:rPr>
          <w:rStyle w:val="figurecaption"/>
        </w:rPr>
        <w:t xml:space="preserve"> (parameters that determine transmission between the non-vulnerable populations) that will be key to determining the size of epidemic that affect the vulnerable population. See Material and methods section for details about the sensitivity analysis and parameter ranges used.</w:t>
      </w:r>
    </w:p>
    <w:p w14:paraId="2084A23B" w14:textId="02A4AC58" w:rsidR="004669EE" w:rsidRDefault="004669EE" w:rsidP="004669EE">
      <w:pPr>
        <w:rPr>
          <w:rStyle w:val="figurecaption"/>
        </w:rPr>
      </w:pPr>
    </w:p>
    <w:p w14:paraId="0274582E" w14:textId="446796A2" w:rsidR="004669EE" w:rsidRDefault="004669EE" w:rsidP="004669EE">
      <w:pPr>
        <w:rPr>
          <w:rStyle w:val="figurecaption"/>
        </w:rPr>
      </w:pPr>
    </w:p>
    <w:p w14:paraId="550A9EFC" w14:textId="13820F74" w:rsidR="004669EE" w:rsidRDefault="004669EE" w:rsidP="004669EE">
      <w:pPr>
        <w:rPr>
          <w:rStyle w:val="figurecaption"/>
        </w:rPr>
      </w:pPr>
    </w:p>
    <w:p w14:paraId="7F9789D0" w14:textId="738EE500" w:rsidR="004669EE" w:rsidRDefault="004669EE" w:rsidP="004669EE">
      <w:pPr>
        <w:rPr>
          <w:rStyle w:val="figurecaption"/>
        </w:rPr>
      </w:pPr>
    </w:p>
    <w:p w14:paraId="4BF41554" w14:textId="6DE319BE" w:rsidR="004669EE" w:rsidRDefault="004669EE" w:rsidP="004669EE">
      <w:pPr>
        <w:rPr>
          <w:rStyle w:val="figurecaption"/>
        </w:rPr>
      </w:pPr>
    </w:p>
    <w:p w14:paraId="3C5F933F" w14:textId="39A0B03A" w:rsidR="004669EE" w:rsidRDefault="004669EE" w:rsidP="004669EE">
      <w:pPr>
        <w:rPr>
          <w:rStyle w:val="figurecaption"/>
        </w:rPr>
      </w:pPr>
    </w:p>
    <w:p w14:paraId="649580D4" w14:textId="567C2419" w:rsidR="004669EE" w:rsidRDefault="004669EE" w:rsidP="004669EE">
      <w:pPr>
        <w:rPr>
          <w:rStyle w:val="figurecaption"/>
        </w:rPr>
      </w:pPr>
    </w:p>
    <w:p w14:paraId="63040F17" w14:textId="460A66B1" w:rsidR="004669EE" w:rsidRDefault="001F41DD" w:rsidP="004669EE">
      <w:pPr>
        <w:rPr>
          <w:rStyle w:val="figurecaption"/>
        </w:rPr>
      </w:pPr>
      <w:r>
        <w:rPr>
          <w:rStyle w:val="figurecaption"/>
          <w:noProof/>
          <w:lang w:eastAsia="en-GB"/>
        </w:rPr>
        <w:lastRenderedPageBreak/>
        <w:drawing>
          <wp:inline distT="0" distB="0" distL="0" distR="0" wp14:anchorId="50DC68D8" wp14:editId="7F5965FE">
            <wp:extent cx="5651609" cy="519989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1198" cy="5208720"/>
                    </a:xfrm>
                    <a:prstGeom prst="rect">
                      <a:avLst/>
                    </a:prstGeom>
                    <a:noFill/>
                  </pic:spPr>
                </pic:pic>
              </a:graphicData>
            </a:graphic>
          </wp:inline>
        </w:drawing>
      </w:r>
    </w:p>
    <w:p w14:paraId="61181973" w14:textId="77777777" w:rsidR="00A055FC" w:rsidRDefault="004669EE" w:rsidP="00F1116A">
      <w:pPr>
        <w:jc w:val="both"/>
        <w:rPr>
          <w:rFonts w:cstheme="minorHAnsi"/>
          <w:b/>
          <w:bCs/>
        </w:rPr>
      </w:pPr>
      <w:r w:rsidRPr="00F1116A">
        <w:rPr>
          <w:rFonts w:cstheme="minorHAnsi"/>
          <w:b/>
          <w:bCs/>
        </w:rPr>
        <w:t>Figure 7</w:t>
      </w:r>
      <w:r w:rsidR="00F1116A">
        <w:rPr>
          <w:rFonts w:cstheme="minorHAnsi"/>
          <w:b/>
          <w:bCs/>
        </w:rPr>
        <w:t xml:space="preserve"> – </w:t>
      </w:r>
      <w:r w:rsidRPr="00F1116A">
        <w:rPr>
          <w:rFonts w:cstheme="minorHAnsi"/>
          <w:b/>
          <w:bCs/>
        </w:rPr>
        <w:t xml:space="preserve">Heat maps showing the trade-offs between relaxation and protection. </w:t>
      </w:r>
    </w:p>
    <w:p w14:paraId="193D64D3" w14:textId="77777777" w:rsidR="00A055FC" w:rsidRDefault="004669EE" w:rsidP="00F260F5">
      <w:pPr>
        <w:jc w:val="both"/>
        <w:rPr>
          <w:rFonts w:cstheme="minorHAnsi"/>
        </w:rPr>
      </w:pPr>
      <w:r>
        <w:rPr>
          <w:rFonts w:cstheme="minorHAnsi"/>
        </w:rPr>
        <w:t xml:space="preserve">A) Each subplot depicts a heat map showing the cumulative fraction of the vulnerable population that become infected (Iv) one year after the start of lockdown for different combinations of β3 &amp; β4 for different values of β1 (rows) and β2 (columns). </w:t>
      </w:r>
    </w:p>
    <w:p w14:paraId="730FAFE1" w14:textId="77777777" w:rsidR="00A055FC" w:rsidRDefault="004669EE" w:rsidP="00F260F5">
      <w:pPr>
        <w:jc w:val="both"/>
        <w:rPr>
          <w:rFonts w:cstheme="minorHAnsi"/>
        </w:rPr>
      </w:pPr>
      <w:r>
        <w:rPr>
          <w:rFonts w:cstheme="minorHAnsi"/>
        </w:rPr>
        <w:t xml:space="preserve">B) As A) but for whether the second peak of is lower (green) or higher (red) than the first peak. </w:t>
      </w:r>
    </w:p>
    <w:p w14:paraId="6261A4B7" w14:textId="77777777" w:rsidR="00A055FC" w:rsidRDefault="004669EE" w:rsidP="00F260F5">
      <w:pPr>
        <w:jc w:val="both"/>
        <w:rPr>
          <w:rFonts w:cstheme="minorHAnsi"/>
        </w:rPr>
      </w:pPr>
      <w:r>
        <w:rPr>
          <w:rFonts w:cstheme="minorHAnsi"/>
        </w:rPr>
        <w:t>C) As (B) but all 2</w:t>
      </w:r>
      <w:r>
        <w:rPr>
          <w:rFonts w:cstheme="minorHAnsi"/>
          <w:vertAlign w:val="superscript"/>
        </w:rPr>
        <w:t>nd</w:t>
      </w:r>
      <w:r>
        <w:rPr>
          <w:rFonts w:cstheme="minorHAnsi"/>
        </w:rPr>
        <w:t xml:space="preserve"> peaks (</w:t>
      </w:r>
      <w:proofErr w:type="spellStart"/>
      <w:proofErr w:type="gramStart"/>
      <w:r>
        <w:rPr>
          <w:rFonts w:cstheme="minorHAnsi"/>
        </w:rPr>
        <w:t>Iv,Ih</w:t>
      </w:r>
      <w:proofErr w:type="spellEnd"/>
      <w:proofErr w:type="gramEnd"/>
      <w:r>
        <w:rPr>
          <w:rFonts w:cstheme="minorHAnsi"/>
        </w:rPr>
        <w:t xml:space="preserve"> &amp; </w:t>
      </w:r>
      <w:proofErr w:type="spellStart"/>
      <w:r>
        <w:rPr>
          <w:rFonts w:cstheme="minorHAnsi"/>
        </w:rPr>
        <w:t>Ir</w:t>
      </w:r>
      <w:proofErr w:type="spellEnd"/>
      <w:r>
        <w:rPr>
          <w:rFonts w:cstheme="minorHAnsi"/>
        </w:rPr>
        <w:t>) smaller than 1</w:t>
      </w:r>
      <w:r>
        <w:rPr>
          <w:rFonts w:cstheme="minorHAnsi"/>
          <w:vertAlign w:val="superscript"/>
        </w:rPr>
        <w:t>st</w:t>
      </w:r>
      <w:r>
        <w:rPr>
          <w:rFonts w:cstheme="minorHAnsi"/>
        </w:rPr>
        <w:t xml:space="preserve"> peaks (green). </w:t>
      </w:r>
    </w:p>
    <w:p w14:paraId="1B507A91" w14:textId="3BDB2D32" w:rsidR="004669EE" w:rsidRDefault="004669EE" w:rsidP="00F260F5">
      <w:pPr>
        <w:jc w:val="both"/>
        <w:rPr>
          <w:rFonts w:ascii="Calibri" w:hAnsi="Calibri" w:cs="Calibri"/>
          <w:color w:val="1F497D"/>
        </w:rPr>
      </w:pPr>
      <w:r>
        <w:rPr>
          <w:rFonts w:cstheme="minorHAnsi"/>
        </w:rPr>
        <w:t xml:space="preserve">D) As (B) </w:t>
      </w:r>
      <w:del w:id="2" w:author="VAN BUNNIK Bram" w:date="2020-04-26T22:18:00Z">
        <w:r w:rsidDel="00E230FC">
          <w:rPr>
            <w:rFonts w:cstheme="minorHAnsi"/>
          </w:rPr>
          <w:delText xml:space="preserve"> </w:delText>
        </w:r>
      </w:del>
      <w:r>
        <w:rPr>
          <w:rFonts w:cstheme="minorHAnsi"/>
        </w:rPr>
        <w:t xml:space="preserve">but </w:t>
      </w:r>
      <w:proofErr w:type="spellStart"/>
      <w:r>
        <w:rPr>
          <w:rFonts w:cstheme="minorHAnsi"/>
        </w:rPr>
        <w:t>dI</w:t>
      </w:r>
      <w:r>
        <w:rPr>
          <w:rFonts w:cstheme="minorHAnsi"/>
        </w:rPr>
        <w:softHyphen/>
      </w:r>
      <w:proofErr w:type="spellEnd"/>
      <w:r>
        <w:rPr>
          <w:rFonts w:cstheme="minorHAnsi"/>
        </w:rPr>
        <w:t>/dt negative or zero for at least 365 days after the start of lockdown for all I-compartments.</w:t>
      </w:r>
    </w:p>
    <w:sectPr w:rsidR="00466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30ECF"/>
    <w:multiLevelType w:val="hybridMultilevel"/>
    <w:tmpl w:val="F25EA258"/>
    <w:lvl w:ilvl="0" w:tplc="5C72DAE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B4C57"/>
    <w:multiLevelType w:val="hybridMultilevel"/>
    <w:tmpl w:val="6E6A6052"/>
    <w:lvl w:ilvl="0" w:tplc="7A9E79E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 BUNNIK Bram">
    <w15:presenceInfo w15:providerId="AD" w15:userId="S-1-5-21-861567501-1417001333-682003330-4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B09"/>
    <w:rsid w:val="000A0589"/>
    <w:rsid w:val="001F41DD"/>
    <w:rsid w:val="002A7158"/>
    <w:rsid w:val="00402FCB"/>
    <w:rsid w:val="004669EE"/>
    <w:rsid w:val="00592B3F"/>
    <w:rsid w:val="007E10C2"/>
    <w:rsid w:val="00986CCD"/>
    <w:rsid w:val="00A055FC"/>
    <w:rsid w:val="00B2572E"/>
    <w:rsid w:val="00B95B09"/>
    <w:rsid w:val="00C86EF2"/>
    <w:rsid w:val="00E230FC"/>
    <w:rsid w:val="00F1116A"/>
    <w:rsid w:val="00F260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7636"/>
  <w15:chartTrackingRefBased/>
  <w15:docId w15:val="{6C4BE259-9354-4D75-9D38-8E2A1A06B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5B09"/>
    <w:pPr>
      <w:spacing w:after="0" w:line="240" w:lineRule="auto"/>
    </w:pPr>
  </w:style>
  <w:style w:type="character" w:customStyle="1" w:styleId="figurecaption">
    <w:name w:val="figure__caption"/>
    <w:basedOn w:val="DefaultParagraphFont"/>
    <w:rsid w:val="004669EE"/>
  </w:style>
  <w:style w:type="character" w:styleId="CommentReference">
    <w:name w:val="annotation reference"/>
    <w:basedOn w:val="DefaultParagraphFont"/>
    <w:uiPriority w:val="99"/>
    <w:semiHidden/>
    <w:unhideWhenUsed/>
    <w:rsid w:val="00C86EF2"/>
    <w:rPr>
      <w:sz w:val="16"/>
      <w:szCs w:val="16"/>
    </w:rPr>
  </w:style>
  <w:style w:type="paragraph" w:styleId="CommentText">
    <w:name w:val="annotation text"/>
    <w:basedOn w:val="Normal"/>
    <w:link w:val="CommentTextChar"/>
    <w:uiPriority w:val="99"/>
    <w:semiHidden/>
    <w:unhideWhenUsed/>
    <w:rsid w:val="00C86EF2"/>
    <w:pPr>
      <w:spacing w:line="240" w:lineRule="auto"/>
    </w:pPr>
    <w:rPr>
      <w:sz w:val="20"/>
      <w:szCs w:val="20"/>
    </w:rPr>
  </w:style>
  <w:style w:type="character" w:customStyle="1" w:styleId="CommentTextChar">
    <w:name w:val="Comment Text Char"/>
    <w:basedOn w:val="DefaultParagraphFont"/>
    <w:link w:val="CommentText"/>
    <w:uiPriority w:val="99"/>
    <w:semiHidden/>
    <w:rsid w:val="00C86EF2"/>
    <w:rPr>
      <w:sz w:val="20"/>
      <w:szCs w:val="20"/>
    </w:rPr>
  </w:style>
  <w:style w:type="paragraph" w:styleId="CommentSubject">
    <w:name w:val="annotation subject"/>
    <w:basedOn w:val="CommentText"/>
    <w:next w:val="CommentText"/>
    <w:link w:val="CommentSubjectChar"/>
    <w:uiPriority w:val="99"/>
    <w:semiHidden/>
    <w:unhideWhenUsed/>
    <w:rsid w:val="00C86EF2"/>
    <w:rPr>
      <w:b/>
      <w:bCs/>
    </w:rPr>
  </w:style>
  <w:style w:type="character" w:customStyle="1" w:styleId="CommentSubjectChar">
    <w:name w:val="Comment Subject Char"/>
    <w:basedOn w:val="CommentTextChar"/>
    <w:link w:val="CommentSubject"/>
    <w:uiPriority w:val="99"/>
    <w:semiHidden/>
    <w:rsid w:val="00C86EF2"/>
    <w:rPr>
      <w:b/>
      <w:bCs/>
      <w:sz w:val="20"/>
      <w:szCs w:val="20"/>
    </w:rPr>
  </w:style>
  <w:style w:type="paragraph" w:styleId="BalloonText">
    <w:name w:val="Balloon Text"/>
    <w:basedOn w:val="Normal"/>
    <w:link w:val="BalloonTextChar"/>
    <w:uiPriority w:val="99"/>
    <w:semiHidden/>
    <w:unhideWhenUsed/>
    <w:rsid w:val="00C8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EF2"/>
    <w:rPr>
      <w:rFonts w:ascii="Segoe UI" w:hAnsi="Segoe UI" w:cs="Segoe UI"/>
      <w:sz w:val="18"/>
      <w:szCs w:val="18"/>
    </w:rPr>
  </w:style>
  <w:style w:type="paragraph" w:styleId="ListParagraph">
    <w:name w:val="List Paragraph"/>
    <w:basedOn w:val="Normal"/>
    <w:uiPriority w:val="34"/>
    <w:qFormat/>
    <w:rsid w:val="00A05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12667">
      <w:bodyDiv w:val="1"/>
      <w:marLeft w:val="0"/>
      <w:marRight w:val="0"/>
      <w:marTop w:val="0"/>
      <w:marBottom w:val="0"/>
      <w:divBdr>
        <w:top w:val="none" w:sz="0" w:space="0" w:color="auto"/>
        <w:left w:val="none" w:sz="0" w:space="0" w:color="auto"/>
        <w:bottom w:val="none" w:sz="0" w:space="0" w:color="auto"/>
        <w:right w:val="none" w:sz="0" w:space="0" w:color="auto"/>
      </w:divBdr>
    </w:div>
    <w:div w:id="1491602376">
      <w:bodyDiv w:val="1"/>
      <w:marLeft w:val="0"/>
      <w:marRight w:val="0"/>
      <w:marTop w:val="0"/>
      <w:marBottom w:val="0"/>
      <w:divBdr>
        <w:top w:val="none" w:sz="0" w:space="0" w:color="auto"/>
        <w:left w:val="none" w:sz="0" w:space="0" w:color="auto"/>
        <w:bottom w:val="none" w:sz="0" w:space="0" w:color="auto"/>
        <w:right w:val="none" w:sz="0" w:space="0" w:color="auto"/>
      </w:divBdr>
    </w:div>
    <w:div w:id="1576235948">
      <w:bodyDiv w:val="1"/>
      <w:marLeft w:val="0"/>
      <w:marRight w:val="0"/>
      <w:marTop w:val="0"/>
      <w:marBottom w:val="0"/>
      <w:divBdr>
        <w:top w:val="none" w:sz="0" w:space="0" w:color="auto"/>
        <w:left w:val="none" w:sz="0" w:space="0" w:color="auto"/>
        <w:bottom w:val="none" w:sz="0" w:space="0" w:color="auto"/>
        <w:right w:val="none" w:sz="0" w:space="0" w:color="auto"/>
      </w:divBdr>
      <w:divsChild>
        <w:div w:id="1239049467">
          <w:marLeft w:val="0"/>
          <w:marRight w:val="0"/>
          <w:marTop w:val="0"/>
          <w:marBottom w:val="0"/>
          <w:divBdr>
            <w:top w:val="none" w:sz="0" w:space="0" w:color="auto"/>
            <w:left w:val="none" w:sz="0" w:space="0" w:color="auto"/>
            <w:bottom w:val="none" w:sz="0" w:space="0" w:color="auto"/>
            <w:right w:val="none" w:sz="0" w:space="0" w:color="auto"/>
          </w:divBdr>
        </w:div>
        <w:div w:id="577177179">
          <w:marLeft w:val="0"/>
          <w:marRight w:val="0"/>
          <w:marTop w:val="0"/>
          <w:marBottom w:val="0"/>
          <w:divBdr>
            <w:top w:val="none" w:sz="0" w:space="0" w:color="auto"/>
            <w:left w:val="none" w:sz="0" w:space="0" w:color="auto"/>
            <w:bottom w:val="none" w:sz="0" w:space="0" w:color="auto"/>
            <w:right w:val="none" w:sz="0" w:space="0" w:color="auto"/>
          </w:divBdr>
        </w:div>
        <w:div w:id="1372874347">
          <w:marLeft w:val="0"/>
          <w:marRight w:val="0"/>
          <w:marTop w:val="0"/>
          <w:marBottom w:val="0"/>
          <w:divBdr>
            <w:top w:val="none" w:sz="0" w:space="0" w:color="auto"/>
            <w:left w:val="none" w:sz="0" w:space="0" w:color="auto"/>
            <w:bottom w:val="none" w:sz="0" w:space="0" w:color="auto"/>
            <w:right w:val="none" w:sz="0" w:space="0" w:color="auto"/>
          </w:divBdr>
        </w:div>
        <w:div w:id="817453719">
          <w:marLeft w:val="0"/>
          <w:marRight w:val="0"/>
          <w:marTop w:val="0"/>
          <w:marBottom w:val="0"/>
          <w:divBdr>
            <w:top w:val="none" w:sz="0" w:space="0" w:color="auto"/>
            <w:left w:val="none" w:sz="0" w:space="0" w:color="auto"/>
            <w:bottom w:val="none" w:sz="0" w:space="0" w:color="auto"/>
            <w:right w:val="none" w:sz="0" w:space="0" w:color="auto"/>
          </w:divBdr>
        </w:div>
        <w:div w:id="1997487665">
          <w:marLeft w:val="0"/>
          <w:marRight w:val="0"/>
          <w:marTop w:val="0"/>
          <w:marBottom w:val="0"/>
          <w:divBdr>
            <w:top w:val="none" w:sz="0" w:space="0" w:color="auto"/>
            <w:left w:val="none" w:sz="0" w:space="0" w:color="auto"/>
            <w:bottom w:val="none" w:sz="0" w:space="0" w:color="auto"/>
            <w:right w:val="none" w:sz="0" w:space="0" w:color="auto"/>
          </w:divBdr>
        </w:div>
        <w:div w:id="57096027">
          <w:marLeft w:val="0"/>
          <w:marRight w:val="0"/>
          <w:marTop w:val="0"/>
          <w:marBottom w:val="0"/>
          <w:divBdr>
            <w:top w:val="none" w:sz="0" w:space="0" w:color="auto"/>
            <w:left w:val="none" w:sz="0" w:space="0" w:color="auto"/>
            <w:bottom w:val="none" w:sz="0" w:space="0" w:color="auto"/>
            <w:right w:val="none" w:sz="0" w:space="0" w:color="auto"/>
          </w:divBdr>
        </w:div>
        <w:div w:id="774596659">
          <w:marLeft w:val="0"/>
          <w:marRight w:val="0"/>
          <w:marTop w:val="0"/>
          <w:marBottom w:val="0"/>
          <w:divBdr>
            <w:top w:val="none" w:sz="0" w:space="0" w:color="auto"/>
            <w:left w:val="none" w:sz="0" w:space="0" w:color="auto"/>
            <w:bottom w:val="none" w:sz="0" w:space="0" w:color="auto"/>
            <w:right w:val="none" w:sz="0" w:space="0" w:color="auto"/>
          </w:divBdr>
        </w:div>
        <w:div w:id="247664976">
          <w:marLeft w:val="0"/>
          <w:marRight w:val="0"/>
          <w:marTop w:val="0"/>
          <w:marBottom w:val="0"/>
          <w:divBdr>
            <w:top w:val="none" w:sz="0" w:space="0" w:color="auto"/>
            <w:left w:val="none" w:sz="0" w:space="0" w:color="auto"/>
            <w:bottom w:val="none" w:sz="0" w:space="0" w:color="auto"/>
            <w:right w:val="none" w:sz="0" w:space="0" w:color="auto"/>
          </w:divBdr>
        </w:div>
        <w:div w:id="666513847">
          <w:marLeft w:val="0"/>
          <w:marRight w:val="0"/>
          <w:marTop w:val="0"/>
          <w:marBottom w:val="0"/>
          <w:divBdr>
            <w:top w:val="none" w:sz="0" w:space="0" w:color="auto"/>
            <w:left w:val="none" w:sz="0" w:space="0" w:color="auto"/>
            <w:bottom w:val="none" w:sz="0" w:space="0" w:color="auto"/>
            <w:right w:val="none" w:sz="0" w:space="0" w:color="auto"/>
          </w:divBdr>
        </w:div>
        <w:div w:id="1406294655">
          <w:marLeft w:val="0"/>
          <w:marRight w:val="0"/>
          <w:marTop w:val="0"/>
          <w:marBottom w:val="0"/>
          <w:divBdr>
            <w:top w:val="none" w:sz="0" w:space="0" w:color="auto"/>
            <w:left w:val="none" w:sz="0" w:space="0" w:color="auto"/>
            <w:bottom w:val="none" w:sz="0" w:space="0" w:color="auto"/>
            <w:right w:val="none" w:sz="0" w:space="0" w:color="auto"/>
          </w:divBdr>
        </w:div>
        <w:div w:id="1620453535">
          <w:marLeft w:val="0"/>
          <w:marRight w:val="0"/>
          <w:marTop w:val="0"/>
          <w:marBottom w:val="0"/>
          <w:divBdr>
            <w:top w:val="none" w:sz="0" w:space="0" w:color="auto"/>
            <w:left w:val="none" w:sz="0" w:space="0" w:color="auto"/>
            <w:bottom w:val="none" w:sz="0" w:space="0" w:color="auto"/>
            <w:right w:val="none" w:sz="0" w:space="0" w:color="auto"/>
          </w:divBdr>
        </w:div>
        <w:div w:id="1742603772">
          <w:marLeft w:val="0"/>
          <w:marRight w:val="0"/>
          <w:marTop w:val="0"/>
          <w:marBottom w:val="0"/>
          <w:divBdr>
            <w:top w:val="none" w:sz="0" w:space="0" w:color="auto"/>
            <w:left w:val="none" w:sz="0" w:space="0" w:color="auto"/>
            <w:bottom w:val="none" w:sz="0" w:space="0" w:color="auto"/>
            <w:right w:val="none" w:sz="0" w:space="0" w:color="auto"/>
          </w:divBdr>
        </w:div>
        <w:div w:id="221721289">
          <w:marLeft w:val="0"/>
          <w:marRight w:val="0"/>
          <w:marTop w:val="0"/>
          <w:marBottom w:val="0"/>
          <w:divBdr>
            <w:top w:val="none" w:sz="0" w:space="0" w:color="auto"/>
            <w:left w:val="none" w:sz="0" w:space="0" w:color="auto"/>
            <w:bottom w:val="none" w:sz="0" w:space="0" w:color="auto"/>
            <w:right w:val="none" w:sz="0" w:space="0" w:color="auto"/>
          </w:divBdr>
        </w:div>
        <w:div w:id="1421482434">
          <w:marLeft w:val="0"/>
          <w:marRight w:val="0"/>
          <w:marTop w:val="0"/>
          <w:marBottom w:val="0"/>
          <w:divBdr>
            <w:top w:val="none" w:sz="0" w:space="0" w:color="auto"/>
            <w:left w:val="none" w:sz="0" w:space="0" w:color="auto"/>
            <w:bottom w:val="none" w:sz="0" w:space="0" w:color="auto"/>
            <w:right w:val="none" w:sz="0" w:space="0" w:color="auto"/>
          </w:divBdr>
        </w:div>
        <w:div w:id="1181503045">
          <w:marLeft w:val="0"/>
          <w:marRight w:val="0"/>
          <w:marTop w:val="0"/>
          <w:marBottom w:val="0"/>
          <w:divBdr>
            <w:top w:val="none" w:sz="0" w:space="0" w:color="auto"/>
            <w:left w:val="none" w:sz="0" w:space="0" w:color="auto"/>
            <w:bottom w:val="none" w:sz="0" w:space="0" w:color="auto"/>
            <w:right w:val="none" w:sz="0" w:space="0" w:color="auto"/>
          </w:divBdr>
        </w:div>
        <w:div w:id="1567954880">
          <w:marLeft w:val="0"/>
          <w:marRight w:val="0"/>
          <w:marTop w:val="0"/>
          <w:marBottom w:val="0"/>
          <w:divBdr>
            <w:top w:val="none" w:sz="0" w:space="0" w:color="auto"/>
            <w:left w:val="none" w:sz="0" w:space="0" w:color="auto"/>
            <w:bottom w:val="none" w:sz="0" w:space="0" w:color="auto"/>
            <w:right w:val="none" w:sz="0" w:space="0" w:color="auto"/>
          </w:divBdr>
        </w:div>
        <w:div w:id="1040008277">
          <w:marLeft w:val="0"/>
          <w:marRight w:val="0"/>
          <w:marTop w:val="0"/>
          <w:marBottom w:val="0"/>
          <w:divBdr>
            <w:top w:val="none" w:sz="0" w:space="0" w:color="auto"/>
            <w:left w:val="none" w:sz="0" w:space="0" w:color="auto"/>
            <w:bottom w:val="none" w:sz="0" w:space="0" w:color="auto"/>
            <w:right w:val="none" w:sz="0" w:space="0" w:color="auto"/>
          </w:divBdr>
        </w:div>
        <w:div w:id="392578727">
          <w:marLeft w:val="0"/>
          <w:marRight w:val="0"/>
          <w:marTop w:val="0"/>
          <w:marBottom w:val="0"/>
          <w:divBdr>
            <w:top w:val="none" w:sz="0" w:space="0" w:color="auto"/>
            <w:left w:val="none" w:sz="0" w:space="0" w:color="auto"/>
            <w:bottom w:val="none" w:sz="0" w:space="0" w:color="auto"/>
            <w:right w:val="none" w:sz="0" w:space="0" w:color="auto"/>
          </w:divBdr>
        </w:div>
        <w:div w:id="103506621">
          <w:marLeft w:val="0"/>
          <w:marRight w:val="0"/>
          <w:marTop w:val="0"/>
          <w:marBottom w:val="0"/>
          <w:divBdr>
            <w:top w:val="none" w:sz="0" w:space="0" w:color="auto"/>
            <w:left w:val="none" w:sz="0" w:space="0" w:color="auto"/>
            <w:bottom w:val="none" w:sz="0" w:space="0" w:color="auto"/>
            <w:right w:val="none" w:sz="0" w:space="0" w:color="auto"/>
          </w:divBdr>
        </w:div>
        <w:div w:id="527565383">
          <w:marLeft w:val="0"/>
          <w:marRight w:val="0"/>
          <w:marTop w:val="0"/>
          <w:marBottom w:val="0"/>
          <w:divBdr>
            <w:top w:val="none" w:sz="0" w:space="0" w:color="auto"/>
            <w:left w:val="none" w:sz="0" w:space="0" w:color="auto"/>
            <w:bottom w:val="none" w:sz="0" w:space="0" w:color="auto"/>
            <w:right w:val="none" w:sz="0" w:space="0" w:color="auto"/>
          </w:divBdr>
        </w:div>
      </w:divsChild>
    </w:div>
    <w:div w:id="1788156142">
      <w:bodyDiv w:val="1"/>
      <w:marLeft w:val="0"/>
      <w:marRight w:val="0"/>
      <w:marTop w:val="0"/>
      <w:marBottom w:val="0"/>
      <w:divBdr>
        <w:top w:val="none" w:sz="0" w:space="0" w:color="auto"/>
        <w:left w:val="none" w:sz="0" w:space="0" w:color="auto"/>
        <w:bottom w:val="none" w:sz="0" w:space="0" w:color="auto"/>
        <w:right w:val="none" w:sz="0" w:space="0" w:color="auto"/>
      </w:divBdr>
      <w:divsChild>
        <w:div w:id="1450394107">
          <w:marLeft w:val="0"/>
          <w:marRight w:val="0"/>
          <w:marTop w:val="0"/>
          <w:marBottom w:val="0"/>
          <w:divBdr>
            <w:top w:val="none" w:sz="0" w:space="0" w:color="auto"/>
            <w:left w:val="none" w:sz="0" w:space="0" w:color="auto"/>
            <w:bottom w:val="none" w:sz="0" w:space="0" w:color="auto"/>
            <w:right w:val="none" w:sz="0" w:space="0" w:color="auto"/>
          </w:divBdr>
        </w:div>
        <w:div w:id="1759059846">
          <w:marLeft w:val="0"/>
          <w:marRight w:val="0"/>
          <w:marTop w:val="0"/>
          <w:marBottom w:val="0"/>
          <w:divBdr>
            <w:top w:val="none" w:sz="0" w:space="0" w:color="auto"/>
            <w:left w:val="none" w:sz="0" w:space="0" w:color="auto"/>
            <w:bottom w:val="none" w:sz="0" w:space="0" w:color="auto"/>
            <w:right w:val="none" w:sz="0" w:space="0" w:color="auto"/>
          </w:divBdr>
        </w:div>
        <w:div w:id="1932547888">
          <w:marLeft w:val="0"/>
          <w:marRight w:val="0"/>
          <w:marTop w:val="0"/>
          <w:marBottom w:val="0"/>
          <w:divBdr>
            <w:top w:val="none" w:sz="0" w:space="0" w:color="auto"/>
            <w:left w:val="none" w:sz="0" w:space="0" w:color="auto"/>
            <w:bottom w:val="none" w:sz="0" w:space="0" w:color="auto"/>
            <w:right w:val="none" w:sz="0" w:space="0" w:color="auto"/>
          </w:divBdr>
        </w:div>
        <w:div w:id="2058314012">
          <w:marLeft w:val="0"/>
          <w:marRight w:val="0"/>
          <w:marTop w:val="0"/>
          <w:marBottom w:val="0"/>
          <w:divBdr>
            <w:top w:val="none" w:sz="0" w:space="0" w:color="auto"/>
            <w:left w:val="none" w:sz="0" w:space="0" w:color="auto"/>
            <w:bottom w:val="none" w:sz="0" w:space="0" w:color="auto"/>
            <w:right w:val="none" w:sz="0" w:space="0" w:color="auto"/>
          </w:divBdr>
        </w:div>
        <w:div w:id="133329698">
          <w:marLeft w:val="0"/>
          <w:marRight w:val="0"/>
          <w:marTop w:val="0"/>
          <w:marBottom w:val="0"/>
          <w:divBdr>
            <w:top w:val="none" w:sz="0" w:space="0" w:color="auto"/>
            <w:left w:val="none" w:sz="0" w:space="0" w:color="auto"/>
            <w:bottom w:val="none" w:sz="0" w:space="0" w:color="auto"/>
            <w:right w:val="none" w:sz="0" w:space="0" w:color="auto"/>
          </w:divBdr>
        </w:div>
        <w:div w:id="199321222">
          <w:marLeft w:val="0"/>
          <w:marRight w:val="0"/>
          <w:marTop w:val="0"/>
          <w:marBottom w:val="0"/>
          <w:divBdr>
            <w:top w:val="none" w:sz="0" w:space="0" w:color="auto"/>
            <w:left w:val="none" w:sz="0" w:space="0" w:color="auto"/>
            <w:bottom w:val="none" w:sz="0" w:space="0" w:color="auto"/>
            <w:right w:val="none" w:sz="0" w:space="0" w:color="auto"/>
          </w:divBdr>
        </w:div>
        <w:div w:id="1246257826">
          <w:marLeft w:val="0"/>
          <w:marRight w:val="0"/>
          <w:marTop w:val="0"/>
          <w:marBottom w:val="0"/>
          <w:divBdr>
            <w:top w:val="none" w:sz="0" w:space="0" w:color="auto"/>
            <w:left w:val="none" w:sz="0" w:space="0" w:color="auto"/>
            <w:bottom w:val="none" w:sz="0" w:space="0" w:color="auto"/>
            <w:right w:val="none" w:sz="0" w:space="0" w:color="auto"/>
          </w:divBdr>
        </w:div>
        <w:div w:id="337344200">
          <w:marLeft w:val="0"/>
          <w:marRight w:val="0"/>
          <w:marTop w:val="0"/>
          <w:marBottom w:val="0"/>
          <w:divBdr>
            <w:top w:val="none" w:sz="0" w:space="0" w:color="auto"/>
            <w:left w:val="none" w:sz="0" w:space="0" w:color="auto"/>
            <w:bottom w:val="none" w:sz="0" w:space="0" w:color="auto"/>
            <w:right w:val="none" w:sz="0" w:space="0" w:color="auto"/>
          </w:divBdr>
        </w:div>
        <w:div w:id="39793444">
          <w:marLeft w:val="0"/>
          <w:marRight w:val="0"/>
          <w:marTop w:val="0"/>
          <w:marBottom w:val="0"/>
          <w:divBdr>
            <w:top w:val="none" w:sz="0" w:space="0" w:color="auto"/>
            <w:left w:val="none" w:sz="0" w:space="0" w:color="auto"/>
            <w:bottom w:val="none" w:sz="0" w:space="0" w:color="auto"/>
            <w:right w:val="none" w:sz="0" w:space="0" w:color="auto"/>
          </w:divBdr>
        </w:div>
        <w:div w:id="364870170">
          <w:marLeft w:val="0"/>
          <w:marRight w:val="0"/>
          <w:marTop w:val="0"/>
          <w:marBottom w:val="0"/>
          <w:divBdr>
            <w:top w:val="none" w:sz="0" w:space="0" w:color="auto"/>
            <w:left w:val="none" w:sz="0" w:space="0" w:color="auto"/>
            <w:bottom w:val="none" w:sz="0" w:space="0" w:color="auto"/>
            <w:right w:val="none" w:sz="0" w:space="0" w:color="auto"/>
          </w:divBdr>
        </w:div>
        <w:div w:id="1881892472">
          <w:marLeft w:val="0"/>
          <w:marRight w:val="0"/>
          <w:marTop w:val="0"/>
          <w:marBottom w:val="0"/>
          <w:divBdr>
            <w:top w:val="none" w:sz="0" w:space="0" w:color="auto"/>
            <w:left w:val="none" w:sz="0" w:space="0" w:color="auto"/>
            <w:bottom w:val="none" w:sz="0" w:space="0" w:color="auto"/>
            <w:right w:val="none" w:sz="0" w:space="0" w:color="auto"/>
          </w:divBdr>
        </w:div>
        <w:div w:id="661276858">
          <w:marLeft w:val="0"/>
          <w:marRight w:val="0"/>
          <w:marTop w:val="0"/>
          <w:marBottom w:val="0"/>
          <w:divBdr>
            <w:top w:val="none" w:sz="0" w:space="0" w:color="auto"/>
            <w:left w:val="none" w:sz="0" w:space="0" w:color="auto"/>
            <w:bottom w:val="none" w:sz="0" w:space="0" w:color="auto"/>
            <w:right w:val="none" w:sz="0" w:space="0" w:color="auto"/>
          </w:divBdr>
        </w:div>
        <w:div w:id="860704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685C0-113F-4C78-ADA7-ECDD695E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4</cp:revision>
  <dcterms:created xsi:type="dcterms:W3CDTF">2020-04-26T22:24:00Z</dcterms:created>
  <dcterms:modified xsi:type="dcterms:W3CDTF">2020-04-26T22:26:00Z</dcterms:modified>
</cp:coreProperties>
</file>