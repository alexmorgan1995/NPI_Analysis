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5BC00D" w14:textId="77777777" w:rsidR="000674DE" w:rsidRPr="009647FA" w:rsidRDefault="000674DE" w:rsidP="000674DE">
      <w:pPr>
        <w:jc w:val="center"/>
        <w:rPr>
          <w:sz w:val="28"/>
          <w:szCs w:val="28"/>
          <w:u w:val="single"/>
        </w:rPr>
      </w:pPr>
      <w:bookmarkStart w:id="0" w:name="_Hlk38997539"/>
      <w:r w:rsidRPr="009647FA">
        <w:rPr>
          <w:sz w:val="28"/>
          <w:szCs w:val="28"/>
          <w:u w:val="single"/>
        </w:rPr>
        <w:t>Figures</w:t>
      </w:r>
    </w:p>
    <w:p w14:paraId="6CE385E4" w14:textId="77777777" w:rsidR="000674DE" w:rsidRDefault="000674DE" w:rsidP="000674DE">
      <w:pPr>
        <w:rPr>
          <w:sz w:val="24"/>
          <w:szCs w:val="24"/>
        </w:rPr>
      </w:pPr>
    </w:p>
    <w:p w14:paraId="6F946D7E" w14:textId="77777777" w:rsidR="000674DE" w:rsidRDefault="000674DE" w:rsidP="005174AA">
      <w:pPr>
        <w:jc w:val="center"/>
        <w:rPr>
          <w:sz w:val="24"/>
          <w:szCs w:val="24"/>
        </w:rPr>
        <w:pPrChange w:id="1" w:author="Alexander Morgan" w:date="2020-04-28T16:19:00Z">
          <w:pPr/>
        </w:pPrChange>
      </w:pPr>
      <w:commentRangeStart w:id="2"/>
      <w:r>
        <w:rPr>
          <w:noProof/>
          <w:sz w:val="24"/>
          <w:szCs w:val="24"/>
          <w:lang w:eastAsia="en-GB"/>
        </w:rPr>
        <w:drawing>
          <wp:inline distT="0" distB="0" distL="0" distR="0" wp14:anchorId="7100AE5A" wp14:editId="422D99CC">
            <wp:extent cx="3310079" cy="31718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act diagr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38120" cy="3198695"/>
                    </a:xfrm>
                    <a:prstGeom prst="rect">
                      <a:avLst/>
                    </a:prstGeom>
                  </pic:spPr>
                </pic:pic>
              </a:graphicData>
            </a:graphic>
          </wp:inline>
        </w:drawing>
      </w:r>
      <w:commentRangeEnd w:id="2"/>
      <w:r w:rsidR="005174AA">
        <w:rPr>
          <w:rStyle w:val="CommentReference"/>
        </w:rPr>
        <w:commentReference w:id="2"/>
      </w:r>
    </w:p>
    <w:p w14:paraId="2C3969BE" w14:textId="77777777" w:rsidR="000674DE" w:rsidRDefault="000674DE" w:rsidP="000674DE">
      <w:pPr>
        <w:jc w:val="both"/>
        <w:rPr>
          <w:sz w:val="24"/>
          <w:szCs w:val="24"/>
        </w:rPr>
      </w:pPr>
      <w:r>
        <w:rPr>
          <w:sz w:val="24"/>
          <w:szCs w:val="24"/>
        </w:rPr>
        <w:t>Figure 1. Contact structure for the 20-20-60 model. There are 5 segments, each comprising 20% of the total. V = vulnerable; S = shielders; R = remaining population. Transmission occurs within and between segments. Transmission rates within and between the three R segments are always homogenous, but may vary within and between segments of different types.</w:t>
      </w:r>
    </w:p>
    <w:p w14:paraId="319A7850" w14:textId="77777777" w:rsidR="000674DE" w:rsidRDefault="000674DE" w:rsidP="000674DE"/>
    <w:p w14:paraId="0E066A2F" w14:textId="77777777" w:rsidR="000674DE" w:rsidRDefault="000674DE" w:rsidP="005174AA">
      <w:pPr>
        <w:jc w:val="center"/>
        <w:pPrChange w:id="3" w:author="Alexander Morgan" w:date="2020-04-28T16:19:00Z">
          <w:pPr/>
        </w:pPrChange>
      </w:pPr>
      <w:r w:rsidRPr="00B95B09">
        <w:rPr>
          <w:noProof/>
          <w:lang w:eastAsia="en-GB"/>
        </w:rPr>
        <w:lastRenderedPageBreak/>
        <w:drawing>
          <wp:inline distT="0" distB="0" distL="0" distR="0" wp14:anchorId="6A71FE8C" wp14:editId="323F4017">
            <wp:extent cx="4482604" cy="5721113"/>
            <wp:effectExtent l="0" t="0" r="0" b="0"/>
            <wp:docPr id="4" name="Picture 3">
              <a:extLst xmlns:a="http://schemas.openxmlformats.org/drawingml/2006/main">
                <a:ext uri="{FF2B5EF4-FFF2-40B4-BE49-F238E27FC236}">
                  <a16:creationId xmlns:a16="http://schemas.microsoft.com/office/drawing/2014/main" id="{ABDCB34B-8351-450E-9205-5D4C3A8023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BDCB34B-8351-450E-9205-5D4C3A802300}"/>
                        </a:ext>
                      </a:extLst>
                    </pic:cNvPr>
                    <pic:cNvPicPr>
                      <a:picLocks noChangeAspect="1"/>
                    </pic:cNvPicPr>
                  </pic:nvPicPr>
                  <pic:blipFill>
                    <a:blip r:embed="rId13"/>
                    <a:stretch>
                      <a:fillRect/>
                    </a:stretch>
                  </pic:blipFill>
                  <pic:spPr>
                    <a:xfrm>
                      <a:off x="0" y="0"/>
                      <a:ext cx="4486958" cy="5726670"/>
                    </a:xfrm>
                    <a:prstGeom prst="rect">
                      <a:avLst/>
                    </a:prstGeom>
                  </pic:spPr>
                </pic:pic>
              </a:graphicData>
            </a:graphic>
          </wp:inline>
        </w:drawing>
      </w:r>
    </w:p>
    <w:p w14:paraId="27244DBD" w14:textId="77777777" w:rsidR="000674DE" w:rsidRDefault="000674DE" w:rsidP="000674DE"/>
    <w:p w14:paraId="36C71C22" w14:textId="77777777" w:rsidR="000674DE" w:rsidRDefault="000674DE" w:rsidP="000674DE">
      <w:pPr>
        <w:jc w:val="both"/>
      </w:pPr>
      <w:r w:rsidRPr="00B95B09">
        <w:rPr>
          <w:b/>
          <w:bCs/>
        </w:rPr>
        <w:t xml:space="preserve">Figure 2 </w:t>
      </w:r>
      <w:r>
        <w:rPr>
          <w:b/>
          <w:bCs/>
        </w:rPr>
        <w:t xml:space="preserve">– Trajectory plots for the vulnerable, shielders and remainder populations, with accompanying </w:t>
      </w:r>
      <w:r>
        <w:rPr>
          <w:rFonts w:cstheme="minorHAnsi"/>
          <w:b/>
          <w:bCs/>
        </w:rPr>
        <w:t>β</w:t>
      </w:r>
      <w:r>
        <w:rPr>
          <w:b/>
          <w:bCs/>
        </w:rPr>
        <w:t xml:space="preserve"> and R</w:t>
      </w:r>
      <w:r w:rsidRPr="002A7158">
        <w:rPr>
          <w:b/>
          <w:bCs/>
          <w:vertAlign w:val="subscript"/>
        </w:rPr>
        <w:t>0</w:t>
      </w:r>
      <w:r>
        <w:rPr>
          <w:b/>
          <w:bCs/>
        </w:rPr>
        <w:t xml:space="preserve"> plots</w:t>
      </w:r>
      <w:r w:rsidRPr="002A7158">
        <w:t xml:space="preserve">. </w:t>
      </w:r>
    </w:p>
    <w:p w14:paraId="0F8F2157" w14:textId="77777777" w:rsidR="000674DE" w:rsidRDefault="000674DE" w:rsidP="000674DE">
      <w:pPr>
        <w:jc w:val="both"/>
      </w:pPr>
      <w:r w:rsidRPr="002A7158">
        <w:t>A)</w:t>
      </w:r>
      <w:r>
        <w:t xml:space="preserve"> </w:t>
      </w:r>
      <w:r w:rsidRPr="002A7158">
        <w:t>Trajectory plots of the proportion of infecteds in the vulnerable (green), shielders (red) and remainders subpopulation</w:t>
      </w:r>
      <w:r>
        <w:t>s</w:t>
      </w:r>
      <w:r w:rsidRPr="002A7158">
        <w:t xml:space="preserve"> (blue), shading depicts the different phases of </w:t>
      </w:r>
      <w:r>
        <w:t xml:space="preserve">enhanced shielding </w:t>
      </w:r>
      <w:r w:rsidRPr="002A7158">
        <w:t xml:space="preserve">intervention. </w:t>
      </w:r>
    </w:p>
    <w:p w14:paraId="00FECA0C" w14:textId="77777777" w:rsidR="000674DE" w:rsidRDefault="000674DE" w:rsidP="000674DE">
      <w:pPr>
        <w:jc w:val="both"/>
      </w:pPr>
      <w:commentRangeStart w:id="4"/>
      <w:r w:rsidRPr="002A7158">
        <w:t xml:space="preserve">B) Values for the different </w:t>
      </w:r>
      <w:r>
        <w:rPr>
          <w:rFonts w:cstheme="minorHAnsi"/>
        </w:rPr>
        <w:t>β</w:t>
      </w:r>
      <w:r>
        <w:t xml:space="preserve"> </w:t>
      </w:r>
      <w:r w:rsidRPr="002A7158">
        <w:t xml:space="preserve">over </w:t>
      </w:r>
      <w:r>
        <w:t>the course of the simulation</w:t>
      </w:r>
      <w:r w:rsidRPr="002A7158">
        <w:t xml:space="preserve"> as they are implemented for the different intervention phases. </w:t>
      </w:r>
      <w:commentRangeEnd w:id="4"/>
      <w:r w:rsidR="000B50A2">
        <w:rPr>
          <w:rStyle w:val="CommentReference"/>
        </w:rPr>
        <w:commentReference w:id="4"/>
      </w:r>
    </w:p>
    <w:p w14:paraId="4999CDC1" w14:textId="77777777" w:rsidR="000674DE" w:rsidRPr="002A7158" w:rsidRDefault="000674DE" w:rsidP="000674DE">
      <w:pPr>
        <w:jc w:val="both"/>
      </w:pPr>
      <w:commentRangeStart w:id="5"/>
      <w:r w:rsidRPr="002A7158">
        <w:t>C) Values of the corresponding R</w:t>
      </w:r>
      <w:r w:rsidRPr="002A7158">
        <w:rPr>
          <w:vertAlign w:val="subscript"/>
        </w:rPr>
        <w:t>0</w:t>
      </w:r>
      <w:r w:rsidRPr="002A7158">
        <w:t xml:space="preserve">’s </w:t>
      </w:r>
      <w:r>
        <w:t xml:space="preserve">(colors) </w:t>
      </w:r>
      <w:r w:rsidRPr="002A7158">
        <w:t>for the different subpopulations and the overall R</w:t>
      </w:r>
      <w:r w:rsidRPr="002A7158">
        <w:rPr>
          <w:vertAlign w:val="subscript"/>
        </w:rPr>
        <w:t>0</w:t>
      </w:r>
      <w:r w:rsidRPr="002A7158">
        <w:t xml:space="preserve"> </w:t>
      </w:r>
      <w:r>
        <w:t xml:space="preserve">(black) </w:t>
      </w:r>
      <w:r w:rsidRPr="002A7158">
        <w:t>during the different intervention phases.</w:t>
      </w:r>
      <w:commentRangeEnd w:id="5"/>
      <w:r w:rsidR="000B50A2">
        <w:rPr>
          <w:rStyle w:val="CommentReference"/>
        </w:rPr>
        <w:commentReference w:id="5"/>
      </w:r>
    </w:p>
    <w:p w14:paraId="2C774313" w14:textId="77777777" w:rsidR="000674DE" w:rsidRDefault="000674DE" w:rsidP="000674DE">
      <w:pPr>
        <w:rPr>
          <w:b/>
          <w:bCs/>
        </w:rPr>
      </w:pPr>
      <w:r>
        <w:rPr>
          <w:b/>
          <w:bCs/>
          <w:noProof/>
          <w:lang w:eastAsia="en-GB"/>
        </w:rPr>
        <w:lastRenderedPageBreak/>
        <w:drawing>
          <wp:inline distT="0" distB="0" distL="0" distR="0" wp14:anchorId="3F8A762A" wp14:editId="3DE411DC">
            <wp:extent cx="5690385" cy="357187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1231" cy="3584960"/>
                    </a:xfrm>
                    <a:prstGeom prst="rect">
                      <a:avLst/>
                    </a:prstGeom>
                    <a:noFill/>
                  </pic:spPr>
                </pic:pic>
              </a:graphicData>
            </a:graphic>
          </wp:inline>
        </w:drawing>
      </w:r>
    </w:p>
    <w:p w14:paraId="76550CA9" w14:textId="77777777" w:rsidR="000674DE" w:rsidRDefault="000674DE" w:rsidP="000674DE">
      <w:pPr>
        <w:jc w:val="both"/>
        <w:rPr>
          <w:b/>
          <w:bCs/>
        </w:rPr>
      </w:pPr>
      <w:r>
        <w:rPr>
          <w:b/>
          <w:bCs/>
        </w:rPr>
        <w:t>Figure 3 – Sensitivity analysis for the length of phase 3 ramp-down (</w:t>
      </w:r>
      <w:r>
        <w:rPr>
          <w:rFonts w:cstheme="minorHAnsi"/>
          <w:b/>
          <w:bCs/>
        </w:rPr>
        <w:t>β</w:t>
      </w:r>
      <w:r>
        <w:rPr>
          <w:b/>
          <w:bCs/>
          <w:vertAlign w:val="subscript"/>
        </w:rPr>
        <w:t>1</w:t>
      </w:r>
      <w:r>
        <w:rPr>
          <w:b/>
          <w:bCs/>
        </w:rPr>
        <w:t xml:space="preserve"> &amp;</w:t>
      </w:r>
      <w:r w:rsidRPr="002A7158">
        <w:rPr>
          <w:rFonts w:cstheme="minorHAnsi"/>
          <w:b/>
          <w:bCs/>
        </w:rPr>
        <w:t xml:space="preserve"> </w:t>
      </w:r>
      <w:r>
        <w:rPr>
          <w:rFonts w:cstheme="minorHAnsi"/>
          <w:b/>
          <w:bCs/>
        </w:rPr>
        <w:t>β</w:t>
      </w:r>
      <w:r>
        <w:rPr>
          <w:b/>
          <w:bCs/>
          <w:vertAlign w:val="subscript"/>
        </w:rPr>
        <w:t>4</w:t>
      </w:r>
      <w:r>
        <w:rPr>
          <w:b/>
          <w:bCs/>
        </w:rPr>
        <w:t>) and ramp-up (</w:t>
      </w:r>
      <w:r>
        <w:rPr>
          <w:rFonts w:cstheme="minorHAnsi"/>
          <w:b/>
          <w:bCs/>
        </w:rPr>
        <w:t>β</w:t>
      </w:r>
      <w:r w:rsidRPr="002A7158">
        <w:rPr>
          <w:b/>
          <w:bCs/>
          <w:vertAlign w:val="subscript"/>
        </w:rPr>
        <w:t>2</w:t>
      </w:r>
      <w:r>
        <w:rPr>
          <w:b/>
          <w:bCs/>
        </w:rPr>
        <w:t xml:space="preserve"> &amp;</w:t>
      </w:r>
      <w:r w:rsidRPr="002A7158">
        <w:rPr>
          <w:rFonts w:cstheme="minorHAnsi"/>
          <w:b/>
          <w:bCs/>
        </w:rPr>
        <w:t xml:space="preserve"> </w:t>
      </w:r>
      <w:r>
        <w:rPr>
          <w:rFonts w:cstheme="minorHAnsi"/>
          <w:b/>
          <w:bCs/>
        </w:rPr>
        <w:t>β</w:t>
      </w:r>
      <w:r w:rsidRPr="002A7158">
        <w:rPr>
          <w:b/>
          <w:bCs/>
          <w:vertAlign w:val="subscript"/>
        </w:rPr>
        <w:t>3</w:t>
      </w:r>
      <w:r>
        <w:rPr>
          <w:b/>
          <w:bCs/>
        </w:rPr>
        <w:t xml:space="preserve">) periods. </w:t>
      </w:r>
      <w:r>
        <w:t>Top plot for both A) and B) refers to baseline values.</w:t>
      </w:r>
    </w:p>
    <w:p w14:paraId="37D3AAA7" w14:textId="77777777" w:rsidR="000674DE" w:rsidRDefault="000674DE" w:rsidP="000674DE">
      <w:pPr>
        <w:jc w:val="both"/>
      </w:pPr>
      <w:r w:rsidRPr="00F1116A">
        <w:t>A) TOP plot: 12 Weeks ramp-up (</w:t>
      </w:r>
      <w:r w:rsidRPr="00F1116A">
        <w:rPr>
          <w:rFonts w:cstheme="minorHAnsi"/>
        </w:rPr>
        <w:t>β</w:t>
      </w:r>
      <w:r w:rsidRPr="00F1116A">
        <w:rPr>
          <w:vertAlign w:val="subscript"/>
        </w:rPr>
        <w:t>3</w:t>
      </w:r>
      <w:r w:rsidRPr="00F1116A">
        <w:t xml:space="preserve"> &amp;</w:t>
      </w:r>
      <w:r w:rsidRPr="00F1116A">
        <w:rPr>
          <w:rFonts w:cstheme="minorHAnsi"/>
        </w:rPr>
        <w:t xml:space="preserve"> β</w:t>
      </w:r>
      <w:r w:rsidRPr="00F1116A">
        <w:rPr>
          <w:vertAlign w:val="subscript"/>
        </w:rPr>
        <w:t>4</w:t>
      </w:r>
      <w:r w:rsidRPr="00F1116A">
        <w:t>) and 12 Weeks ramp-down (</w:t>
      </w:r>
      <w:r w:rsidRPr="00F1116A">
        <w:rPr>
          <w:rFonts w:cstheme="minorHAnsi"/>
        </w:rPr>
        <w:t>β</w:t>
      </w:r>
      <w:r w:rsidRPr="00F1116A">
        <w:rPr>
          <w:vertAlign w:val="subscript"/>
        </w:rPr>
        <w:t>1</w:t>
      </w:r>
      <w:r w:rsidRPr="00F1116A">
        <w:t xml:space="preserve"> &amp;</w:t>
      </w:r>
      <w:r w:rsidRPr="00F1116A">
        <w:rPr>
          <w:rFonts w:cstheme="minorHAnsi"/>
        </w:rPr>
        <w:t xml:space="preserve"> β</w:t>
      </w:r>
      <w:r w:rsidRPr="00F1116A">
        <w:rPr>
          <w:vertAlign w:val="subscript"/>
        </w:rPr>
        <w:t>4</w:t>
      </w:r>
      <w:r w:rsidRPr="00F1116A">
        <w:t xml:space="preserve">), MIDDLE plot: 6 Weeks ramp-up and 12 Weeks ramp-down, BOTTOM plot: 18 Weeks ramp-up and 12 Weeks ramp-down. </w:t>
      </w:r>
    </w:p>
    <w:p w14:paraId="4E469ADD" w14:textId="77777777" w:rsidR="000674DE" w:rsidRDefault="000674DE" w:rsidP="000674DE">
      <w:pPr>
        <w:jc w:val="both"/>
      </w:pPr>
      <w:r w:rsidRPr="00F1116A">
        <w:t>B) TOP plot: 12 Weeks ramp-up (</w:t>
      </w:r>
      <w:r w:rsidRPr="00F1116A">
        <w:rPr>
          <w:rFonts w:cstheme="minorHAnsi"/>
        </w:rPr>
        <w:t>β</w:t>
      </w:r>
      <w:r w:rsidRPr="00F1116A">
        <w:rPr>
          <w:vertAlign w:val="subscript"/>
        </w:rPr>
        <w:t>3</w:t>
      </w:r>
      <w:r w:rsidRPr="00F1116A">
        <w:t xml:space="preserve"> &amp;</w:t>
      </w:r>
      <w:r w:rsidRPr="00F1116A">
        <w:rPr>
          <w:rFonts w:cstheme="minorHAnsi"/>
        </w:rPr>
        <w:t xml:space="preserve"> β</w:t>
      </w:r>
      <w:r w:rsidRPr="00F1116A">
        <w:rPr>
          <w:vertAlign w:val="subscript"/>
        </w:rPr>
        <w:t>4</w:t>
      </w:r>
      <w:r w:rsidRPr="00F1116A">
        <w:t>) and 12 Weeks ramp-down (</w:t>
      </w:r>
      <w:r w:rsidRPr="00F1116A">
        <w:rPr>
          <w:rFonts w:cstheme="minorHAnsi"/>
        </w:rPr>
        <w:t>β</w:t>
      </w:r>
      <w:r w:rsidRPr="00F1116A">
        <w:rPr>
          <w:vertAlign w:val="subscript"/>
        </w:rPr>
        <w:t>1</w:t>
      </w:r>
      <w:r w:rsidRPr="00F1116A">
        <w:t xml:space="preserve"> &amp;</w:t>
      </w:r>
      <w:r w:rsidRPr="00F1116A">
        <w:rPr>
          <w:rFonts w:cstheme="minorHAnsi"/>
        </w:rPr>
        <w:t xml:space="preserve"> β</w:t>
      </w:r>
      <w:r w:rsidRPr="00F1116A">
        <w:rPr>
          <w:vertAlign w:val="subscript"/>
        </w:rPr>
        <w:t>4</w:t>
      </w:r>
      <w:r w:rsidRPr="00F1116A">
        <w:t xml:space="preserve">), MIDDLE plot: </w:t>
      </w:r>
      <w:r>
        <w:t>12</w:t>
      </w:r>
      <w:r w:rsidRPr="00F1116A">
        <w:t xml:space="preserve"> Weeks ramp-up and </w:t>
      </w:r>
      <w:r>
        <w:t>6</w:t>
      </w:r>
      <w:r w:rsidRPr="00F1116A">
        <w:t xml:space="preserve"> Weeks ramp-down, BOTTOM plot: </w:t>
      </w:r>
      <w:r>
        <w:t>12</w:t>
      </w:r>
      <w:r w:rsidRPr="00F1116A">
        <w:t xml:space="preserve"> Weeks ramp-up and 1</w:t>
      </w:r>
      <w:r>
        <w:t>8</w:t>
      </w:r>
      <w:r w:rsidRPr="00F1116A">
        <w:t xml:space="preserve"> Weeks ramp-down.</w:t>
      </w:r>
      <w:r>
        <w:t xml:space="preserve"> </w:t>
      </w:r>
    </w:p>
    <w:p w14:paraId="05AFF418" w14:textId="77777777" w:rsidR="000674DE" w:rsidRPr="0098013A" w:rsidRDefault="000674DE" w:rsidP="000674DE">
      <w:pPr>
        <w:rPr>
          <w:bCs/>
        </w:rPr>
      </w:pPr>
      <w:r w:rsidRPr="0098013A">
        <w:rPr>
          <w:bCs/>
        </w:rPr>
        <w:t xml:space="preserve"> </w:t>
      </w:r>
    </w:p>
    <w:p w14:paraId="4A33EE19" w14:textId="77777777" w:rsidR="000674DE" w:rsidRDefault="000674DE" w:rsidP="000674DE">
      <w:pPr>
        <w:rPr>
          <w:b/>
          <w:bCs/>
        </w:rPr>
      </w:pPr>
      <w:r>
        <w:rPr>
          <w:b/>
          <w:bCs/>
        </w:rPr>
        <w:br w:type="page"/>
      </w:r>
    </w:p>
    <w:p w14:paraId="45420375" w14:textId="77777777" w:rsidR="000674DE" w:rsidRDefault="000674DE" w:rsidP="000674DE">
      <w:pPr>
        <w:rPr>
          <w:b/>
          <w:bCs/>
        </w:rPr>
      </w:pPr>
    </w:p>
    <w:p w14:paraId="108B7932" w14:textId="77777777" w:rsidR="000674DE" w:rsidRDefault="000674DE" w:rsidP="000674DE">
      <w:pPr>
        <w:jc w:val="center"/>
        <w:rPr>
          <w:b/>
          <w:bCs/>
        </w:rPr>
      </w:pPr>
      <w:r>
        <w:rPr>
          <w:b/>
          <w:bCs/>
          <w:noProof/>
          <w:lang w:eastAsia="en-GB"/>
        </w:rPr>
        <w:drawing>
          <wp:inline distT="0" distB="0" distL="0" distR="0" wp14:anchorId="718DEE46" wp14:editId="6CFAECF6">
            <wp:extent cx="5695950" cy="37232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09040" cy="3731835"/>
                    </a:xfrm>
                    <a:prstGeom prst="rect">
                      <a:avLst/>
                    </a:prstGeom>
                    <a:noFill/>
                  </pic:spPr>
                </pic:pic>
              </a:graphicData>
            </a:graphic>
          </wp:inline>
        </w:drawing>
      </w:r>
    </w:p>
    <w:p w14:paraId="51B536E6" w14:textId="77777777" w:rsidR="000674DE" w:rsidRDefault="000674DE" w:rsidP="000674DE">
      <w:pPr>
        <w:jc w:val="both"/>
        <w:rPr>
          <w:b/>
          <w:bCs/>
        </w:rPr>
      </w:pPr>
      <w:r>
        <w:rPr>
          <w:b/>
          <w:bCs/>
        </w:rPr>
        <w:t xml:space="preserve">Figure 4 - Sensitivity Analysis for varying the trigger Point and phase 2 </w:t>
      </w:r>
      <w:r>
        <w:rPr>
          <w:rFonts w:cstheme="minorHAnsi"/>
          <w:b/>
          <w:bCs/>
        </w:rPr>
        <w:t>β</w:t>
      </w:r>
      <w:r>
        <w:rPr>
          <w:b/>
          <w:bCs/>
        </w:rPr>
        <w:t xml:space="preserve">. </w:t>
      </w:r>
      <w:r>
        <w:t>Top plot for both A) and B) refers to baseline values.</w:t>
      </w:r>
    </w:p>
    <w:p w14:paraId="3007F730" w14:textId="4233504C" w:rsidR="000674DE" w:rsidRDefault="000674DE" w:rsidP="000674DE">
      <w:pPr>
        <w:jc w:val="both"/>
      </w:pPr>
      <w:r w:rsidRPr="00F1116A">
        <w:t xml:space="preserve">A) Trajectory plots for the </w:t>
      </w:r>
      <w:del w:id="6" w:author="Alexander Morgan" w:date="2020-04-28T15:40:00Z">
        <w:r w:rsidRPr="00F1116A" w:rsidDel="007D6513">
          <w:delText xml:space="preserve">different </w:delText>
        </w:r>
      </w:del>
      <w:r w:rsidRPr="00F1116A">
        <w:t xml:space="preserve">subpopulations for </w:t>
      </w:r>
      <w:del w:id="7" w:author="Alexander Morgan" w:date="2020-04-28T15:40:00Z">
        <w:r w:rsidRPr="00F1116A" w:rsidDel="007D6513">
          <w:delText xml:space="preserve">different </w:delText>
        </w:r>
      </w:del>
      <w:ins w:id="8" w:author="Alexander Morgan" w:date="2020-04-28T15:40:00Z">
        <w:r w:rsidR="007D6513">
          <w:t>varying</w:t>
        </w:r>
        <w:r w:rsidR="007D6513" w:rsidRPr="00F1116A">
          <w:t xml:space="preserve"> </w:t>
        </w:r>
      </w:ins>
      <w:r w:rsidRPr="00F1116A">
        <w:t>trigger points (starting day of lock down</w:t>
      </w:r>
      <w:r>
        <w:t>; I(t) refers to the fraction of vulnerable infected on trigger day</w:t>
      </w:r>
      <w:r w:rsidRPr="00F1116A">
        <w:t>)</w:t>
      </w:r>
      <w:r>
        <w:t>:</w:t>
      </w:r>
      <w:r w:rsidRPr="00F1116A">
        <w:t xml:space="preserve"> </w:t>
      </w:r>
      <w:r>
        <w:t>TOP</w:t>
      </w:r>
      <w:r w:rsidRPr="00F1116A">
        <w:t xml:space="preserve"> plot</w:t>
      </w:r>
      <w:r>
        <w:t>:</w:t>
      </w:r>
      <w:r w:rsidRPr="00F1116A">
        <w:t xml:space="preserve"> day 71</w:t>
      </w:r>
      <w:r>
        <w:t xml:space="preserve"> (I(t) = 0.0277),</w:t>
      </w:r>
      <w:r w:rsidRPr="00F1116A">
        <w:t xml:space="preserve"> </w:t>
      </w:r>
      <w:r>
        <w:t>MIDDLE</w:t>
      </w:r>
      <w:r w:rsidRPr="00F1116A">
        <w:t xml:space="preserve"> plot</w:t>
      </w:r>
      <w:r>
        <w:t xml:space="preserve">: </w:t>
      </w:r>
      <w:r w:rsidRPr="00F1116A">
        <w:t>day 46</w:t>
      </w:r>
      <w:r>
        <w:t xml:space="preserve"> (I(t) = 0.0042), and</w:t>
      </w:r>
      <w:r w:rsidRPr="00F1116A">
        <w:t xml:space="preserve"> </w:t>
      </w:r>
      <w:r>
        <w:t>BOTTOM</w:t>
      </w:r>
      <w:r w:rsidRPr="00F1116A">
        <w:t xml:space="preserve"> plot</w:t>
      </w:r>
      <w:r>
        <w:t>:</w:t>
      </w:r>
      <w:r w:rsidRPr="00F1116A">
        <w:t xml:space="preserve"> day 96</w:t>
      </w:r>
      <w:r>
        <w:t xml:space="preserve"> (I(t) = 0.0.093)</w:t>
      </w:r>
      <w:r w:rsidRPr="00F1116A">
        <w:t xml:space="preserve">. </w:t>
      </w:r>
    </w:p>
    <w:p w14:paraId="3CA2B9EA" w14:textId="1FF7007A" w:rsidR="000674DE" w:rsidRDefault="000674DE" w:rsidP="000674DE">
      <w:pPr>
        <w:rPr>
          <w:b/>
          <w:bCs/>
        </w:rPr>
      </w:pPr>
      <w:r w:rsidRPr="00F1116A">
        <w:t xml:space="preserve">B) Trajectory plots for the </w:t>
      </w:r>
      <w:del w:id="9" w:author="Alexander Morgan" w:date="2020-04-28T15:41:00Z">
        <w:r w:rsidRPr="00F1116A" w:rsidDel="007D6513">
          <w:delText xml:space="preserve">different </w:delText>
        </w:r>
      </w:del>
      <w:r w:rsidRPr="00F1116A">
        <w:t xml:space="preserve">subpopulations for variation in phase </w:t>
      </w:r>
      <w:ins w:id="10" w:author="Alexander Morgan" w:date="2020-04-28T15:42:00Z">
        <w:r w:rsidR="007D6513">
          <w:t>2</w:t>
        </w:r>
      </w:ins>
      <w:del w:id="11" w:author="Alexander Morgan" w:date="2020-04-28T15:42:00Z">
        <w:r w:rsidRPr="00F1116A" w:rsidDel="007D6513">
          <w:delText>two</w:delText>
        </w:r>
      </w:del>
      <w:r w:rsidRPr="00F1116A">
        <w:t xml:space="preserve"> </w:t>
      </w:r>
      <w:r w:rsidRPr="00986CCD">
        <w:t>beta</w:t>
      </w:r>
      <w:del w:id="12" w:author="Alexander Morgan" w:date="2020-04-28T15:41:00Z">
        <w:r w:rsidRPr="00986CCD" w:rsidDel="007D6513">
          <w:delText>s</w:delText>
        </w:r>
      </w:del>
      <w:ins w:id="13" w:author="Alexander Morgan" w:date="2020-04-28T15:41:00Z">
        <w:r w:rsidR="007D6513">
          <w:t xml:space="preserve"> values</w:t>
        </w:r>
      </w:ins>
      <w:r w:rsidRPr="00986CCD">
        <w:t xml:space="preserve"> – variation is referred </w:t>
      </w:r>
      <w:ins w:id="14" w:author="Alexander Morgan" w:date="2020-04-28T15:41:00Z">
        <w:r w:rsidR="007D6513">
          <w:t xml:space="preserve">to </w:t>
        </w:r>
      </w:ins>
      <w:r w:rsidRPr="00986CCD">
        <w:t xml:space="preserve">in terms of the R0 values used to calculate </w:t>
      </w:r>
      <w:r w:rsidRPr="00986CCD">
        <w:rPr>
          <w:rFonts w:cstheme="minorHAnsi"/>
        </w:rPr>
        <w:t>β</w:t>
      </w:r>
      <w:r w:rsidRPr="00986CCD">
        <w:rPr>
          <w:rFonts w:cstheme="minorHAnsi"/>
          <w:vertAlign w:val="subscript"/>
        </w:rPr>
        <w:t xml:space="preserve">1 </w:t>
      </w:r>
      <w:r w:rsidRPr="00986CCD">
        <w:rPr>
          <w:rFonts w:cstheme="minorHAnsi"/>
        </w:rPr>
        <w:t>&amp; β</w:t>
      </w:r>
      <w:r w:rsidRPr="00986CCD">
        <w:rPr>
          <w:rFonts w:cstheme="minorHAnsi"/>
          <w:vertAlign w:val="subscript"/>
        </w:rPr>
        <w:t>4</w:t>
      </w:r>
      <w:r w:rsidRPr="00986CCD">
        <w:rPr>
          <w:rFonts w:cstheme="minorHAnsi"/>
        </w:rPr>
        <w:t xml:space="preserve"> </w:t>
      </w:r>
      <w:r w:rsidRPr="00986CCD">
        <w:t xml:space="preserve">(first number) and </w:t>
      </w:r>
      <w:r w:rsidRPr="00986CCD">
        <w:rPr>
          <w:rFonts w:cstheme="minorHAnsi"/>
        </w:rPr>
        <w:t>β</w:t>
      </w:r>
      <w:r w:rsidRPr="00986CCD">
        <w:rPr>
          <w:rFonts w:cstheme="minorHAnsi"/>
          <w:vertAlign w:val="subscript"/>
        </w:rPr>
        <w:t xml:space="preserve">2 </w:t>
      </w:r>
      <w:r w:rsidRPr="00986CCD">
        <w:rPr>
          <w:rFonts w:cstheme="minorHAnsi"/>
        </w:rPr>
        <w:t>&amp; β</w:t>
      </w:r>
      <w:r w:rsidRPr="00986CCD">
        <w:rPr>
          <w:rFonts w:cstheme="minorHAnsi"/>
          <w:vertAlign w:val="subscript"/>
        </w:rPr>
        <w:t>3</w:t>
      </w:r>
      <w:r w:rsidRPr="00986CCD">
        <w:rPr>
          <w:rFonts w:cstheme="minorHAnsi"/>
        </w:rPr>
        <w:t xml:space="preserve"> (second number)</w:t>
      </w:r>
      <w:ins w:id="15" w:author="Alexander Morgan" w:date="2020-04-28T15:42:00Z">
        <w:r w:rsidR="007D6513">
          <w:rPr>
            <w:rFonts w:cstheme="minorHAnsi"/>
          </w:rPr>
          <w:t xml:space="preserve"> phase 2 values</w:t>
        </w:r>
      </w:ins>
      <w:r w:rsidRPr="00986CCD">
        <w:t>: TOP Plot: 0.8/0.9</w:t>
      </w:r>
      <w:del w:id="16" w:author="Alexander Morgan" w:date="2020-04-28T15:42:00Z">
        <w:r w:rsidRPr="00986CCD" w:rsidDel="007D6513">
          <w:delText xml:space="preserve"> (Baseline)</w:delText>
        </w:r>
      </w:del>
      <w:r w:rsidRPr="00986CCD">
        <w:t>, MIDDLE Plot: 0.6/0.7, and BOTTOM Plot: 1.0/1.1.</w:t>
      </w:r>
    </w:p>
    <w:p w14:paraId="49C318CE" w14:textId="77777777" w:rsidR="000674DE" w:rsidRDefault="000674DE" w:rsidP="000674DE">
      <w:pPr>
        <w:jc w:val="center"/>
        <w:rPr>
          <w:b/>
          <w:bCs/>
        </w:rPr>
      </w:pPr>
    </w:p>
    <w:p w14:paraId="5C9B65A9" w14:textId="77777777" w:rsidR="000674DE" w:rsidRDefault="000674DE" w:rsidP="000674DE">
      <w:pPr>
        <w:jc w:val="center"/>
        <w:rPr>
          <w:b/>
          <w:bCs/>
        </w:rPr>
      </w:pPr>
      <w:r>
        <w:rPr>
          <w:b/>
          <w:bCs/>
          <w:noProof/>
          <w:lang w:eastAsia="en-GB"/>
        </w:rPr>
        <w:lastRenderedPageBreak/>
        <w:drawing>
          <wp:inline distT="0" distB="0" distL="0" distR="0" wp14:anchorId="71618B2E" wp14:editId="4625609E">
            <wp:extent cx="3285308" cy="5448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2814" cy="5460748"/>
                    </a:xfrm>
                    <a:prstGeom prst="rect">
                      <a:avLst/>
                    </a:prstGeom>
                    <a:noFill/>
                  </pic:spPr>
                </pic:pic>
              </a:graphicData>
            </a:graphic>
          </wp:inline>
        </w:drawing>
      </w:r>
    </w:p>
    <w:p w14:paraId="5097E188" w14:textId="77777777" w:rsidR="000674DE" w:rsidRDefault="000674DE" w:rsidP="000674DE">
      <w:pPr>
        <w:jc w:val="center"/>
        <w:rPr>
          <w:b/>
          <w:bCs/>
        </w:rPr>
      </w:pPr>
    </w:p>
    <w:p w14:paraId="6DB3EFC7" w14:textId="77777777" w:rsidR="000674DE" w:rsidRDefault="000674DE" w:rsidP="000674DE">
      <w:pPr>
        <w:jc w:val="both"/>
        <w:rPr>
          <w:b/>
          <w:bCs/>
        </w:rPr>
      </w:pPr>
      <w:r>
        <w:rPr>
          <w:b/>
          <w:bCs/>
        </w:rPr>
        <w:t>Figure 5 – Relationship between Phase 1 Beta and Zeta values (expressed in 1/zeta) on the relative height of 2</w:t>
      </w:r>
      <w:r w:rsidRPr="00592B3F">
        <w:rPr>
          <w:b/>
          <w:bCs/>
          <w:vertAlign w:val="superscript"/>
        </w:rPr>
        <w:t>nd</w:t>
      </w:r>
      <w:r>
        <w:rPr>
          <w:b/>
          <w:bCs/>
        </w:rPr>
        <w:t xml:space="preserve"> peak vs 1</w:t>
      </w:r>
      <w:r w:rsidRPr="00592B3F">
        <w:rPr>
          <w:b/>
          <w:bCs/>
          <w:vertAlign w:val="superscript"/>
        </w:rPr>
        <w:t>st</w:t>
      </w:r>
      <w:r>
        <w:rPr>
          <w:b/>
          <w:bCs/>
        </w:rPr>
        <w:t xml:space="preserve"> peak for the vulnerable population. </w:t>
      </w:r>
      <w:r>
        <w:t>Dotted line represents the point at which the first I</w:t>
      </w:r>
      <w:r w:rsidRPr="00A055FC">
        <w:rPr>
          <w:vertAlign w:val="subscript"/>
        </w:rPr>
        <w:t>V</w:t>
      </w:r>
      <w:r>
        <w:t xml:space="preserve"> peak equals the second I</w:t>
      </w:r>
      <w:r w:rsidRPr="00A055FC">
        <w:rPr>
          <w:vertAlign w:val="subscript"/>
        </w:rPr>
        <w:t>V</w:t>
      </w:r>
      <w:r>
        <w:t xml:space="preserve"> peak.</w:t>
      </w:r>
    </w:p>
    <w:p w14:paraId="2B02892D" w14:textId="77777777" w:rsidR="000674DE" w:rsidRDefault="000674DE" w:rsidP="000674DE">
      <w:pPr>
        <w:jc w:val="both"/>
      </w:pPr>
      <w:r>
        <w:rPr>
          <w:b/>
          <w:bCs/>
        </w:rPr>
        <w:t xml:space="preserve">A) </w:t>
      </w:r>
      <w:r>
        <w:t>Phase1 R0 is varied between 1.4 – 2.0 (with baseline being 1.7). R</w:t>
      </w:r>
      <w:r w:rsidRPr="00A055FC">
        <w:rPr>
          <w:vertAlign w:val="subscript"/>
        </w:rPr>
        <w:t>0</w:t>
      </w:r>
      <w:r>
        <w:t xml:space="preserve"> values are used to calculate the </w:t>
      </w:r>
      <w:r w:rsidRPr="00A055FC">
        <w:rPr>
          <w:rFonts w:cstheme="minorHAnsi"/>
        </w:rPr>
        <w:t>β</w:t>
      </w:r>
      <w:r>
        <w:t xml:space="preserve"> in each model run. </w:t>
      </w:r>
    </w:p>
    <w:p w14:paraId="1B553BC5" w14:textId="77777777" w:rsidR="000674DE" w:rsidRPr="00A055FC" w:rsidRDefault="000674DE" w:rsidP="000674DE">
      <w:pPr>
        <w:jc w:val="both"/>
        <w:rPr>
          <w:b/>
          <w:bCs/>
        </w:rPr>
      </w:pPr>
      <w:r>
        <w:t>B) The duration of immunity (1/</w:t>
      </w:r>
      <w:r>
        <w:rPr>
          <w:rFonts w:cstheme="minorHAnsi"/>
        </w:rPr>
        <w:t>ζ</w:t>
      </w:r>
      <w:r>
        <w:t xml:space="preserve">) is varied between 0 and 365 days (baseline).  </w:t>
      </w:r>
    </w:p>
    <w:p w14:paraId="2FE2C5CA" w14:textId="77777777" w:rsidR="000674DE" w:rsidRPr="002629E6" w:rsidRDefault="000674DE" w:rsidP="000674DE">
      <w:pPr>
        <w:rPr>
          <w:bCs/>
        </w:rPr>
      </w:pPr>
    </w:p>
    <w:p w14:paraId="29CAAC54" w14:textId="77777777" w:rsidR="000674DE" w:rsidRDefault="000674DE" w:rsidP="000674DE">
      <w:pPr>
        <w:rPr>
          <w:b/>
          <w:bCs/>
        </w:rPr>
      </w:pPr>
    </w:p>
    <w:p w14:paraId="5F41D31A" w14:textId="77777777" w:rsidR="000674DE" w:rsidRDefault="000674DE" w:rsidP="000674DE">
      <w:pPr>
        <w:rPr>
          <w:b/>
          <w:bCs/>
        </w:rPr>
      </w:pPr>
    </w:p>
    <w:p w14:paraId="7B4C7C4F" w14:textId="77777777" w:rsidR="000674DE" w:rsidRDefault="000674DE" w:rsidP="000674DE">
      <w:pPr>
        <w:rPr>
          <w:b/>
          <w:bCs/>
        </w:rPr>
      </w:pPr>
    </w:p>
    <w:p w14:paraId="4049EA2B" w14:textId="4AABCDAC" w:rsidR="000674DE" w:rsidDel="007D6513" w:rsidRDefault="000674DE" w:rsidP="000674DE">
      <w:pPr>
        <w:rPr>
          <w:del w:id="17" w:author="Alexander Morgan" w:date="2020-04-28T15:50:00Z"/>
          <w:b/>
          <w:bCs/>
        </w:rPr>
      </w:pPr>
    </w:p>
    <w:p w14:paraId="6EA95D0B" w14:textId="3BFE18A6" w:rsidR="000674DE" w:rsidDel="007D6513" w:rsidRDefault="000674DE" w:rsidP="000674DE">
      <w:pPr>
        <w:rPr>
          <w:del w:id="18" w:author="Alexander Morgan" w:date="2020-04-28T15:50:00Z"/>
          <w:b/>
          <w:bCs/>
        </w:rPr>
      </w:pPr>
    </w:p>
    <w:p w14:paraId="72635EA3" w14:textId="1E0477FE" w:rsidR="000674DE" w:rsidDel="007D6513" w:rsidRDefault="000674DE" w:rsidP="000674DE">
      <w:pPr>
        <w:rPr>
          <w:del w:id="19" w:author="Alexander Morgan" w:date="2020-04-28T15:50:00Z"/>
          <w:b/>
          <w:bCs/>
        </w:rPr>
      </w:pPr>
    </w:p>
    <w:p w14:paraId="693285EE" w14:textId="2C7BFD07" w:rsidR="000674DE" w:rsidDel="007D6513" w:rsidRDefault="000674DE" w:rsidP="000674DE">
      <w:pPr>
        <w:rPr>
          <w:del w:id="20" w:author="Alexander Morgan" w:date="2020-04-28T15:50:00Z"/>
          <w:b/>
          <w:bCs/>
        </w:rPr>
      </w:pPr>
    </w:p>
    <w:p w14:paraId="5248D8E5" w14:textId="2BA6C066" w:rsidR="000674DE" w:rsidDel="007D6513" w:rsidRDefault="000674DE" w:rsidP="000674DE">
      <w:pPr>
        <w:rPr>
          <w:del w:id="21" w:author="Alexander Morgan" w:date="2020-04-28T15:50:00Z"/>
          <w:b/>
          <w:bCs/>
        </w:rPr>
      </w:pPr>
    </w:p>
    <w:p w14:paraId="4FB5B670" w14:textId="372FCE24" w:rsidR="000674DE" w:rsidDel="007D6513" w:rsidRDefault="000674DE" w:rsidP="000674DE">
      <w:pPr>
        <w:rPr>
          <w:del w:id="22" w:author="Alexander Morgan" w:date="2020-04-28T15:50:00Z"/>
          <w:b/>
          <w:bCs/>
        </w:rPr>
      </w:pPr>
    </w:p>
    <w:p w14:paraId="0924BA16" w14:textId="7C3209B2" w:rsidR="000674DE" w:rsidRDefault="007D6513" w:rsidP="00CF7CE9">
      <w:pPr>
        <w:jc w:val="center"/>
        <w:rPr>
          <w:b/>
          <w:bCs/>
        </w:rPr>
      </w:pPr>
      <w:ins w:id="23" w:author="Alexander Morgan" w:date="2020-04-28T15:50:00Z">
        <w:r>
          <w:rPr>
            <w:b/>
            <w:bCs/>
            <w:noProof/>
          </w:rPr>
          <w:drawing>
            <wp:inline distT="0" distB="0" distL="0" distR="0" wp14:anchorId="2CAE0C7A" wp14:editId="49D18E80">
              <wp:extent cx="5657850" cy="6149176"/>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75989" cy="6168891"/>
                      </a:xfrm>
                      <a:prstGeom prst="rect">
                        <a:avLst/>
                      </a:prstGeom>
                      <a:noFill/>
                    </pic:spPr>
                  </pic:pic>
                </a:graphicData>
              </a:graphic>
            </wp:inline>
          </w:drawing>
        </w:r>
      </w:ins>
      <w:del w:id="24" w:author="Alexander Morgan" w:date="2020-04-28T15:50:00Z">
        <w:r w:rsidR="000674DE" w:rsidDel="007D6513">
          <w:rPr>
            <w:b/>
            <w:bCs/>
            <w:noProof/>
            <w:lang w:eastAsia="en-GB"/>
          </w:rPr>
          <w:drawing>
            <wp:inline distT="0" distB="0" distL="0" distR="0" wp14:anchorId="22F85F72" wp14:editId="02E56F8D">
              <wp:extent cx="5682370" cy="44090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90173" cy="4415064"/>
                      </a:xfrm>
                      <a:prstGeom prst="rect">
                        <a:avLst/>
                      </a:prstGeom>
                      <a:noFill/>
                    </pic:spPr>
                  </pic:pic>
                </a:graphicData>
              </a:graphic>
            </wp:inline>
          </w:drawing>
        </w:r>
      </w:del>
    </w:p>
    <w:p w14:paraId="78088740" w14:textId="77777777" w:rsidR="00C244E1" w:rsidRDefault="000674DE" w:rsidP="007D6513">
      <w:pPr>
        <w:jc w:val="both"/>
        <w:rPr>
          <w:ins w:id="25" w:author="Alexander Morgan" w:date="2020-04-28T16:04:00Z"/>
          <w:rStyle w:val="figurecaption"/>
        </w:rPr>
      </w:pPr>
      <w:r w:rsidRPr="00CF7CE9">
        <w:rPr>
          <w:b/>
          <w:bCs/>
        </w:rPr>
        <w:t>Figure 6.</w:t>
      </w:r>
      <w:r w:rsidRPr="005B4C80">
        <w:rPr>
          <w:b/>
          <w:bCs/>
        </w:rPr>
        <w:t xml:space="preserve"> </w:t>
      </w:r>
      <w:r w:rsidRPr="00C244E1">
        <w:rPr>
          <w:rStyle w:val="figurecaption"/>
          <w:b/>
          <w:bCs/>
          <w:rPrChange w:id="26" w:author="Alexander Morgan" w:date="2020-04-28T16:04:00Z">
            <w:rPr>
              <w:rStyle w:val="figurecaption"/>
            </w:rPr>
          </w:rPrChange>
        </w:rPr>
        <w:t>Results of a global sensitivity (FAST) analysis on three key outcome measures with regards the proportion of the vulnerable population that become infected (I</w:t>
      </w:r>
      <w:r w:rsidRPr="00C244E1">
        <w:rPr>
          <w:rStyle w:val="figurecaption"/>
          <w:b/>
          <w:bCs/>
          <w:vertAlign w:val="subscript"/>
          <w:rPrChange w:id="27" w:author="Alexander Morgan" w:date="2020-04-28T16:04:00Z">
            <w:rPr>
              <w:rStyle w:val="figurecaption"/>
            </w:rPr>
          </w:rPrChange>
        </w:rPr>
        <w:t>v</w:t>
      </w:r>
      <w:r w:rsidRPr="00C244E1">
        <w:rPr>
          <w:rStyle w:val="figurecaption"/>
          <w:b/>
          <w:bCs/>
          <w:rPrChange w:id="28" w:author="Alexander Morgan" w:date="2020-04-28T16:04:00Z">
            <w:rPr>
              <w:rStyle w:val="figurecaption"/>
            </w:rPr>
          </w:rPrChange>
        </w:rPr>
        <w:t>)</w:t>
      </w:r>
      <w:r>
        <w:rPr>
          <w:rStyle w:val="figurecaption"/>
        </w:rPr>
        <w:t xml:space="preserve">: 1) the height of the second peak of </w:t>
      </w:r>
      <w:r w:rsidRPr="00546C7A">
        <w:rPr>
          <w:rStyle w:val="figurecaption"/>
        </w:rPr>
        <w:t>Iv</w:t>
      </w:r>
      <w:r>
        <w:rPr>
          <w:rStyle w:val="figurecaption"/>
        </w:rPr>
        <w:t xml:space="preserve">; 2) whether the second peak of </w:t>
      </w:r>
      <w:r w:rsidRPr="00546C7A">
        <w:rPr>
          <w:rStyle w:val="figurecaption"/>
        </w:rPr>
        <w:t>I</w:t>
      </w:r>
      <w:r w:rsidRPr="00181049">
        <w:rPr>
          <w:rStyle w:val="figurecaption"/>
          <w:vertAlign w:val="subscript"/>
          <w:rPrChange w:id="29" w:author="Alexander Morgan" w:date="2020-04-28T15:51:00Z">
            <w:rPr>
              <w:rStyle w:val="figurecaption"/>
            </w:rPr>
          </w:rPrChange>
        </w:rPr>
        <w:t>v</w:t>
      </w:r>
      <w:r>
        <w:rPr>
          <w:rStyle w:val="figurecaption"/>
        </w:rPr>
        <w:t xml:space="preserve"> is higher than the first peak and 3) cumulative I</w:t>
      </w:r>
      <w:r w:rsidRPr="00181049">
        <w:rPr>
          <w:rStyle w:val="figurecaption"/>
          <w:vertAlign w:val="subscript"/>
          <w:rPrChange w:id="30" w:author="Alexander Morgan" w:date="2020-04-28T15:51:00Z">
            <w:rPr>
              <w:rStyle w:val="figurecaption"/>
            </w:rPr>
          </w:rPrChange>
        </w:rPr>
        <w:t>v</w:t>
      </w:r>
      <w:r>
        <w:rPr>
          <w:rStyle w:val="figurecaption"/>
        </w:rPr>
        <w:t xml:space="preserve"> one year after </w:t>
      </w:r>
      <w:r w:rsidRPr="00546C7A">
        <w:rPr>
          <w:rStyle w:val="figurecaption"/>
        </w:rPr>
        <w:t>the start of the lockdown</w:t>
      </w:r>
      <w:r>
        <w:rPr>
          <w:rStyle w:val="figurecaption"/>
        </w:rPr>
        <w:t>. The bars show the partial variance of the individual model parameters. Higher bars indicate greater sensitivity of the model to that parameter. See Supplementary Methods for details of the sensitivity analysis and parameter ranges used.</w:t>
      </w:r>
      <w:ins w:id="31" w:author="Alexander Morgan" w:date="2020-04-28T15:51:00Z">
        <w:r w:rsidR="00181049">
          <w:rPr>
            <w:rStyle w:val="figurecaption"/>
          </w:rPr>
          <w:t xml:space="preserve"> </w:t>
        </w:r>
      </w:ins>
    </w:p>
    <w:p w14:paraId="0D59CDA7" w14:textId="77777777" w:rsidR="00C244E1" w:rsidRDefault="00181049" w:rsidP="007D6513">
      <w:pPr>
        <w:jc w:val="both"/>
        <w:rPr>
          <w:ins w:id="32" w:author="Alexander Morgan" w:date="2020-04-28T16:04:00Z"/>
          <w:rStyle w:val="figurecaption"/>
        </w:rPr>
      </w:pPr>
      <w:ins w:id="33" w:author="Alexander Morgan" w:date="2020-04-28T15:51:00Z">
        <w:r>
          <w:rPr>
            <w:rStyle w:val="figurecaption"/>
          </w:rPr>
          <w:t xml:space="preserve">A) </w:t>
        </w:r>
      </w:ins>
      <w:ins w:id="34" w:author="Alexander Morgan" w:date="2020-04-28T15:55:00Z">
        <w:r>
          <w:rPr>
            <w:rStyle w:val="figurecaption"/>
          </w:rPr>
          <w:t xml:space="preserve">Description of explored </w:t>
        </w:r>
      </w:ins>
      <w:ins w:id="35" w:author="Alexander Morgan" w:date="2020-04-28T15:54:00Z">
        <w:r>
          <w:rPr>
            <w:rStyle w:val="figurecaption"/>
            <w:rFonts w:cstheme="minorHAnsi"/>
          </w:rPr>
          <w:t>β</w:t>
        </w:r>
        <w:r>
          <w:rPr>
            <w:rStyle w:val="figurecaption"/>
          </w:rPr>
          <w:t xml:space="preserve"> </w:t>
        </w:r>
      </w:ins>
      <w:ins w:id="36" w:author="Alexander Morgan" w:date="2020-04-28T15:55:00Z">
        <w:r>
          <w:rPr>
            <w:rStyle w:val="figurecaption"/>
          </w:rPr>
          <w:t xml:space="preserve">value “blocks” for the sensitivity analysis. </w:t>
        </w:r>
      </w:ins>
      <w:ins w:id="37" w:author="Alexander Morgan" w:date="2020-04-28T15:56:00Z">
        <w:r>
          <w:rPr>
            <w:rStyle w:val="figurecaption"/>
            <w:rFonts w:cstheme="minorHAnsi"/>
          </w:rPr>
          <w:t>β</w:t>
        </w:r>
        <w:r w:rsidRPr="00181049">
          <w:rPr>
            <w:rStyle w:val="figurecaption"/>
            <w:vertAlign w:val="subscript"/>
            <w:rPrChange w:id="38" w:author="Alexander Morgan" w:date="2020-04-28T15:56:00Z">
              <w:rPr>
                <w:rStyle w:val="figurecaption"/>
              </w:rPr>
            </w:rPrChange>
          </w:rPr>
          <w:t>1</w:t>
        </w:r>
        <w:r>
          <w:rPr>
            <w:rStyle w:val="figurecaption"/>
          </w:rPr>
          <w:t xml:space="preserve">, </w:t>
        </w:r>
        <w:r>
          <w:rPr>
            <w:rStyle w:val="figurecaption"/>
            <w:rFonts w:cstheme="minorHAnsi"/>
          </w:rPr>
          <w:t>β</w:t>
        </w:r>
        <w:r w:rsidRPr="00181049">
          <w:rPr>
            <w:rStyle w:val="figurecaption"/>
            <w:vertAlign w:val="subscript"/>
            <w:rPrChange w:id="39" w:author="Alexander Morgan" w:date="2020-04-28T15:56:00Z">
              <w:rPr>
                <w:rStyle w:val="figurecaption"/>
              </w:rPr>
            </w:rPrChange>
          </w:rPr>
          <w:t>2</w:t>
        </w:r>
        <w:r>
          <w:rPr>
            <w:rStyle w:val="figurecaption"/>
          </w:rPr>
          <w:t xml:space="preserve">, </w:t>
        </w:r>
        <w:r>
          <w:rPr>
            <w:rStyle w:val="figurecaption"/>
            <w:rFonts w:cstheme="minorHAnsi"/>
          </w:rPr>
          <w:t>β</w:t>
        </w:r>
        <w:r w:rsidRPr="00181049">
          <w:rPr>
            <w:rStyle w:val="figurecaption"/>
            <w:vertAlign w:val="subscript"/>
            <w:rPrChange w:id="40" w:author="Alexander Morgan" w:date="2020-04-28T15:56:00Z">
              <w:rPr>
                <w:rStyle w:val="figurecaption"/>
              </w:rPr>
            </w:rPrChange>
          </w:rPr>
          <w:t>3</w:t>
        </w:r>
        <w:r>
          <w:rPr>
            <w:rStyle w:val="figurecaption"/>
          </w:rPr>
          <w:t xml:space="preserve"> and </w:t>
        </w:r>
        <w:r>
          <w:rPr>
            <w:rStyle w:val="figurecaption"/>
            <w:rFonts w:cstheme="minorHAnsi"/>
          </w:rPr>
          <w:t>β</w:t>
        </w:r>
        <w:r w:rsidRPr="00181049">
          <w:rPr>
            <w:rStyle w:val="figurecaption"/>
            <w:vertAlign w:val="subscript"/>
            <w:rPrChange w:id="41" w:author="Alexander Morgan" w:date="2020-04-28T15:56:00Z">
              <w:rPr>
                <w:rStyle w:val="figurecaption"/>
              </w:rPr>
            </w:rPrChange>
          </w:rPr>
          <w:t>4</w:t>
        </w:r>
        <w:r>
          <w:rPr>
            <w:rStyle w:val="figurecaption"/>
            <w:b/>
            <w:bCs/>
          </w:rPr>
          <w:t xml:space="preserve"> </w:t>
        </w:r>
        <w:r w:rsidRPr="00181049">
          <w:rPr>
            <w:rStyle w:val="figurecaption"/>
            <w:rPrChange w:id="42" w:author="Alexander Morgan" w:date="2020-04-28T15:56:00Z">
              <w:rPr>
                <w:rStyle w:val="figurecaption"/>
                <w:b/>
                <w:bCs/>
              </w:rPr>
            </w:rPrChange>
          </w:rPr>
          <w:t>were broken down further to more rigorously assess the sensitivity of the system to these values</w:t>
        </w:r>
      </w:ins>
      <w:ins w:id="43" w:author="Alexander Morgan" w:date="2020-04-28T15:54:00Z">
        <w:r>
          <w:rPr>
            <w:rStyle w:val="figurecaption"/>
          </w:rPr>
          <w:t xml:space="preserve">. </w:t>
        </w:r>
      </w:ins>
      <w:ins w:id="44" w:author="Alexander Morgan" w:date="2020-04-28T15:56:00Z">
        <w:r>
          <w:rPr>
            <w:rStyle w:val="figurecaption"/>
          </w:rPr>
          <w:t>Letteri</w:t>
        </w:r>
      </w:ins>
      <w:ins w:id="45" w:author="Alexander Morgan" w:date="2020-04-28T15:57:00Z">
        <w:r>
          <w:rPr>
            <w:rStyle w:val="figurecaption"/>
          </w:rPr>
          <w:t xml:space="preserve">ng denotes the explored </w:t>
        </w:r>
        <w:r>
          <w:rPr>
            <w:rStyle w:val="figurecaption"/>
            <w:rFonts w:cstheme="minorHAnsi"/>
          </w:rPr>
          <w:t>β</w:t>
        </w:r>
        <w:r>
          <w:rPr>
            <w:rStyle w:val="figurecaption"/>
          </w:rPr>
          <w:t xml:space="preserve"> in the FAST analysis. </w:t>
        </w:r>
      </w:ins>
    </w:p>
    <w:p w14:paraId="4A5AF9D7" w14:textId="77777777" w:rsidR="00C244E1" w:rsidRDefault="00181049" w:rsidP="007D6513">
      <w:pPr>
        <w:jc w:val="both"/>
        <w:rPr>
          <w:ins w:id="46" w:author="Alexander Morgan" w:date="2020-04-28T16:04:00Z"/>
          <w:rStyle w:val="figurecaption"/>
        </w:rPr>
      </w:pPr>
      <w:ins w:id="47" w:author="Alexander Morgan" w:date="2020-04-28T15:54:00Z">
        <w:r>
          <w:rPr>
            <w:rStyle w:val="figurecaption"/>
          </w:rPr>
          <w:t xml:space="preserve">B) </w:t>
        </w:r>
      </w:ins>
      <w:ins w:id="48" w:author="Alexander Morgan" w:date="2020-04-28T15:57:00Z">
        <w:r>
          <w:rPr>
            <w:rStyle w:val="figurecaption"/>
          </w:rPr>
          <w:t xml:space="preserve">Sensitivity of the model </w:t>
        </w:r>
      </w:ins>
      <w:ins w:id="49" w:author="Alexander Morgan" w:date="2020-04-28T16:03:00Z">
        <w:r w:rsidR="00C244E1">
          <w:rPr>
            <w:rStyle w:val="figurecaption"/>
          </w:rPr>
          <w:t xml:space="preserve">outcome measures </w:t>
        </w:r>
      </w:ins>
      <w:ins w:id="50" w:author="Alexander Morgan" w:date="2020-04-28T15:57:00Z">
        <w:r>
          <w:rPr>
            <w:rStyle w:val="figurecaption"/>
          </w:rPr>
          <w:t xml:space="preserve">to the </w:t>
        </w:r>
      </w:ins>
      <w:ins w:id="51" w:author="Alexander Morgan" w:date="2020-04-28T16:02:00Z">
        <w:r w:rsidR="00C244E1">
          <w:rPr>
            <w:rStyle w:val="figurecaption"/>
            <w:rFonts w:cstheme="minorHAnsi"/>
          </w:rPr>
          <w:t>β</w:t>
        </w:r>
      </w:ins>
      <w:ins w:id="52" w:author="Alexander Morgan" w:date="2020-04-28T16:03:00Z">
        <w:r w:rsidR="00C244E1">
          <w:rPr>
            <w:rStyle w:val="figurecaption"/>
            <w:rFonts w:cstheme="minorHAnsi"/>
          </w:rPr>
          <w:t>’s</w:t>
        </w:r>
        <w:r w:rsidR="00C244E1">
          <w:rPr>
            <w:rStyle w:val="figurecaption"/>
          </w:rPr>
          <w:t xml:space="preserve"> specified in A). </w:t>
        </w:r>
      </w:ins>
    </w:p>
    <w:p w14:paraId="4A3B825B" w14:textId="4933268E" w:rsidR="00181049" w:rsidRPr="00CF7CE9" w:rsidRDefault="00C244E1" w:rsidP="007D6513">
      <w:pPr>
        <w:jc w:val="both"/>
        <w:rPr>
          <w:rStyle w:val="figurecaption"/>
        </w:rPr>
        <w:pPrChange w:id="53" w:author="Alexander Morgan" w:date="2020-04-28T15:50:00Z">
          <w:pPr/>
        </w:pPrChange>
      </w:pPr>
      <w:ins w:id="54" w:author="Alexander Morgan" w:date="2020-04-28T16:03:00Z">
        <w:r>
          <w:rPr>
            <w:rStyle w:val="figurecaption"/>
          </w:rPr>
          <w:t xml:space="preserve">C) Sensitivity of the model outcome measures to </w:t>
        </w:r>
      </w:ins>
      <w:ins w:id="55" w:author="Alexander Morgan" w:date="2020-04-28T16:04:00Z">
        <w:r>
          <w:rPr>
            <w:rStyle w:val="figurecaption"/>
            <w:rFonts w:cstheme="minorHAnsi"/>
          </w:rPr>
          <w:t>β</w:t>
        </w:r>
        <w:r w:rsidRPr="008A7627">
          <w:rPr>
            <w:rStyle w:val="figurecaption"/>
            <w:vertAlign w:val="subscript"/>
          </w:rPr>
          <w:t>1</w:t>
        </w:r>
        <w:r>
          <w:rPr>
            <w:rStyle w:val="figurecaption"/>
          </w:rPr>
          <w:t xml:space="preserve">, </w:t>
        </w:r>
        <w:r>
          <w:rPr>
            <w:rStyle w:val="figurecaption"/>
            <w:rFonts w:cstheme="minorHAnsi"/>
          </w:rPr>
          <w:t>β</w:t>
        </w:r>
        <w:r w:rsidRPr="008A7627">
          <w:rPr>
            <w:rStyle w:val="figurecaption"/>
            <w:vertAlign w:val="subscript"/>
          </w:rPr>
          <w:t>2</w:t>
        </w:r>
        <w:r>
          <w:rPr>
            <w:rStyle w:val="figurecaption"/>
          </w:rPr>
          <w:t xml:space="preserve">, </w:t>
        </w:r>
        <w:r>
          <w:rPr>
            <w:rStyle w:val="figurecaption"/>
            <w:rFonts w:cstheme="minorHAnsi"/>
          </w:rPr>
          <w:t>β</w:t>
        </w:r>
        <w:r w:rsidRPr="008A7627">
          <w:rPr>
            <w:rStyle w:val="figurecaption"/>
            <w:vertAlign w:val="subscript"/>
          </w:rPr>
          <w:t>3</w:t>
        </w:r>
        <w:r>
          <w:rPr>
            <w:rStyle w:val="figurecaption"/>
          </w:rPr>
          <w:t xml:space="preserve"> and </w:t>
        </w:r>
        <w:r>
          <w:rPr>
            <w:rStyle w:val="figurecaption"/>
            <w:rFonts w:cstheme="minorHAnsi"/>
          </w:rPr>
          <w:t>β</w:t>
        </w:r>
        <w:r w:rsidRPr="008A7627">
          <w:rPr>
            <w:rStyle w:val="figurecaption"/>
            <w:vertAlign w:val="subscript"/>
          </w:rPr>
          <w:t>4</w:t>
        </w:r>
        <w:r>
          <w:rPr>
            <w:rStyle w:val="figurecaption"/>
          </w:rPr>
          <w:t>.</w:t>
        </w:r>
      </w:ins>
    </w:p>
    <w:p w14:paraId="61E4CF45" w14:textId="1F2F884C" w:rsidR="000674DE" w:rsidDel="00C244E1" w:rsidRDefault="000674DE" w:rsidP="000674DE">
      <w:pPr>
        <w:rPr>
          <w:del w:id="56" w:author="Alexander Morgan" w:date="2020-04-28T16:04:00Z"/>
          <w:rStyle w:val="figurecaption"/>
        </w:rPr>
      </w:pPr>
    </w:p>
    <w:p w14:paraId="21F084CD" w14:textId="7D8C8141" w:rsidR="000674DE" w:rsidDel="00C244E1" w:rsidRDefault="000674DE" w:rsidP="000674DE">
      <w:pPr>
        <w:rPr>
          <w:del w:id="57" w:author="Alexander Morgan" w:date="2020-04-28T16:04:00Z"/>
          <w:rStyle w:val="figurecaption"/>
        </w:rPr>
      </w:pPr>
    </w:p>
    <w:p w14:paraId="2323742E" w14:textId="12479CEB" w:rsidR="000674DE" w:rsidDel="00C244E1" w:rsidRDefault="000674DE" w:rsidP="000674DE">
      <w:pPr>
        <w:rPr>
          <w:del w:id="58" w:author="Alexander Morgan" w:date="2020-04-28T16:04:00Z"/>
          <w:rStyle w:val="figurecaption"/>
        </w:rPr>
      </w:pPr>
    </w:p>
    <w:p w14:paraId="222CDC09" w14:textId="605B920D" w:rsidR="000674DE" w:rsidDel="00C244E1" w:rsidRDefault="000674DE" w:rsidP="000674DE">
      <w:pPr>
        <w:rPr>
          <w:del w:id="59" w:author="Alexander Morgan" w:date="2020-04-28T16:04:00Z"/>
          <w:rStyle w:val="figurecaption"/>
        </w:rPr>
      </w:pPr>
    </w:p>
    <w:p w14:paraId="2E01F826" w14:textId="33FEDCC8" w:rsidR="000674DE" w:rsidDel="00C244E1" w:rsidRDefault="000674DE" w:rsidP="000674DE">
      <w:pPr>
        <w:rPr>
          <w:del w:id="60" w:author="Alexander Morgan" w:date="2020-04-28T16:04:00Z"/>
          <w:rStyle w:val="figurecaption"/>
        </w:rPr>
      </w:pPr>
    </w:p>
    <w:p w14:paraId="1C998A18" w14:textId="5368B940" w:rsidR="000674DE" w:rsidDel="00C244E1" w:rsidRDefault="000674DE" w:rsidP="000674DE">
      <w:pPr>
        <w:rPr>
          <w:del w:id="61" w:author="Alexander Morgan" w:date="2020-04-28T16:04:00Z"/>
          <w:rStyle w:val="figurecaption"/>
        </w:rPr>
      </w:pPr>
    </w:p>
    <w:p w14:paraId="49538EB7" w14:textId="7397A8DC" w:rsidR="000674DE" w:rsidDel="00C244E1" w:rsidRDefault="000674DE" w:rsidP="000674DE">
      <w:pPr>
        <w:rPr>
          <w:del w:id="62" w:author="Alexander Morgan" w:date="2020-04-28T16:04:00Z"/>
          <w:rStyle w:val="figurecaption"/>
        </w:rPr>
      </w:pPr>
    </w:p>
    <w:p w14:paraId="2596CDB6" w14:textId="1C35ED3F" w:rsidR="000674DE" w:rsidDel="00C244E1" w:rsidRDefault="000674DE" w:rsidP="000674DE">
      <w:pPr>
        <w:rPr>
          <w:del w:id="63" w:author="Alexander Morgan" w:date="2020-04-28T16:04:00Z"/>
          <w:rStyle w:val="figurecaption"/>
        </w:rPr>
      </w:pPr>
    </w:p>
    <w:p w14:paraId="255E80AE" w14:textId="5BDB3DF6" w:rsidR="000674DE" w:rsidDel="00C244E1" w:rsidRDefault="000674DE" w:rsidP="000674DE">
      <w:pPr>
        <w:rPr>
          <w:del w:id="64" w:author="Alexander Morgan" w:date="2020-04-28T16:04:00Z"/>
          <w:rStyle w:val="figurecaption"/>
        </w:rPr>
      </w:pPr>
    </w:p>
    <w:p w14:paraId="357B6A94" w14:textId="77777777" w:rsidR="000674DE" w:rsidRDefault="000674DE" w:rsidP="000674DE">
      <w:pPr>
        <w:rPr>
          <w:rStyle w:val="figurecaption"/>
        </w:rPr>
      </w:pPr>
      <w:r>
        <w:rPr>
          <w:rStyle w:val="figurecaption"/>
          <w:noProof/>
          <w:lang w:eastAsia="en-GB"/>
        </w:rPr>
        <w:drawing>
          <wp:inline distT="0" distB="0" distL="0" distR="0" wp14:anchorId="19FDA024" wp14:editId="31F552B4">
            <wp:extent cx="5651609" cy="5199897"/>
            <wp:effectExtent l="0" t="0" r="635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61198" cy="5208720"/>
                    </a:xfrm>
                    <a:prstGeom prst="rect">
                      <a:avLst/>
                    </a:prstGeom>
                    <a:noFill/>
                  </pic:spPr>
                </pic:pic>
              </a:graphicData>
            </a:graphic>
          </wp:inline>
        </w:drawing>
      </w:r>
    </w:p>
    <w:p w14:paraId="1B288D94" w14:textId="77777777" w:rsidR="00C244E1" w:rsidRDefault="000674DE" w:rsidP="005174AA">
      <w:pPr>
        <w:jc w:val="both"/>
        <w:rPr>
          <w:ins w:id="65" w:author="Alexander Morgan" w:date="2020-04-28T16:05:00Z"/>
          <w:rFonts w:cstheme="minorHAnsi"/>
        </w:rPr>
        <w:pPrChange w:id="66" w:author="Alexander Morgan" w:date="2020-04-28T16:13:00Z">
          <w:pPr/>
        </w:pPrChange>
      </w:pPr>
      <w:r w:rsidRPr="00C244E1">
        <w:rPr>
          <w:rFonts w:cstheme="minorHAnsi"/>
          <w:b/>
          <w:bCs/>
          <w:rPrChange w:id="67" w:author="Alexander Morgan" w:date="2020-04-28T16:05:00Z">
            <w:rPr>
              <w:rFonts w:cstheme="minorHAnsi"/>
            </w:rPr>
          </w:rPrChange>
        </w:rPr>
        <w:t>Figure 7. Heat maps showing the trade-off</w:t>
      </w:r>
      <w:del w:id="68" w:author="Alexander Morgan" w:date="2020-04-28T16:05:00Z">
        <w:r w:rsidRPr="00C244E1" w:rsidDel="00C244E1">
          <w:rPr>
            <w:rFonts w:cstheme="minorHAnsi"/>
            <w:b/>
            <w:bCs/>
            <w:rPrChange w:id="69" w:author="Alexander Morgan" w:date="2020-04-28T16:05:00Z">
              <w:rPr>
                <w:rFonts w:cstheme="minorHAnsi"/>
              </w:rPr>
            </w:rPrChange>
          </w:rPr>
          <w:delText>s</w:delText>
        </w:r>
      </w:del>
      <w:r w:rsidRPr="00C244E1">
        <w:rPr>
          <w:rFonts w:cstheme="minorHAnsi"/>
          <w:b/>
          <w:bCs/>
          <w:rPrChange w:id="70" w:author="Alexander Morgan" w:date="2020-04-28T16:05:00Z">
            <w:rPr>
              <w:rFonts w:cstheme="minorHAnsi"/>
            </w:rPr>
          </w:rPrChange>
        </w:rPr>
        <w:t xml:space="preserve"> between relaxation (left to right on horizontal axis) and increasing protection (top to bottom on vertical axis)</w:t>
      </w:r>
      <w:r>
        <w:rPr>
          <w:rFonts w:cstheme="minorHAnsi"/>
        </w:rPr>
        <w:t xml:space="preserve">. </w:t>
      </w:r>
    </w:p>
    <w:p w14:paraId="1C117770" w14:textId="3181C531" w:rsidR="00C244E1" w:rsidRDefault="000674DE" w:rsidP="005174AA">
      <w:pPr>
        <w:jc w:val="both"/>
        <w:rPr>
          <w:ins w:id="71" w:author="Alexander Morgan" w:date="2020-04-28T16:05:00Z"/>
          <w:rFonts w:cstheme="minorHAnsi"/>
        </w:rPr>
        <w:pPrChange w:id="72" w:author="Alexander Morgan" w:date="2020-04-28T16:13:00Z">
          <w:pPr/>
        </w:pPrChange>
      </w:pPr>
      <w:r>
        <w:rPr>
          <w:rFonts w:cstheme="minorHAnsi"/>
        </w:rPr>
        <w:t xml:space="preserve">A) </w:t>
      </w:r>
      <w:del w:id="73" w:author="Alexander Morgan" w:date="2020-04-28T16:12:00Z">
        <w:r w:rsidDel="00C244E1">
          <w:rPr>
            <w:rFonts w:cstheme="minorHAnsi"/>
          </w:rPr>
          <w:delText xml:space="preserve">Each subplot depicts a </w:delText>
        </w:r>
      </w:del>
      <w:ins w:id="74" w:author="Alexander Morgan" w:date="2020-04-28T16:12:00Z">
        <w:r w:rsidR="00C244E1">
          <w:rPr>
            <w:rFonts w:cstheme="minorHAnsi"/>
          </w:rPr>
          <w:t>H</w:t>
        </w:r>
      </w:ins>
      <w:del w:id="75" w:author="Alexander Morgan" w:date="2020-04-28T16:12:00Z">
        <w:r w:rsidDel="00C244E1">
          <w:rPr>
            <w:rFonts w:cstheme="minorHAnsi"/>
          </w:rPr>
          <w:delText>h</w:delText>
        </w:r>
      </w:del>
      <w:r>
        <w:rPr>
          <w:rFonts w:cstheme="minorHAnsi"/>
        </w:rPr>
        <w:t>eat map</w:t>
      </w:r>
      <w:ins w:id="76" w:author="Alexander Morgan" w:date="2020-04-28T16:12:00Z">
        <w:r w:rsidR="00C244E1">
          <w:rPr>
            <w:rFonts w:cstheme="minorHAnsi"/>
          </w:rPr>
          <w:t>s</w:t>
        </w:r>
      </w:ins>
      <w:r>
        <w:rPr>
          <w:rFonts w:cstheme="minorHAnsi"/>
        </w:rPr>
        <w:t xml:space="preserve"> </w:t>
      </w:r>
      <w:del w:id="77" w:author="Alexander Morgan" w:date="2020-04-28T16:06:00Z">
        <w:r w:rsidDel="00C244E1">
          <w:rPr>
            <w:rFonts w:cstheme="minorHAnsi"/>
          </w:rPr>
          <w:delText xml:space="preserve">showing </w:delText>
        </w:r>
      </w:del>
      <w:ins w:id="78" w:author="Alexander Morgan" w:date="2020-04-28T16:06:00Z">
        <w:r w:rsidR="00C244E1">
          <w:rPr>
            <w:rFonts w:cstheme="minorHAnsi"/>
          </w:rPr>
          <w:t xml:space="preserve">describing </w:t>
        </w:r>
      </w:ins>
      <w:r>
        <w:rPr>
          <w:rFonts w:cstheme="minorHAnsi"/>
        </w:rPr>
        <w:t xml:space="preserve">the cumulative </w:t>
      </w:r>
      <w:ins w:id="79" w:author="Alexander Morgan" w:date="2020-04-28T16:12:00Z">
        <w:r w:rsidR="00C244E1">
          <w:rPr>
            <w:rFonts w:cstheme="minorHAnsi"/>
          </w:rPr>
          <w:t xml:space="preserve">infected vulnerable </w:t>
        </w:r>
      </w:ins>
      <w:r>
        <w:rPr>
          <w:rFonts w:cstheme="minorHAnsi"/>
        </w:rPr>
        <w:t xml:space="preserve">fraction </w:t>
      </w:r>
      <w:del w:id="80" w:author="Alexander Morgan" w:date="2020-04-28T16:12:00Z">
        <w:r w:rsidDel="00C244E1">
          <w:rPr>
            <w:rFonts w:cstheme="minorHAnsi"/>
          </w:rPr>
          <w:delText>of the vulnerable population</w:delText>
        </w:r>
      </w:del>
      <w:del w:id="81" w:author="Alexander Morgan" w:date="2020-04-28T16:06:00Z">
        <w:r w:rsidDel="00C244E1">
          <w:rPr>
            <w:rFonts w:cstheme="minorHAnsi"/>
          </w:rPr>
          <w:delText xml:space="preserve"> that become infected</w:delText>
        </w:r>
      </w:del>
      <w:del w:id="82" w:author="Alexander Morgan" w:date="2020-04-28T16:12:00Z">
        <w:r w:rsidDel="00C244E1">
          <w:rPr>
            <w:rFonts w:cstheme="minorHAnsi"/>
          </w:rPr>
          <w:delText xml:space="preserve"> </w:delText>
        </w:r>
      </w:del>
      <w:r>
        <w:rPr>
          <w:rFonts w:cstheme="minorHAnsi"/>
        </w:rPr>
        <w:t>(I</w:t>
      </w:r>
      <w:r w:rsidRPr="005174AA">
        <w:rPr>
          <w:rFonts w:cstheme="minorHAnsi"/>
          <w:vertAlign w:val="subscript"/>
          <w:rPrChange w:id="83" w:author="Alexander Morgan" w:date="2020-04-28T16:13:00Z">
            <w:rPr>
              <w:rFonts w:cstheme="minorHAnsi"/>
            </w:rPr>
          </w:rPrChange>
        </w:rPr>
        <w:t>v</w:t>
      </w:r>
      <w:r>
        <w:rPr>
          <w:rFonts w:cstheme="minorHAnsi"/>
        </w:rPr>
        <w:t>) one year after the start of lockdown for different combinations of β</w:t>
      </w:r>
      <w:r w:rsidRPr="00C244E1">
        <w:rPr>
          <w:rFonts w:cstheme="minorHAnsi"/>
          <w:vertAlign w:val="subscript"/>
          <w:rPrChange w:id="84" w:author="Alexander Morgan" w:date="2020-04-28T16:06:00Z">
            <w:rPr>
              <w:rFonts w:cstheme="minorHAnsi"/>
            </w:rPr>
          </w:rPrChange>
        </w:rPr>
        <w:t>3</w:t>
      </w:r>
      <w:r>
        <w:rPr>
          <w:rFonts w:cstheme="minorHAnsi"/>
        </w:rPr>
        <w:t xml:space="preserve"> and β</w:t>
      </w:r>
      <w:r w:rsidRPr="00C244E1">
        <w:rPr>
          <w:rFonts w:cstheme="minorHAnsi"/>
          <w:vertAlign w:val="subscript"/>
          <w:rPrChange w:id="85" w:author="Alexander Morgan" w:date="2020-04-28T16:06:00Z">
            <w:rPr>
              <w:rFonts w:cstheme="minorHAnsi"/>
            </w:rPr>
          </w:rPrChange>
        </w:rPr>
        <w:t>4</w:t>
      </w:r>
      <w:r>
        <w:rPr>
          <w:rFonts w:cstheme="minorHAnsi"/>
        </w:rPr>
        <w:t xml:space="preserve"> for different values of β</w:t>
      </w:r>
      <w:r w:rsidRPr="00C244E1">
        <w:rPr>
          <w:rFonts w:cstheme="minorHAnsi"/>
          <w:vertAlign w:val="subscript"/>
          <w:rPrChange w:id="86" w:author="Alexander Morgan" w:date="2020-04-28T16:06:00Z">
            <w:rPr>
              <w:rFonts w:cstheme="minorHAnsi"/>
            </w:rPr>
          </w:rPrChange>
        </w:rPr>
        <w:t>1</w:t>
      </w:r>
      <w:r>
        <w:rPr>
          <w:rFonts w:cstheme="minorHAnsi"/>
        </w:rPr>
        <w:t xml:space="preserve"> (rows) and β</w:t>
      </w:r>
      <w:r w:rsidRPr="00C244E1">
        <w:rPr>
          <w:rFonts w:cstheme="minorHAnsi"/>
          <w:vertAlign w:val="subscript"/>
          <w:rPrChange w:id="87" w:author="Alexander Morgan" w:date="2020-04-28T16:06:00Z">
            <w:rPr>
              <w:rFonts w:cstheme="minorHAnsi"/>
            </w:rPr>
          </w:rPrChange>
        </w:rPr>
        <w:t>2</w:t>
      </w:r>
      <w:r>
        <w:rPr>
          <w:rFonts w:cstheme="minorHAnsi"/>
        </w:rPr>
        <w:t xml:space="preserve"> (columns).  </w:t>
      </w:r>
    </w:p>
    <w:p w14:paraId="0D41123E" w14:textId="1B219AB4" w:rsidR="00C244E1" w:rsidRDefault="000674DE" w:rsidP="005174AA">
      <w:pPr>
        <w:jc w:val="both"/>
        <w:rPr>
          <w:ins w:id="88" w:author="Alexander Morgan" w:date="2020-04-28T16:05:00Z"/>
          <w:rFonts w:cstheme="minorHAnsi"/>
        </w:rPr>
        <w:pPrChange w:id="89" w:author="Alexander Morgan" w:date="2020-04-28T16:13:00Z">
          <w:pPr/>
        </w:pPrChange>
      </w:pPr>
      <w:r>
        <w:rPr>
          <w:rFonts w:cstheme="minorHAnsi"/>
        </w:rPr>
        <w:t xml:space="preserve">B) As A) but for whether the second peak of </w:t>
      </w:r>
      <w:ins w:id="90" w:author="Alexander Morgan" w:date="2020-04-28T16:12:00Z">
        <w:r w:rsidR="005174AA">
          <w:rPr>
            <w:rFonts w:cstheme="minorHAnsi"/>
          </w:rPr>
          <w:t>I</w:t>
        </w:r>
        <w:r w:rsidR="005174AA" w:rsidRPr="005174AA">
          <w:rPr>
            <w:rFonts w:cstheme="minorHAnsi"/>
            <w:vertAlign w:val="subscript"/>
            <w:rPrChange w:id="91" w:author="Alexander Morgan" w:date="2020-04-28T16:12:00Z">
              <w:rPr>
                <w:rFonts w:cstheme="minorHAnsi"/>
              </w:rPr>
            </w:rPrChange>
          </w:rPr>
          <w:t>v</w:t>
        </w:r>
        <w:r w:rsidR="005174AA">
          <w:rPr>
            <w:rFonts w:cstheme="minorHAnsi"/>
          </w:rPr>
          <w:t xml:space="preserve"> </w:t>
        </w:r>
      </w:ins>
      <w:r>
        <w:rPr>
          <w:rFonts w:cstheme="minorHAnsi"/>
        </w:rPr>
        <w:t xml:space="preserve">is lower (green) or higher (red) than the first peak. </w:t>
      </w:r>
    </w:p>
    <w:p w14:paraId="60920108" w14:textId="77777777" w:rsidR="005174AA" w:rsidRDefault="000674DE" w:rsidP="005174AA">
      <w:pPr>
        <w:jc w:val="both"/>
        <w:rPr>
          <w:ins w:id="92" w:author="Alexander Morgan" w:date="2020-04-28T16:13:00Z"/>
          <w:rFonts w:cstheme="minorHAnsi"/>
        </w:rPr>
        <w:pPrChange w:id="93" w:author="Alexander Morgan" w:date="2020-04-28T16:13:00Z">
          <w:pPr/>
        </w:pPrChange>
      </w:pPr>
      <w:r>
        <w:rPr>
          <w:rFonts w:cstheme="minorHAnsi"/>
        </w:rPr>
        <w:t>C) As (B) but all 2</w:t>
      </w:r>
      <w:r>
        <w:rPr>
          <w:rFonts w:cstheme="minorHAnsi"/>
          <w:vertAlign w:val="superscript"/>
        </w:rPr>
        <w:t>nd</w:t>
      </w:r>
      <w:r>
        <w:rPr>
          <w:rFonts w:cstheme="minorHAnsi"/>
        </w:rPr>
        <w:t xml:space="preserve"> peaks (I</w:t>
      </w:r>
      <w:r w:rsidRPr="005174AA">
        <w:rPr>
          <w:rFonts w:cstheme="minorHAnsi"/>
          <w:vertAlign w:val="subscript"/>
          <w:rPrChange w:id="94" w:author="Alexander Morgan" w:date="2020-04-28T16:13:00Z">
            <w:rPr>
              <w:rFonts w:cstheme="minorHAnsi"/>
            </w:rPr>
          </w:rPrChange>
        </w:rPr>
        <w:t>v</w:t>
      </w:r>
      <w:r>
        <w:rPr>
          <w:rFonts w:cstheme="minorHAnsi"/>
        </w:rPr>
        <w:t>, I</w:t>
      </w:r>
      <w:r w:rsidRPr="005174AA">
        <w:rPr>
          <w:rFonts w:cstheme="minorHAnsi"/>
          <w:vertAlign w:val="subscript"/>
          <w:rPrChange w:id="95" w:author="Alexander Morgan" w:date="2020-04-28T16:13:00Z">
            <w:rPr>
              <w:rFonts w:cstheme="minorHAnsi"/>
            </w:rPr>
          </w:rPrChange>
        </w:rPr>
        <w:t>h</w:t>
      </w:r>
      <w:r>
        <w:rPr>
          <w:rFonts w:cstheme="minorHAnsi"/>
        </w:rPr>
        <w:t>, I</w:t>
      </w:r>
      <w:r w:rsidRPr="005174AA">
        <w:rPr>
          <w:rFonts w:cstheme="minorHAnsi"/>
          <w:vertAlign w:val="subscript"/>
          <w:rPrChange w:id="96" w:author="Alexander Morgan" w:date="2020-04-28T16:13:00Z">
            <w:rPr>
              <w:rFonts w:cstheme="minorHAnsi"/>
            </w:rPr>
          </w:rPrChange>
        </w:rPr>
        <w:t>r</w:t>
      </w:r>
      <w:r>
        <w:rPr>
          <w:rFonts w:cstheme="minorHAnsi"/>
        </w:rPr>
        <w:t>) smaller than 1</w:t>
      </w:r>
      <w:r>
        <w:rPr>
          <w:rFonts w:cstheme="minorHAnsi"/>
          <w:vertAlign w:val="superscript"/>
        </w:rPr>
        <w:t>st</w:t>
      </w:r>
      <w:r>
        <w:rPr>
          <w:rFonts w:cstheme="minorHAnsi"/>
        </w:rPr>
        <w:t xml:space="preserve"> peaks (green). </w:t>
      </w:r>
    </w:p>
    <w:p w14:paraId="5AB481A9" w14:textId="31E8FB64" w:rsidR="000674DE" w:rsidRDefault="000674DE" w:rsidP="005174AA">
      <w:pPr>
        <w:jc w:val="both"/>
        <w:rPr>
          <w:rFonts w:cstheme="minorHAnsi"/>
        </w:rPr>
        <w:pPrChange w:id="97" w:author="Alexander Morgan" w:date="2020-04-28T16:13:00Z">
          <w:pPr/>
        </w:pPrChange>
      </w:pPr>
      <w:r>
        <w:rPr>
          <w:rFonts w:cstheme="minorHAnsi"/>
        </w:rPr>
        <w:t>D) As (B) but dI</w:t>
      </w:r>
      <w:r>
        <w:rPr>
          <w:rFonts w:cstheme="minorHAnsi"/>
        </w:rPr>
        <w:softHyphen/>
        <w:t xml:space="preserve">/dt </w:t>
      </w:r>
      <w:ins w:id="98" w:author="Alexander Morgan" w:date="2020-04-28T16:13:00Z">
        <w:r w:rsidR="005174AA">
          <w:rPr>
            <w:rFonts w:cstheme="minorHAnsi"/>
          </w:rPr>
          <w:t xml:space="preserve">is </w:t>
        </w:r>
      </w:ins>
      <w:r>
        <w:rPr>
          <w:rFonts w:cstheme="minorHAnsi"/>
        </w:rPr>
        <w:t xml:space="preserve">negative or zero for at least </w:t>
      </w:r>
      <w:del w:id="99" w:author="Alexander Morgan" w:date="2020-04-28T16:13:00Z">
        <w:r w:rsidDel="005174AA">
          <w:rPr>
            <w:rFonts w:cstheme="minorHAnsi"/>
          </w:rPr>
          <w:delText xml:space="preserve">365 </w:delText>
        </w:r>
      </w:del>
      <w:ins w:id="100" w:author="Alexander Morgan" w:date="2020-04-28T16:13:00Z">
        <w:r w:rsidR="005174AA">
          <w:rPr>
            <w:rFonts w:cstheme="minorHAnsi"/>
          </w:rPr>
          <w:t>1 year</w:t>
        </w:r>
      </w:ins>
      <w:del w:id="101" w:author="Alexander Morgan" w:date="2020-04-28T16:13:00Z">
        <w:r w:rsidDel="005174AA">
          <w:rPr>
            <w:rFonts w:cstheme="minorHAnsi"/>
          </w:rPr>
          <w:delText>days</w:delText>
        </w:r>
      </w:del>
      <w:r>
        <w:rPr>
          <w:rFonts w:cstheme="minorHAnsi"/>
        </w:rPr>
        <w:t xml:space="preserve"> after the start of lockdown for all I-compartments.</w:t>
      </w:r>
    </w:p>
    <w:p w14:paraId="59DF1EB0" w14:textId="77777777" w:rsidR="000674DE" w:rsidRPr="009647FA" w:rsidRDefault="000674DE" w:rsidP="000674DE">
      <w:pPr>
        <w:jc w:val="center"/>
        <w:rPr>
          <w:sz w:val="28"/>
          <w:szCs w:val="28"/>
          <w:u w:val="single"/>
        </w:rPr>
      </w:pPr>
      <w:r>
        <w:rPr>
          <w:rFonts w:cstheme="minorHAnsi"/>
        </w:rPr>
        <w:br w:type="page"/>
      </w:r>
      <w:commentRangeStart w:id="102"/>
      <w:r>
        <w:rPr>
          <w:sz w:val="28"/>
          <w:szCs w:val="28"/>
          <w:u w:val="single"/>
        </w:rPr>
        <w:lastRenderedPageBreak/>
        <w:t>Tabl</w:t>
      </w:r>
      <w:r w:rsidRPr="009647FA">
        <w:rPr>
          <w:sz w:val="28"/>
          <w:szCs w:val="28"/>
          <w:u w:val="single"/>
        </w:rPr>
        <w:t>es</w:t>
      </w:r>
    </w:p>
    <w:p w14:paraId="5FA92E29" w14:textId="77777777" w:rsidR="000674DE" w:rsidRPr="009650BE" w:rsidRDefault="000674DE" w:rsidP="000674DE">
      <w:pPr>
        <w:rPr>
          <w:sz w:val="24"/>
          <w:szCs w:val="24"/>
        </w:rPr>
      </w:pPr>
      <w:r w:rsidRPr="009650BE">
        <w:rPr>
          <w:sz w:val="24"/>
          <w:szCs w:val="24"/>
        </w:rPr>
        <w:t xml:space="preserve">Table 1. Comparison of </w:t>
      </w:r>
      <w:r>
        <w:rPr>
          <w:sz w:val="24"/>
          <w:szCs w:val="24"/>
        </w:rPr>
        <w:t>the estimated distribution of</w:t>
      </w:r>
      <w:r w:rsidRPr="009650BE">
        <w:rPr>
          <w:sz w:val="24"/>
          <w:szCs w:val="24"/>
        </w:rPr>
        <w:t xml:space="preserve"> COVID-19 burden for the 60-20-20 and the 90-5-5 scenarios</w:t>
      </w:r>
    </w:p>
    <w:tbl>
      <w:tblPr>
        <w:tblStyle w:val="GridTable5Dark"/>
        <w:tblW w:w="0" w:type="auto"/>
        <w:tblLook w:val="04A0" w:firstRow="1" w:lastRow="0" w:firstColumn="1" w:lastColumn="0" w:noHBand="0" w:noVBand="1"/>
        <w:tblPrChange w:id="103" w:author="Alexander Morgan" w:date="2020-04-28T16:20:00Z">
          <w:tblPr>
            <w:tblStyle w:val="GridTable5Dark"/>
            <w:tblW w:w="0" w:type="auto"/>
            <w:tblLook w:val="04A0" w:firstRow="1" w:lastRow="0" w:firstColumn="1" w:lastColumn="0" w:noHBand="0" w:noVBand="1"/>
          </w:tblPr>
        </w:tblPrChange>
      </w:tblPr>
      <w:tblGrid>
        <w:gridCol w:w="1419"/>
        <w:gridCol w:w="1471"/>
        <w:gridCol w:w="1593"/>
        <w:gridCol w:w="1464"/>
        <w:gridCol w:w="1278"/>
        <w:gridCol w:w="1791"/>
        <w:tblGridChange w:id="104">
          <w:tblGrid>
            <w:gridCol w:w="1419"/>
            <w:gridCol w:w="1471"/>
            <w:gridCol w:w="1593"/>
            <w:gridCol w:w="1464"/>
            <w:gridCol w:w="1383"/>
            <w:gridCol w:w="1686"/>
          </w:tblGrid>
        </w:tblGridChange>
      </w:tblGrid>
      <w:tr w:rsidR="005174AA" w:rsidRPr="009650BE" w14:paraId="7880BA7B" w14:textId="77777777" w:rsidTr="005174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tcBorders>
              <w:right w:val="single" w:sz="4" w:space="0" w:color="FFFFFF" w:themeColor="background1"/>
            </w:tcBorders>
            <w:tcPrChange w:id="105" w:author="Alexander Morgan" w:date="2020-04-28T16:20:00Z">
              <w:tcPr>
                <w:tcW w:w="1419" w:type="dxa"/>
              </w:tcPr>
            </w:tcPrChange>
          </w:tcPr>
          <w:p w14:paraId="785CCE22" w14:textId="44D21C12" w:rsidR="000674DE" w:rsidRPr="005174AA" w:rsidRDefault="005174AA" w:rsidP="00BD34FC">
            <w:pPr>
              <w:cnfStyle w:val="101000000000" w:firstRow="1" w:lastRow="0" w:firstColumn="1" w:lastColumn="0" w:oddVBand="0" w:evenVBand="0" w:oddHBand="0" w:evenHBand="0" w:firstRowFirstColumn="0" w:firstRowLastColumn="0" w:lastRowFirstColumn="0" w:lastRowLastColumn="0"/>
              <w:rPr>
                <w:rFonts w:cstheme="minorHAnsi"/>
                <w:rPrChange w:id="106" w:author="Alexander Morgan" w:date="2020-04-28T16:20:00Z">
                  <w:rPr>
                    <w:sz w:val="24"/>
                    <w:szCs w:val="24"/>
                  </w:rPr>
                </w:rPrChange>
              </w:rPr>
            </w:pPr>
            <w:ins w:id="107" w:author="Alexander Morgan" w:date="2020-04-28T16:21:00Z">
              <w:r>
                <w:rPr>
                  <w:rFonts w:cstheme="minorHAnsi"/>
                </w:rPr>
                <w:t>Population structure (v/s/r)</w:t>
              </w:r>
            </w:ins>
          </w:p>
        </w:tc>
        <w:tc>
          <w:tcPr>
            <w:tcW w:w="1471" w:type="dxa"/>
            <w:tcBorders>
              <w:left w:val="single" w:sz="4" w:space="0" w:color="FFFFFF" w:themeColor="background1"/>
              <w:right w:val="single" w:sz="4" w:space="0" w:color="FFFFFF" w:themeColor="background1"/>
            </w:tcBorders>
            <w:tcPrChange w:id="108" w:author="Alexander Morgan" w:date="2020-04-28T16:20:00Z">
              <w:tcPr>
                <w:tcW w:w="1471" w:type="dxa"/>
              </w:tcPr>
            </w:tcPrChange>
          </w:tcPr>
          <w:p w14:paraId="1B5CD621" w14:textId="77777777" w:rsidR="000674DE" w:rsidRPr="005174AA" w:rsidRDefault="000674DE" w:rsidP="00BD34FC">
            <w:pPr>
              <w:cnfStyle w:val="100000000000" w:firstRow="1" w:lastRow="0" w:firstColumn="0" w:lastColumn="0" w:oddVBand="0" w:evenVBand="0" w:oddHBand="0" w:evenHBand="0" w:firstRowFirstColumn="0" w:firstRowLastColumn="0" w:lastRowFirstColumn="0" w:lastRowLastColumn="0"/>
              <w:rPr>
                <w:rFonts w:cstheme="minorHAnsi"/>
                <w:rPrChange w:id="109" w:author="Alexander Morgan" w:date="2020-04-28T16:20:00Z">
                  <w:rPr>
                    <w:sz w:val="24"/>
                    <w:szCs w:val="24"/>
                  </w:rPr>
                </w:rPrChange>
              </w:rPr>
            </w:pPr>
            <w:r w:rsidRPr="005174AA">
              <w:rPr>
                <w:rFonts w:cstheme="minorHAnsi"/>
                <w:rPrChange w:id="110" w:author="Alexander Morgan" w:date="2020-04-28T16:20:00Z">
                  <w:rPr>
                    <w:sz w:val="24"/>
                    <w:szCs w:val="24"/>
                  </w:rPr>
                </w:rPrChange>
              </w:rPr>
              <w:t>Sub-population</w:t>
            </w:r>
          </w:p>
        </w:tc>
        <w:tc>
          <w:tcPr>
            <w:tcW w:w="1593" w:type="dxa"/>
            <w:tcBorders>
              <w:left w:val="single" w:sz="4" w:space="0" w:color="FFFFFF" w:themeColor="background1"/>
              <w:right w:val="single" w:sz="4" w:space="0" w:color="FFFFFF" w:themeColor="background1"/>
            </w:tcBorders>
            <w:tcPrChange w:id="111" w:author="Alexander Morgan" w:date="2020-04-28T16:20:00Z">
              <w:tcPr>
                <w:tcW w:w="1593" w:type="dxa"/>
              </w:tcPr>
            </w:tcPrChange>
          </w:tcPr>
          <w:p w14:paraId="538F797E" w14:textId="77777777" w:rsidR="000674DE" w:rsidRPr="005174AA" w:rsidRDefault="000674DE" w:rsidP="00BD34FC">
            <w:pPr>
              <w:cnfStyle w:val="100000000000" w:firstRow="1" w:lastRow="0" w:firstColumn="0" w:lastColumn="0" w:oddVBand="0" w:evenVBand="0" w:oddHBand="0" w:evenHBand="0" w:firstRowFirstColumn="0" w:firstRowLastColumn="0" w:lastRowFirstColumn="0" w:lastRowLastColumn="0"/>
              <w:rPr>
                <w:rFonts w:cstheme="minorHAnsi"/>
                <w:rPrChange w:id="112" w:author="Alexander Morgan" w:date="2020-04-28T16:20:00Z">
                  <w:rPr>
                    <w:sz w:val="24"/>
                    <w:szCs w:val="24"/>
                  </w:rPr>
                </w:rPrChange>
              </w:rPr>
            </w:pPr>
            <w:r w:rsidRPr="005174AA">
              <w:rPr>
                <w:rFonts w:cstheme="minorHAnsi"/>
                <w:rPrChange w:id="113" w:author="Alexander Morgan" w:date="2020-04-28T16:20:00Z">
                  <w:rPr>
                    <w:sz w:val="24"/>
                    <w:szCs w:val="24"/>
                  </w:rPr>
                </w:rPrChange>
              </w:rPr>
              <w:t>Proportion of population</w:t>
            </w:r>
          </w:p>
        </w:tc>
        <w:tc>
          <w:tcPr>
            <w:tcW w:w="1464" w:type="dxa"/>
            <w:tcBorders>
              <w:left w:val="single" w:sz="4" w:space="0" w:color="FFFFFF" w:themeColor="background1"/>
              <w:right w:val="single" w:sz="4" w:space="0" w:color="FFFFFF" w:themeColor="background1"/>
            </w:tcBorders>
            <w:tcPrChange w:id="114" w:author="Alexander Morgan" w:date="2020-04-28T16:20:00Z">
              <w:tcPr>
                <w:tcW w:w="1464" w:type="dxa"/>
              </w:tcPr>
            </w:tcPrChange>
          </w:tcPr>
          <w:p w14:paraId="4234B7E1" w14:textId="77777777" w:rsidR="000674DE" w:rsidRPr="005174AA" w:rsidRDefault="000674DE" w:rsidP="00BD34FC">
            <w:pPr>
              <w:cnfStyle w:val="100000000000" w:firstRow="1" w:lastRow="0" w:firstColumn="0" w:lastColumn="0" w:oddVBand="0" w:evenVBand="0" w:oddHBand="0" w:evenHBand="0" w:firstRowFirstColumn="0" w:firstRowLastColumn="0" w:lastRowFirstColumn="0" w:lastRowLastColumn="0"/>
              <w:rPr>
                <w:rFonts w:cstheme="minorHAnsi"/>
                <w:rPrChange w:id="115" w:author="Alexander Morgan" w:date="2020-04-28T16:20:00Z">
                  <w:rPr>
                    <w:sz w:val="24"/>
                    <w:szCs w:val="24"/>
                  </w:rPr>
                </w:rPrChange>
              </w:rPr>
            </w:pPr>
            <w:r w:rsidRPr="005174AA">
              <w:rPr>
                <w:rFonts w:cstheme="minorHAnsi"/>
                <w:rPrChange w:id="116" w:author="Alexander Morgan" w:date="2020-04-28T16:20:00Z">
                  <w:rPr>
                    <w:sz w:val="24"/>
                    <w:szCs w:val="24"/>
                  </w:rPr>
                </w:rPrChange>
              </w:rPr>
              <w:t>Relative risk of severe disease</w:t>
            </w:r>
          </w:p>
        </w:tc>
        <w:tc>
          <w:tcPr>
            <w:tcW w:w="1278" w:type="dxa"/>
            <w:tcBorders>
              <w:left w:val="single" w:sz="4" w:space="0" w:color="FFFFFF" w:themeColor="background1"/>
              <w:right w:val="single" w:sz="4" w:space="0" w:color="FFFFFF" w:themeColor="background1"/>
            </w:tcBorders>
            <w:tcPrChange w:id="117" w:author="Alexander Morgan" w:date="2020-04-28T16:20:00Z">
              <w:tcPr>
                <w:tcW w:w="1383" w:type="dxa"/>
              </w:tcPr>
            </w:tcPrChange>
          </w:tcPr>
          <w:p w14:paraId="7B7F1C29" w14:textId="77777777" w:rsidR="000674DE" w:rsidRPr="005174AA" w:rsidRDefault="000674DE" w:rsidP="00BD34FC">
            <w:pPr>
              <w:cnfStyle w:val="100000000000" w:firstRow="1" w:lastRow="0" w:firstColumn="0" w:lastColumn="0" w:oddVBand="0" w:evenVBand="0" w:oddHBand="0" w:evenHBand="0" w:firstRowFirstColumn="0" w:firstRowLastColumn="0" w:lastRowFirstColumn="0" w:lastRowLastColumn="0"/>
              <w:rPr>
                <w:rFonts w:cstheme="minorHAnsi"/>
                <w:rPrChange w:id="118" w:author="Alexander Morgan" w:date="2020-04-28T16:20:00Z">
                  <w:rPr>
                    <w:sz w:val="24"/>
                    <w:szCs w:val="24"/>
                  </w:rPr>
                </w:rPrChange>
              </w:rPr>
            </w:pPr>
            <w:r w:rsidRPr="005174AA">
              <w:rPr>
                <w:rFonts w:cstheme="minorHAnsi"/>
                <w:rPrChange w:id="119" w:author="Alexander Morgan" w:date="2020-04-28T16:20:00Z">
                  <w:rPr>
                    <w:sz w:val="24"/>
                    <w:szCs w:val="24"/>
                  </w:rPr>
                </w:rPrChange>
              </w:rPr>
              <w:t xml:space="preserve">Cumulative  incidence* </w:t>
            </w:r>
          </w:p>
        </w:tc>
        <w:tc>
          <w:tcPr>
            <w:tcW w:w="1791" w:type="dxa"/>
            <w:tcBorders>
              <w:left w:val="single" w:sz="4" w:space="0" w:color="FFFFFF" w:themeColor="background1"/>
            </w:tcBorders>
            <w:tcPrChange w:id="120" w:author="Alexander Morgan" w:date="2020-04-28T16:20:00Z">
              <w:tcPr>
                <w:tcW w:w="1686" w:type="dxa"/>
              </w:tcPr>
            </w:tcPrChange>
          </w:tcPr>
          <w:p w14:paraId="56684089" w14:textId="77777777" w:rsidR="000674DE" w:rsidRPr="005174AA" w:rsidRDefault="000674DE" w:rsidP="00BD34FC">
            <w:pPr>
              <w:cnfStyle w:val="100000000000" w:firstRow="1" w:lastRow="0" w:firstColumn="0" w:lastColumn="0" w:oddVBand="0" w:evenVBand="0" w:oddHBand="0" w:evenHBand="0" w:firstRowFirstColumn="0" w:firstRowLastColumn="0" w:lastRowFirstColumn="0" w:lastRowLastColumn="0"/>
              <w:rPr>
                <w:rFonts w:cstheme="minorHAnsi"/>
                <w:rPrChange w:id="121" w:author="Alexander Morgan" w:date="2020-04-28T16:20:00Z">
                  <w:rPr>
                    <w:sz w:val="24"/>
                    <w:szCs w:val="24"/>
                  </w:rPr>
                </w:rPrChange>
              </w:rPr>
            </w:pPr>
            <w:r w:rsidRPr="005174AA">
              <w:rPr>
                <w:rFonts w:cstheme="minorHAnsi"/>
                <w:rPrChange w:id="122" w:author="Alexander Morgan" w:date="2020-04-28T16:20:00Z">
                  <w:rPr>
                    <w:sz w:val="24"/>
                    <w:szCs w:val="24"/>
                  </w:rPr>
                </w:rPrChange>
              </w:rPr>
              <w:t>Proportion of severe disease burden*</w:t>
            </w:r>
          </w:p>
        </w:tc>
      </w:tr>
      <w:tr w:rsidR="005174AA" w:rsidRPr="009650BE" w14:paraId="302A7009" w14:textId="77777777" w:rsidTr="005174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vMerge w:val="restart"/>
            <w:tcPrChange w:id="123" w:author="Alexander Morgan" w:date="2020-04-28T16:20:00Z">
              <w:tcPr>
                <w:tcW w:w="1419" w:type="dxa"/>
                <w:vMerge w:val="restart"/>
              </w:tcPr>
            </w:tcPrChange>
          </w:tcPr>
          <w:p w14:paraId="7D7F0467" w14:textId="77777777" w:rsidR="000674DE" w:rsidRPr="005174AA" w:rsidRDefault="000674DE" w:rsidP="00BD34FC">
            <w:pPr>
              <w:cnfStyle w:val="001000100000" w:firstRow="0" w:lastRow="0" w:firstColumn="1" w:lastColumn="0" w:oddVBand="0" w:evenVBand="0" w:oddHBand="1" w:evenHBand="0" w:firstRowFirstColumn="0" w:firstRowLastColumn="0" w:lastRowFirstColumn="0" w:lastRowLastColumn="0"/>
              <w:rPr>
                <w:rFonts w:cstheme="minorHAnsi"/>
                <w:rPrChange w:id="124" w:author="Alexander Morgan" w:date="2020-04-28T16:20:00Z">
                  <w:rPr>
                    <w:sz w:val="24"/>
                    <w:szCs w:val="24"/>
                  </w:rPr>
                </w:rPrChange>
              </w:rPr>
            </w:pPr>
            <w:r w:rsidRPr="005174AA">
              <w:rPr>
                <w:rFonts w:cstheme="minorHAnsi"/>
                <w:rPrChange w:id="125" w:author="Alexander Morgan" w:date="2020-04-28T16:20:00Z">
                  <w:rPr>
                    <w:sz w:val="24"/>
                    <w:szCs w:val="24"/>
                  </w:rPr>
                </w:rPrChange>
              </w:rPr>
              <w:t>20-20-60</w:t>
            </w:r>
          </w:p>
          <w:p w14:paraId="291279D6" w14:textId="77777777" w:rsidR="000674DE" w:rsidRDefault="000674DE" w:rsidP="00BD34FC">
            <w:pPr>
              <w:cnfStyle w:val="001000100000" w:firstRow="0" w:lastRow="0" w:firstColumn="1" w:lastColumn="0" w:oddVBand="0" w:evenVBand="0" w:oddHBand="1" w:evenHBand="0" w:firstRowFirstColumn="0" w:firstRowLastColumn="0" w:lastRowFirstColumn="0" w:lastRowLastColumn="0"/>
              <w:rPr>
                <w:ins w:id="126" w:author="Alexander Morgan" w:date="2020-04-28T16:20:00Z"/>
                <w:rFonts w:cstheme="minorHAnsi"/>
                <w:b w:val="0"/>
                <w:bCs w:val="0"/>
              </w:rPr>
            </w:pPr>
            <w:r w:rsidRPr="005174AA">
              <w:rPr>
                <w:rFonts w:cstheme="minorHAnsi"/>
                <w:rPrChange w:id="127" w:author="Alexander Morgan" w:date="2020-04-28T16:20:00Z">
                  <w:rPr>
                    <w:sz w:val="24"/>
                    <w:szCs w:val="24"/>
                  </w:rPr>
                </w:rPrChange>
              </w:rPr>
              <w:t>model</w:t>
            </w:r>
          </w:p>
          <w:p w14:paraId="0CD8F036" w14:textId="37606ADD" w:rsidR="005174AA" w:rsidRPr="005174AA" w:rsidRDefault="005174AA" w:rsidP="00BD34FC">
            <w:pPr>
              <w:cnfStyle w:val="001000100000" w:firstRow="0" w:lastRow="0" w:firstColumn="1" w:lastColumn="0" w:oddVBand="0" w:evenVBand="0" w:oddHBand="1" w:evenHBand="0" w:firstRowFirstColumn="0" w:firstRowLastColumn="0" w:lastRowFirstColumn="0" w:lastRowLastColumn="0"/>
              <w:rPr>
                <w:rFonts w:cstheme="minorHAnsi"/>
                <w:rPrChange w:id="128" w:author="Alexander Morgan" w:date="2020-04-28T16:20:00Z">
                  <w:rPr>
                    <w:sz w:val="24"/>
                    <w:szCs w:val="24"/>
                  </w:rPr>
                </w:rPrChange>
              </w:rPr>
            </w:pPr>
            <w:ins w:id="129" w:author="Alexander Morgan" w:date="2020-04-28T16:20:00Z">
              <w:r>
                <w:rPr>
                  <w:rFonts w:cstheme="minorHAnsi"/>
                </w:rPr>
                <w:t>(Baseline)</w:t>
              </w:r>
            </w:ins>
          </w:p>
        </w:tc>
        <w:tc>
          <w:tcPr>
            <w:tcW w:w="1471" w:type="dxa"/>
            <w:tcPrChange w:id="130" w:author="Alexander Morgan" w:date="2020-04-28T16:20:00Z">
              <w:tcPr>
                <w:tcW w:w="1471" w:type="dxa"/>
              </w:tcPr>
            </w:tcPrChange>
          </w:tcPr>
          <w:p w14:paraId="798406C7" w14:textId="2E53B767" w:rsidR="000674DE" w:rsidRPr="005174AA" w:rsidRDefault="000674DE" w:rsidP="00BD34FC">
            <w:pPr>
              <w:cnfStyle w:val="000000100000" w:firstRow="0" w:lastRow="0" w:firstColumn="0" w:lastColumn="0" w:oddVBand="0" w:evenVBand="0" w:oddHBand="1" w:evenHBand="0" w:firstRowFirstColumn="0" w:firstRowLastColumn="0" w:lastRowFirstColumn="0" w:lastRowLastColumn="0"/>
              <w:rPr>
                <w:rFonts w:cstheme="minorHAnsi"/>
                <w:rPrChange w:id="131" w:author="Alexander Morgan" w:date="2020-04-28T16:20:00Z">
                  <w:rPr>
                    <w:sz w:val="24"/>
                    <w:szCs w:val="24"/>
                  </w:rPr>
                </w:rPrChange>
              </w:rPr>
            </w:pPr>
            <w:del w:id="132" w:author="Alexander Morgan" w:date="2020-04-28T16:15:00Z">
              <w:r w:rsidRPr="005174AA" w:rsidDel="005174AA">
                <w:rPr>
                  <w:rFonts w:cstheme="minorHAnsi"/>
                  <w:rPrChange w:id="133" w:author="Alexander Morgan" w:date="2020-04-28T16:20:00Z">
                    <w:rPr>
                      <w:sz w:val="24"/>
                      <w:szCs w:val="24"/>
                    </w:rPr>
                  </w:rPrChange>
                </w:rPr>
                <w:delText>v</w:delText>
              </w:r>
            </w:del>
            <w:ins w:id="134" w:author="Alexander Morgan" w:date="2020-04-28T16:15:00Z">
              <w:r w:rsidR="005174AA" w:rsidRPr="005174AA">
                <w:rPr>
                  <w:rFonts w:cstheme="minorHAnsi"/>
                  <w:rPrChange w:id="135" w:author="Alexander Morgan" w:date="2020-04-28T16:20:00Z">
                    <w:rPr>
                      <w:sz w:val="24"/>
                      <w:szCs w:val="24"/>
                    </w:rPr>
                  </w:rPrChange>
                </w:rPr>
                <w:t>Vulnerable</w:t>
              </w:r>
            </w:ins>
          </w:p>
        </w:tc>
        <w:tc>
          <w:tcPr>
            <w:tcW w:w="1593" w:type="dxa"/>
            <w:tcPrChange w:id="136" w:author="Alexander Morgan" w:date="2020-04-28T16:20:00Z">
              <w:tcPr>
                <w:tcW w:w="1593" w:type="dxa"/>
              </w:tcPr>
            </w:tcPrChange>
          </w:tcPr>
          <w:p w14:paraId="59050537" w14:textId="77777777" w:rsidR="000674DE" w:rsidRPr="005174AA" w:rsidRDefault="000674DE" w:rsidP="00BD34FC">
            <w:pPr>
              <w:cnfStyle w:val="000000100000" w:firstRow="0" w:lastRow="0" w:firstColumn="0" w:lastColumn="0" w:oddVBand="0" w:evenVBand="0" w:oddHBand="1" w:evenHBand="0" w:firstRowFirstColumn="0" w:firstRowLastColumn="0" w:lastRowFirstColumn="0" w:lastRowLastColumn="0"/>
              <w:rPr>
                <w:rFonts w:cstheme="minorHAnsi"/>
                <w:rPrChange w:id="137" w:author="Alexander Morgan" w:date="2020-04-28T16:20:00Z">
                  <w:rPr>
                    <w:sz w:val="24"/>
                    <w:szCs w:val="24"/>
                  </w:rPr>
                </w:rPrChange>
              </w:rPr>
            </w:pPr>
            <w:r w:rsidRPr="005174AA">
              <w:rPr>
                <w:rFonts w:cstheme="minorHAnsi"/>
                <w:rPrChange w:id="138" w:author="Alexander Morgan" w:date="2020-04-28T16:20:00Z">
                  <w:rPr>
                    <w:sz w:val="24"/>
                    <w:szCs w:val="24"/>
                  </w:rPr>
                </w:rPrChange>
              </w:rPr>
              <w:t>0.20</w:t>
            </w:r>
          </w:p>
        </w:tc>
        <w:tc>
          <w:tcPr>
            <w:tcW w:w="1464" w:type="dxa"/>
            <w:tcPrChange w:id="139" w:author="Alexander Morgan" w:date="2020-04-28T16:20:00Z">
              <w:tcPr>
                <w:tcW w:w="1464" w:type="dxa"/>
              </w:tcPr>
            </w:tcPrChange>
          </w:tcPr>
          <w:p w14:paraId="30A5F1D0" w14:textId="77777777" w:rsidR="000674DE" w:rsidRPr="005174AA" w:rsidRDefault="000674DE" w:rsidP="00BD34FC">
            <w:pPr>
              <w:cnfStyle w:val="000000100000" w:firstRow="0" w:lastRow="0" w:firstColumn="0" w:lastColumn="0" w:oddVBand="0" w:evenVBand="0" w:oddHBand="1" w:evenHBand="0" w:firstRowFirstColumn="0" w:firstRowLastColumn="0" w:lastRowFirstColumn="0" w:lastRowLastColumn="0"/>
              <w:rPr>
                <w:rFonts w:cstheme="minorHAnsi"/>
                <w:rPrChange w:id="140" w:author="Alexander Morgan" w:date="2020-04-28T16:20:00Z">
                  <w:rPr>
                    <w:sz w:val="24"/>
                    <w:szCs w:val="24"/>
                  </w:rPr>
                </w:rPrChange>
              </w:rPr>
            </w:pPr>
            <w:r w:rsidRPr="005174AA">
              <w:rPr>
                <w:rFonts w:cstheme="minorHAnsi"/>
                <w:rPrChange w:id="141" w:author="Alexander Morgan" w:date="2020-04-28T16:20:00Z">
                  <w:rPr>
                    <w:sz w:val="24"/>
                    <w:szCs w:val="24"/>
                  </w:rPr>
                </w:rPrChange>
              </w:rPr>
              <w:t>16</w:t>
            </w:r>
          </w:p>
        </w:tc>
        <w:tc>
          <w:tcPr>
            <w:tcW w:w="1278" w:type="dxa"/>
            <w:tcPrChange w:id="142" w:author="Alexander Morgan" w:date="2020-04-28T16:20:00Z">
              <w:tcPr>
                <w:tcW w:w="1383" w:type="dxa"/>
              </w:tcPr>
            </w:tcPrChange>
          </w:tcPr>
          <w:p w14:paraId="693A8271" w14:textId="77777777" w:rsidR="000674DE" w:rsidRPr="005174AA" w:rsidRDefault="000674DE" w:rsidP="00BD34FC">
            <w:pPr>
              <w:cnfStyle w:val="000000100000" w:firstRow="0" w:lastRow="0" w:firstColumn="0" w:lastColumn="0" w:oddVBand="0" w:evenVBand="0" w:oddHBand="1" w:evenHBand="0" w:firstRowFirstColumn="0" w:firstRowLastColumn="0" w:lastRowFirstColumn="0" w:lastRowLastColumn="0"/>
              <w:rPr>
                <w:rFonts w:cstheme="minorHAnsi"/>
                <w:rPrChange w:id="143" w:author="Alexander Morgan" w:date="2020-04-28T16:20:00Z">
                  <w:rPr>
                    <w:sz w:val="24"/>
                    <w:szCs w:val="24"/>
                  </w:rPr>
                </w:rPrChange>
              </w:rPr>
            </w:pPr>
            <w:r w:rsidRPr="005174AA">
              <w:rPr>
                <w:rFonts w:cstheme="minorHAnsi"/>
                <w:rPrChange w:id="144" w:author="Alexander Morgan" w:date="2020-04-28T16:20:00Z">
                  <w:rPr>
                    <w:sz w:val="24"/>
                    <w:szCs w:val="24"/>
                  </w:rPr>
                </w:rPrChange>
              </w:rPr>
              <w:t>0.316</w:t>
            </w:r>
          </w:p>
        </w:tc>
        <w:tc>
          <w:tcPr>
            <w:tcW w:w="1791" w:type="dxa"/>
            <w:tcPrChange w:id="145" w:author="Alexander Morgan" w:date="2020-04-28T16:20:00Z">
              <w:tcPr>
                <w:tcW w:w="1686" w:type="dxa"/>
              </w:tcPr>
            </w:tcPrChange>
          </w:tcPr>
          <w:p w14:paraId="04AB06A4" w14:textId="77777777" w:rsidR="000674DE" w:rsidRPr="005174AA" w:rsidRDefault="000674DE" w:rsidP="00BD34FC">
            <w:pPr>
              <w:cnfStyle w:val="000000100000" w:firstRow="0" w:lastRow="0" w:firstColumn="0" w:lastColumn="0" w:oddVBand="0" w:evenVBand="0" w:oddHBand="1" w:evenHBand="0" w:firstRowFirstColumn="0" w:firstRowLastColumn="0" w:lastRowFirstColumn="0" w:lastRowLastColumn="0"/>
              <w:rPr>
                <w:rFonts w:cstheme="minorHAnsi"/>
                <w:rPrChange w:id="146" w:author="Alexander Morgan" w:date="2020-04-28T16:20:00Z">
                  <w:rPr>
                    <w:sz w:val="24"/>
                    <w:szCs w:val="24"/>
                  </w:rPr>
                </w:rPrChange>
              </w:rPr>
            </w:pPr>
            <w:r w:rsidRPr="005174AA">
              <w:rPr>
                <w:rFonts w:cstheme="minorHAnsi"/>
                <w:rPrChange w:id="147" w:author="Alexander Morgan" w:date="2020-04-28T16:20:00Z">
                  <w:rPr>
                    <w:sz w:val="24"/>
                    <w:szCs w:val="24"/>
                  </w:rPr>
                </w:rPrChange>
              </w:rPr>
              <w:t>0.634</w:t>
            </w:r>
          </w:p>
        </w:tc>
      </w:tr>
      <w:tr w:rsidR="005174AA" w:rsidRPr="009650BE" w14:paraId="0770D7B6" w14:textId="77777777" w:rsidTr="005174AA">
        <w:tc>
          <w:tcPr>
            <w:cnfStyle w:val="001000000000" w:firstRow="0" w:lastRow="0" w:firstColumn="1" w:lastColumn="0" w:oddVBand="0" w:evenVBand="0" w:oddHBand="0" w:evenHBand="0" w:firstRowFirstColumn="0" w:firstRowLastColumn="0" w:lastRowFirstColumn="0" w:lastRowLastColumn="0"/>
            <w:tcW w:w="1419" w:type="dxa"/>
            <w:vMerge/>
            <w:tcPrChange w:id="148" w:author="Alexander Morgan" w:date="2020-04-28T16:20:00Z">
              <w:tcPr>
                <w:tcW w:w="1419" w:type="dxa"/>
                <w:vMerge/>
              </w:tcPr>
            </w:tcPrChange>
          </w:tcPr>
          <w:p w14:paraId="6718D46C" w14:textId="77777777" w:rsidR="000674DE" w:rsidRPr="005174AA" w:rsidRDefault="000674DE" w:rsidP="00BD34FC">
            <w:pPr>
              <w:rPr>
                <w:rFonts w:cstheme="minorHAnsi"/>
                <w:rPrChange w:id="149" w:author="Alexander Morgan" w:date="2020-04-28T16:20:00Z">
                  <w:rPr>
                    <w:sz w:val="24"/>
                    <w:szCs w:val="24"/>
                  </w:rPr>
                </w:rPrChange>
              </w:rPr>
            </w:pPr>
          </w:p>
        </w:tc>
        <w:tc>
          <w:tcPr>
            <w:tcW w:w="1471" w:type="dxa"/>
            <w:tcPrChange w:id="150" w:author="Alexander Morgan" w:date="2020-04-28T16:20:00Z">
              <w:tcPr>
                <w:tcW w:w="1471" w:type="dxa"/>
              </w:tcPr>
            </w:tcPrChange>
          </w:tcPr>
          <w:p w14:paraId="3E9A1431" w14:textId="7F9F7615" w:rsidR="000674DE" w:rsidRPr="005174AA" w:rsidRDefault="000674DE" w:rsidP="00BD34FC">
            <w:pPr>
              <w:cnfStyle w:val="000000000000" w:firstRow="0" w:lastRow="0" w:firstColumn="0" w:lastColumn="0" w:oddVBand="0" w:evenVBand="0" w:oddHBand="0" w:evenHBand="0" w:firstRowFirstColumn="0" w:firstRowLastColumn="0" w:lastRowFirstColumn="0" w:lastRowLastColumn="0"/>
              <w:rPr>
                <w:rFonts w:cstheme="minorHAnsi"/>
                <w:rPrChange w:id="151" w:author="Alexander Morgan" w:date="2020-04-28T16:20:00Z">
                  <w:rPr>
                    <w:sz w:val="24"/>
                    <w:szCs w:val="24"/>
                  </w:rPr>
                </w:rPrChange>
              </w:rPr>
            </w:pPr>
            <w:del w:id="152" w:author="Alexander Morgan" w:date="2020-04-28T16:15:00Z">
              <w:r w:rsidRPr="005174AA" w:rsidDel="005174AA">
                <w:rPr>
                  <w:rFonts w:cstheme="minorHAnsi"/>
                  <w:rPrChange w:id="153" w:author="Alexander Morgan" w:date="2020-04-28T16:20:00Z">
                    <w:rPr>
                      <w:sz w:val="24"/>
                      <w:szCs w:val="24"/>
                    </w:rPr>
                  </w:rPrChange>
                </w:rPr>
                <w:delText>s + r</w:delText>
              </w:r>
            </w:del>
            <w:ins w:id="154" w:author="Alexander Morgan" w:date="2020-04-28T16:15:00Z">
              <w:r w:rsidR="005174AA" w:rsidRPr="005174AA">
                <w:rPr>
                  <w:rFonts w:cstheme="minorHAnsi"/>
                  <w:rPrChange w:id="155" w:author="Alexander Morgan" w:date="2020-04-28T16:20:00Z">
                    <w:rPr>
                      <w:sz w:val="24"/>
                      <w:szCs w:val="24"/>
                    </w:rPr>
                  </w:rPrChange>
                </w:rPr>
                <w:t>Shielders and Remainders</w:t>
              </w:r>
            </w:ins>
          </w:p>
        </w:tc>
        <w:tc>
          <w:tcPr>
            <w:tcW w:w="1593" w:type="dxa"/>
            <w:tcPrChange w:id="156" w:author="Alexander Morgan" w:date="2020-04-28T16:20:00Z">
              <w:tcPr>
                <w:tcW w:w="1593" w:type="dxa"/>
              </w:tcPr>
            </w:tcPrChange>
          </w:tcPr>
          <w:p w14:paraId="3805774A" w14:textId="77777777" w:rsidR="000674DE" w:rsidRPr="005174AA" w:rsidRDefault="000674DE" w:rsidP="00BD34FC">
            <w:pPr>
              <w:cnfStyle w:val="000000000000" w:firstRow="0" w:lastRow="0" w:firstColumn="0" w:lastColumn="0" w:oddVBand="0" w:evenVBand="0" w:oddHBand="0" w:evenHBand="0" w:firstRowFirstColumn="0" w:firstRowLastColumn="0" w:lastRowFirstColumn="0" w:lastRowLastColumn="0"/>
              <w:rPr>
                <w:rFonts w:cstheme="minorHAnsi"/>
                <w:rPrChange w:id="157" w:author="Alexander Morgan" w:date="2020-04-28T16:20:00Z">
                  <w:rPr>
                    <w:sz w:val="24"/>
                    <w:szCs w:val="24"/>
                  </w:rPr>
                </w:rPrChange>
              </w:rPr>
            </w:pPr>
            <w:r w:rsidRPr="005174AA">
              <w:rPr>
                <w:rFonts w:cstheme="minorHAnsi"/>
                <w:rPrChange w:id="158" w:author="Alexander Morgan" w:date="2020-04-28T16:20:00Z">
                  <w:rPr>
                    <w:sz w:val="24"/>
                    <w:szCs w:val="24"/>
                  </w:rPr>
                </w:rPrChange>
              </w:rPr>
              <w:t>0.80</w:t>
            </w:r>
          </w:p>
        </w:tc>
        <w:tc>
          <w:tcPr>
            <w:tcW w:w="1464" w:type="dxa"/>
            <w:tcPrChange w:id="159" w:author="Alexander Morgan" w:date="2020-04-28T16:20:00Z">
              <w:tcPr>
                <w:tcW w:w="1464" w:type="dxa"/>
              </w:tcPr>
            </w:tcPrChange>
          </w:tcPr>
          <w:p w14:paraId="44BE2368" w14:textId="77777777" w:rsidR="000674DE" w:rsidRPr="005174AA" w:rsidRDefault="000674DE" w:rsidP="00BD34FC">
            <w:pPr>
              <w:cnfStyle w:val="000000000000" w:firstRow="0" w:lastRow="0" w:firstColumn="0" w:lastColumn="0" w:oddVBand="0" w:evenVBand="0" w:oddHBand="0" w:evenHBand="0" w:firstRowFirstColumn="0" w:firstRowLastColumn="0" w:lastRowFirstColumn="0" w:lastRowLastColumn="0"/>
              <w:rPr>
                <w:rFonts w:cstheme="minorHAnsi"/>
                <w:rPrChange w:id="160" w:author="Alexander Morgan" w:date="2020-04-28T16:20:00Z">
                  <w:rPr>
                    <w:sz w:val="24"/>
                    <w:szCs w:val="24"/>
                  </w:rPr>
                </w:rPrChange>
              </w:rPr>
            </w:pPr>
            <w:r w:rsidRPr="005174AA">
              <w:rPr>
                <w:rFonts w:cstheme="minorHAnsi"/>
                <w:rPrChange w:id="161" w:author="Alexander Morgan" w:date="2020-04-28T16:20:00Z">
                  <w:rPr>
                    <w:sz w:val="24"/>
                    <w:szCs w:val="24"/>
                  </w:rPr>
                </w:rPrChange>
              </w:rPr>
              <w:t xml:space="preserve">  1</w:t>
            </w:r>
          </w:p>
        </w:tc>
        <w:tc>
          <w:tcPr>
            <w:tcW w:w="1278" w:type="dxa"/>
            <w:tcPrChange w:id="162" w:author="Alexander Morgan" w:date="2020-04-28T16:20:00Z">
              <w:tcPr>
                <w:tcW w:w="1383" w:type="dxa"/>
              </w:tcPr>
            </w:tcPrChange>
          </w:tcPr>
          <w:p w14:paraId="4D61183C" w14:textId="77777777" w:rsidR="000674DE" w:rsidRPr="005174AA" w:rsidRDefault="000674DE" w:rsidP="00BD34FC">
            <w:pPr>
              <w:cnfStyle w:val="000000000000" w:firstRow="0" w:lastRow="0" w:firstColumn="0" w:lastColumn="0" w:oddVBand="0" w:evenVBand="0" w:oddHBand="0" w:evenHBand="0" w:firstRowFirstColumn="0" w:firstRowLastColumn="0" w:lastRowFirstColumn="0" w:lastRowLastColumn="0"/>
              <w:rPr>
                <w:rFonts w:cstheme="minorHAnsi"/>
                <w:rPrChange w:id="163" w:author="Alexander Morgan" w:date="2020-04-28T16:20:00Z">
                  <w:rPr>
                    <w:sz w:val="24"/>
                    <w:szCs w:val="24"/>
                  </w:rPr>
                </w:rPrChange>
              </w:rPr>
            </w:pPr>
            <w:r w:rsidRPr="005174AA">
              <w:rPr>
                <w:rFonts w:cstheme="minorHAnsi"/>
                <w:rPrChange w:id="164" w:author="Alexander Morgan" w:date="2020-04-28T16:20:00Z">
                  <w:rPr>
                    <w:sz w:val="24"/>
                    <w:szCs w:val="24"/>
                  </w:rPr>
                </w:rPrChange>
              </w:rPr>
              <w:t>0.730</w:t>
            </w:r>
          </w:p>
        </w:tc>
        <w:tc>
          <w:tcPr>
            <w:tcW w:w="1791" w:type="dxa"/>
            <w:tcPrChange w:id="165" w:author="Alexander Morgan" w:date="2020-04-28T16:20:00Z">
              <w:tcPr>
                <w:tcW w:w="1686" w:type="dxa"/>
              </w:tcPr>
            </w:tcPrChange>
          </w:tcPr>
          <w:p w14:paraId="20EB8C44" w14:textId="77777777" w:rsidR="000674DE" w:rsidRPr="005174AA" w:rsidRDefault="000674DE" w:rsidP="00BD34FC">
            <w:pPr>
              <w:cnfStyle w:val="000000000000" w:firstRow="0" w:lastRow="0" w:firstColumn="0" w:lastColumn="0" w:oddVBand="0" w:evenVBand="0" w:oddHBand="0" w:evenHBand="0" w:firstRowFirstColumn="0" w:firstRowLastColumn="0" w:lastRowFirstColumn="0" w:lastRowLastColumn="0"/>
              <w:rPr>
                <w:rFonts w:cstheme="minorHAnsi"/>
                <w:rPrChange w:id="166" w:author="Alexander Morgan" w:date="2020-04-28T16:20:00Z">
                  <w:rPr>
                    <w:sz w:val="24"/>
                    <w:szCs w:val="24"/>
                  </w:rPr>
                </w:rPrChange>
              </w:rPr>
            </w:pPr>
            <w:r w:rsidRPr="005174AA">
              <w:rPr>
                <w:rFonts w:cstheme="minorHAnsi"/>
                <w:rPrChange w:id="167" w:author="Alexander Morgan" w:date="2020-04-28T16:20:00Z">
                  <w:rPr>
                    <w:sz w:val="24"/>
                    <w:szCs w:val="24"/>
                  </w:rPr>
                </w:rPrChange>
              </w:rPr>
              <w:t>0.366</w:t>
            </w:r>
          </w:p>
        </w:tc>
      </w:tr>
      <w:tr w:rsidR="005174AA" w:rsidRPr="009650BE" w14:paraId="0F4BFC9D" w14:textId="77777777" w:rsidTr="005174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9" w:type="dxa"/>
            <w:vMerge w:val="restart"/>
            <w:tcPrChange w:id="168" w:author="Alexander Morgan" w:date="2020-04-28T16:20:00Z">
              <w:tcPr>
                <w:tcW w:w="1419" w:type="dxa"/>
                <w:vMerge w:val="restart"/>
              </w:tcPr>
            </w:tcPrChange>
          </w:tcPr>
          <w:p w14:paraId="0F100DC7" w14:textId="77777777" w:rsidR="005174AA" w:rsidRPr="005174AA" w:rsidRDefault="005174AA" w:rsidP="005174AA">
            <w:pPr>
              <w:cnfStyle w:val="001000100000" w:firstRow="0" w:lastRow="0" w:firstColumn="1" w:lastColumn="0" w:oddVBand="0" w:evenVBand="0" w:oddHBand="1" w:evenHBand="0" w:firstRowFirstColumn="0" w:firstRowLastColumn="0" w:lastRowFirstColumn="0" w:lastRowLastColumn="0"/>
              <w:rPr>
                <w:rFonts w:cstheme="minorHAnsi"/>
                <w:rPrChange w:id="169" w:author="Alexander Morgan" w:date="2020-04-28T16:20:00Z">
                  <w:rPr>
                    <w:sz w:val="24"/>
                    <w:szCs w:val="24"/>
                  </w:rPr>
                </w:rPrChange>
              </w:rPr>
            </w:pPr>
            <w:r w:rsidRPr="005174AA">
              <w:rPr>
                <w:rFonts w:cstheme="minorHAnsi"/>
                <w:rPrChange w:id="170" w:author="Alexander Morgan" w:date="2020-04-28T16:20:00Z">
                  <w:rPr>
                    <w:sz w:val="24"/>
                    <w:szCs w:val="24"/>
                  </w:rPr>
                </w:rPrChange>
              </w:rPr>
              <w:t>2-2-96</w:t>
            </w:r>
          </w:p>
          <w:p w14:paraId="75ED48A8" w14:textId="77777777" w:rsidR="005174AA" w:rsidRPr="005174AA" w:rsidRDefault="005174AA" w:rsidP="005174AA">
            <w:pPr>
              <w:cnfStyle w:val="001000100000" w:firstRow="0" w:lastRow="0" w:firstColumn="1" w:lastColumn="0" w:oddVBand="0" w:evenVBand="0" w:oddHBand="1" w:evenHBand="0" w:firstRowFirstColumn="0" w:firstRowLastColumn="0" w:lastRowFirstColumn="0" w:lastRowLastColumn="0"/>
              <w:rPr>
                <w:rFonts w:cstheme="minorHAnsi"/>
                <w:rPrChange w:id="171" w:author="Alexander Morgan" w:date="2020-04-28T16:20:00Z">
                  <w:rPr>
                    <w:sz w:val="24"/>
                    <w:szCs w:val="24"/>
                  </w:rPr>
                </w:rPrChange>
              </w:rPr>
            </w:pPr>
            <w:r w:rsidRPr="005174AA">
              <w:rPr>
                <w:rFonts w:cstheme="minorHAnsi"/>
                <w:rPrChange w:id="172" w:author="Alexander Morgan" w:date="2020-04-28T16:20:00Z">
                  <w:rPr>
                    <w:sz w:val="24"/>
                    <w:szCs w:val="24"/>
                  </w:rPr>
                </w:rPrChange>
              </w:rPr>
              <w:t xml:space="preserve">model </w:t>
            </w:r>
          </w:p>
        </w:tc>
        <w:tc>
          <w:tcPr>
            <w:tcW w:w="1471" w:type="dxa"/>
            <w:tcPrChange w:id="173" w:author="Alexander Morgan" w:date="2020-04-28T16:20:00Z">
              <w:tcPr>
                <w:tcW w:w="1471" w:type="dxa"/>
              </w:tcPr>
            </w:tcPrChange>
          </w:tcPr>
          <w:p w14:paraId="2B094C2B" w14:textId="79AC2182" w:rsidR="005174AA" w:rsidRPr="005174AA" w:rsidRDefault="005174AA" w:rsidP="005174AA">
            <w:pPr>
              <w:cnfStyle w:val="000000100000" w:firstRow="0" w:lastRow="0" w:firstColumn="0" w:lastColumn="0" w:oddVBand="0" w:evenVBand="0" w:oddHBand="1" w:evenHBand="0" w:firstRowFirstColumn="0" w:firstRowLastColumn="0" w:lastRowFirstColumn="0" w:lastRowLastColumn="0"/>
              <w:rPr>
                <w:rFonts w:cstheme="minorHAnsi"/>
                <w:rPrChange w:id="174" w:author="Alexander Morgan" w:date="2020-04-28T16:20:00Z">
                  <w:rPr>
                    <w:sz w:val="24"/>
                    <w:szCs w:val="24"/>
                  </w:rPr>
                </w:rPrChange>
              </w:rPr>
            </w:pPr>
            <w:ins w:id="175" w:author="Alexander Morgan" w:date="2020-04-28T16:15:00Z">
              <w:r w:rsidRPr="005174AA">
                <w:rPr>
                  <w:rFonts w:cstheme="minorHAnsi"/>
                  <w:rPrChange w:id="176" w:author="Alexander Morgan" w:date="2020-04-28T16:20:00Z">
                    <w:rPr>
                      <w:sz w:val="24"/>
                      <w:szCs w:val="24"/>
                    </w:rPr>
                  </w:rPrChange>
                </w:rPr>
                <w:t>Vulnerable</w:t>
              </w:r>
            </w:ins>
            <w:del w:id="177" w:author="Alexander Morgan" w:date="2020-04-28T16:15:00Z">
              <w:r w:rsidRPr="005174AA" w:rsidDel="007337DC">
                <w:rPr>
                  <w:rFonts w:cstheme="minorHAnsi"/>
                  <w:rPrChange w:id="178" w:author="Alexander Morgan" w:date="2020-04-28T16:20:00Z">
                    <w:rPr>
                      <w:sz w:val="24"/>
                      <w:szCs w:val="24"/>
                    </w:rPr>
                  </w:rPrChange>
                </w:rPr>
                <w:delText>v</w:delText>
              </w:r>
            </w:del>
          </w:p>
        </w:tc>
        <w:tc>
          <w:tcPr>
            <w:tcW w:w="1593" w:type="dxa"/>
            <w:tcPrChange w:id="179" w:author="Alexander Morgan" w:date="2020-04-28T16:20:00Z">
              <w:tcPr>
                <w:tcW w:w="1593" w:type="dxa"/>
              </w:tcPr>
            </w:tcPrChange>
          </w:tcPr>
          <w:p w14:paraId="1EBBE045" w14:textId="77777777" w:rsidR="005174AA" w:rsidRPr="005174AA" w:rsidRDefault="005174AA" w:rsidP="005174AA">
            <w:pPr>
              <w:cnfStyle w:val="000000100000" w:firstRow="0" w:lastRow="0" w:firstColumn="0" w:lastColumn="0" w:oddVBand="0" w:evenVBand="0" w:oddHBand="1" w:evenHBand="0" w:firstRowFirstColumn="0" w:firstRowLastColumn="0" w:lastRowFirstColumn="0" w:lastRowLastColumn="0"/>
              <w:rPr>
                <w:rFonts w:cstheme="minorHAnsi"/>
                <w:rPrChange w:id="180" w:author="Alexander Morgan" w:date="2020-04-28T16:20:00Z">
                  <w:rPr>
                    <w:sz w:val="24"/>
                    <w:szCs w:val="24"/>
                  </w:rPr>
                </w:rPrChange>
              </w:rPr>
            </w:pPr>
            <w:r w:rsidRPr="005174AA">
              <w:rPr>
                <w:rFonts w:cstheme="minorHAnsi"/>
                <w:rPrChange w:id="181" w:author="Alexander Morgan" w:date="2020-04-28T16:20:00Z">
                  <w:rPr>
                    <w:sz w:val="24"/>
                    <w:szCs w:val="24"/>
                  </w:rPr>
                </w:rPrChange>
              </w:rPr>
              <w:t>0.02</w:t>
            </w:r>
          </w:p>
        </w:tc>
        <w:tc>
          <w:tcPr>
            <w:tcW w:w="1464" w:type="dxa"/>
            <w:tcPrChange w:id="182" w:author="Alexander Morgan" w:date="2020-04-28T16:20:00Z">
              <w:tcPr>
                <w:tcW w:w="1464" w:type="dxa"/>
              </w:tcPr>
            </w:tcPrChange>
          </w:tcPr>
          <w:p w14:paraId="289777F5" w14:textId="77777777" w:rsidR="005174AA" w:rsidRPr="005174AA" w:rsidRDefault="005174AA" w:rsidP="005174AA">
            <w:pPr>
              <w:cnfStyle w:val="000000100000" w:firstRow="0" w:lastRow="0" w:firstColumn="0" w:lastColumn="0" w:oddVBand="0" w:evenVBand="0" w:oddHBand="1" w:evenHBand="0" w:firstRowFirstColumn="0" w:firstRowLastColumn="0" w:lastRowFirstColumn="0" w:lastRowLastColumn="0"/>
              <w:rPr>
                <w:rFonts w:cstheme="minorHAnsi"/>
                <w:rPrChange w:id="183" w:author="Alexander Morgan" w:date="2020-04-28T16:20:00Z">
                  <w:rPr>
                    <w:sz w:val="24"/>
                    <w:szCs w:val="24"/>
                  </w:rPr>
                </w:rPrChange>
              </w:rPr>
            </w:pPr>
            <w:r w:rsidRPr="005174AA">
              <w:rPr>
                <w:rFonts w:cstheme="minorHAnsi"/>
                <w:rPrChange w:id="184" w:author="Alexander Morgan" w:date="2020-04-28T16:20:00Z">
                  <w:rPr>
                    <w:sz w:val="24"/>
                    <w:szCs w:val="24"/>
                  </w:rPr>
                </w:rPrChange>
              </w:rPr>
              <w:t>64</w:t>
            </w:r>
          </w:p>
        </w:tc>
        <w:tc>
          <w:tcPr>
            <w:tcW w:w="1278" w:type="dxa"/>
            <w:tcPrChange w:id="185" w:author="Alexander Morgan" w:date="2020-04-28T16:20:00Z">
              <w:tcPr>
                <w:tcW w:w="1383" w:type="dxa"/>
              </w:tcPr>
            </w:tcPrChange>
          </w:tcPr>
          <w:p w14:paraId="55E1B105" w14:textId="77777777" w:rsidR="005174AA" w:rsidRPr="005174AA" w:rsidRDefault="005174AA" w:rsidP="005174AA">
            <w:pPr>
              <w:cnfStyle w:val="000000100000" w:firstRow="0" w:lastRow="0" w:firstColumn="0" w:lastColumn="0" w:oddVBand="0" w:evenVBand="0" w:oddHBand="1" w:evenHBand="0" w:firstRowFirstColumn="0" w:firstRowLastColumn="0" w:lastRowFirstColumn="0" w:lastRowLastColumn="0"/>
              <w:rPr>
                <w:rFonts w:cstheme="minorHAnsi"/>
                <w:rPrChange w:id="186" w:author="Alexander Morgan" w:date="2020-04-28T16:20:00Z">
                  <w:rPr>
                    <w:sz w:val="24"/>
                    <w:szCs w:val="24"/>
                  </w:rPr>
                </w:rPrChange>
              </w:rPr>
            </w:pPr>
            <w:r w:rsidRPr="005174AA">
              <w:rPr>
                <w:rFonts w:cstheme="minorHAnsi"/>
                <w:rPrChange w:id="187" w:author="Alexander Morgan" w:date="2020-04-28T16:20:00Z">
                  <w:rPr>
                    <w:sz w:val="24"/>
                    <w:szCs w:val="24"/>
                  </w:rPr>
                </w:rPrChange>
              </w:rPr>
              <w:t>0.163</w:t>
            </w:r>
          </w:p>
        </w:tc>
        <w:tc>
          <w:tcPr>
            <w:tcW w:w="1791" w:type="dxa"/>
            <w:tcPrChange w:id="188" w:author="Alexander Morgan" w:date="2020-04-28T16:20:00Z">
              <w:tcPr>
                <w:tcW w:w="1686" w:type="dxa"/>
              </w:tcPr>
            </w:tcPrChange>
          </w:tcPr>
          <w:p w14:paraId="4E50DD70" w14:textId="77777777" w:rsidR="005174AA" w:rsidRPr="005174AA" w:rsidRDefault="005174AA" w:rsidP="005174AA">
            <w:pPr>
              <w:cnfStyle w:val="000000100000" w:firstRow="0" w:lastRow="0" w:firstColumn="0" w:lastColumn="0" w:oddVBand="0" w:evenVBand="0" w:oddHBand="1" w:evenHBand="0" w:firstRowFirstColumn="0" w:firstRowLastColumn="0" w:lastRowFirstColumn="0" w:lastRowLastColumn="0"/>
              <w:rPr>
                <w:rFonts w:cstheme="minorHAnsi"/>
                <w:rPrChange w:id="189" w:author="Alexander Morgan" w:date="2020-04-28T16:20:00Z">
                  <w:rPr>
                    <w:sz w:val="24"/>
                    <w:szCs w:val="24"/>
                  </w:rPr>
                </w:rPrChange>
              </w:rPr>
            </w:pPr>
            <w:r w:rsidRPr="005174AA">
              <w:rPr>
                <w:rFonts w:cstheme="minorHAnsi"/>
                <w:highlight w:val="yellow"/>
                <w:rPrChange w:id="190" w:author="Alexander Morgan" w:date="2020-04-28T16:20:00Z">
                  <w:rPr>
                    <w:sz w:val="24"/>
                    <w:szCs w:val="24"/>
                    <w:highlight w:val="yellow"/>
                  </w:rPr>
                </w:rPrChange>
              </w:rPr>
              <w:t>0.368</w:t>
            </w:r>
          </w:p>
        </w:tc>
      </w:tr>
      <w:tr w:rsidR="005174AA" w:rsidRPr="009650BE" w14:paraId="4F3C5285" w14:textId="77777777" w:rsidTr="005174AA">
        <w:tc>
          <w:tcPr>
            <w:cnfStyle w:val="001000000000" w:firstRow="0" w:lastRow="0" w:firstColumn="1" w:lastColumn="0" w:oddVBand="0" w:evenVBand="0" w:oddHBand="0" w:evenHBand="0" w:firstRowFirstColumn="0" w:firstRowLastColumn="0" w:lastRowFirstColumn="0" w:lastRowLastColumn="0"/>
            <w:tcW w:w="1419" w:type="dxa"/>
            <w:vMerge/>
            <w:tcPrChange w:id="191" w:author="Alexander Morgan" w:date="2020-04-28T16:20:00Z">
              <w:tcPr>
                <w:tcW w:w="1419" w:type="dxa"/>
                <w:vMerge/>
              </w:tcPr>
            </w:tcPrChange>
          </w:tcPr>
          <w:p w14:paraId="7126CE3A" w14:textId="77777777" w:rsidR="005174AA" w:rsidRPr="005174AA" w:rsidRDefault="005174AA" w:rsidP="005174AA">
            <w:pPr>
              <w:rPr>
                <w:rFonts w:cstheme="minorHAnsi"/>
                <w:rPrChange w:id="192" w:author="Alexander Morgan" w:date="2020-04-28T16:20:00Z">
                  <w:rPr>
                    <w:sz w:val="24"/>
                    <w:szCs w:val="24"/>
                  </w:rPr>
                </w:rPrChange>
              </w:rPr>
            </w:pPr>
          </w:p>
        </w:tc>
        <w:tc>
          <w:tcPr>
            <w:tcW w:w="1471" w:type="dxa"/>
            <w:tcPrChange w:id="193" w:author="Alexander Morgan" w:date="2020-04-28T16:20:00Z">
              <w:tcPr>
                <w:tcW w:w="1471" w:type="dxa"/>
              </w:tcPr>
            </w:tcPrChange>
          </w:tcPr>
          <w:p w14:paraId="78C273F0" w14:textId="012542F1" w:rsidR="005174AA" w:rsidRPr="005174AA" w:rsidRDefault="005174AA" w:rsidP="005174AA">
            <w:pPr>
              <w:cnfStyle w:val="000000000000" w:firstRow="0" w:lastRow="0" w:firstColumn="0" w:lastColumn="0" w:oddVBand="0" w:evenVBand="0" w:oddHBand="0" w:evenHBand="0" w:firstRowFirstColumn="0" w:firstRowLastColumn="0" w:lastRowFirstColumn="0" w:lastRowLastColumn="0"/>
              <w:rPr>
                <w:rFonts w:cstheme="minorHAnsi"/>
                <w:rPrChange w:id="194" w:author="Alexander Morgan" w:date="2020-04-28T16:20:00Z">
                  <w:rPr>
                    <w:sz w:val="24"/>
                    <w:szCs w:val="24"/>
                  </w:rPr>
                </w:rPrChange>
              </w:rPr>
            </w:pPr>
            <w:ins w:id="195" w:author="Alexander Morgan" w:date="2020-04-28T16:15:00Z">
              <w:r w:rsidRPr="005174AA">
                <w:rPr>
                  <w:rFonts w:cstheme="minorHAnsi"/>
                  <w:rPrChange w:id="196" w:author="Alexander Morgan" w:date="2020-04-28T16:20:00Z">
                    <w:rPr>
                      <w:sz w:val="24"/>
                      <w:szCs w:val="24"/>
                    </w:rPr>
                  </w:rPrChange>
                </w:rPr>
                <w:t>Shielders and Remainders</w:t>
              </w:r>
            </w:ins>
            <w:del w:id="197" w:author="Alexander Morgan" w:date="2020-04-28T16:15:00Z">
              <w:r w:rsidRPr="005174AA" w:rsidDel="007337DC">
                <w:rPr>
                  <w:rFonts w:cstheme="minorHAnsi"/>
                  <w:rPrChange w:id="198" w:author="Alexander Morgan" w:date="2020-04-28T16:20:00Z">
                    <w:rPr>
                      <w:sz w:val="24"/>
                      <w:szCs w:val="24"/>
                    </w:rPr>
                  </w:rPrChange>
                </w:rPr>
                <w:delText>s + r</w:delText>
              </w:r>
            </w:del>
          </w:p>
        </w:tc>
        <w:tc>
          <w:tcPr>
            <w:tcW w:w="1593" w:type="dxa"/>
            <w:tcPrChange w:id="199" w:author="Alexander Morgan" w:date="2020-04-28T16:20:00Z">
              <w:tcPr>
                <w:tcW w:w="1593" w:type="dxa"/>
              </w:tcPr>
            </w:tcPrChange>
          </w:tcPr>
          <w:p w14:paraId="56E6BB8B" w14:textId="77777777" w:rsidR="005174AA" w:rsidRPr="005174AA" w:rsidRDefault="005174AA" w:rsidP="005174AA">
            <w:pPr>
              <w:cnfStyle w:val="000000000000" w:firstRow="0" w:lastRow="0" w:firstColumn="0" w:lastColumn="0" w:oddVBand="0" w:evenVBand="0" w:oddHBand="0" w:evenHBand="0" w:firstRowFirstColumn="0" w:firstRowLastColumn="0" w:lastRowFirstColumn="0" w:lastRowLastColumn="0"/>
              <w:rPr>
                <w:rFonts w:cstheme="minorHAnsi"/>
                <w:rPrChange w:id="200" w:author="Alexander Morgan" w:date="2020-04-28T16:20:00Z">
                  <w:rPr>
                    <w:sz w:val="24"/>
                    <w:szCs w:val="24"/>
                  </w:rPr>
                </w:rPrChange>
              </w:rPr>
            </w:pPr>
            <w:r w:rsidRPr="005174AA">
              <w:rPr>
                <w:rFonts w:cstheme="minorHAnsi"/>
                <w:rPrChange w:id="201" w:author="Alexander Morgan" w:date="2020-04-28T16:20:00Z">
                  <w:rPr>
                    <w:sz w:val="24"/>
                    <w:szCs w:val="24"/>
                  </w:rPr>
                </w:rPrChange>
              </w:rPr>
              <w:t>0.98</w:t>
            </w:r>
          </w:p>
        </w:tc>
        <w:tc>
          <w:tcPr>
            <w:tcW w:w="1464" w:type="dxa"/>
            <w:tcPrChange w:id="202" w:author="Alexander Morgan" w:date="2020-04-28T16:20:00Z">
              <w:tcPr>
                <w:tcW w:w="1464" w:type="dxa"/>
              </w:tcPr>
            </w:tcPrChange>
          </w:tcPr>
          <w:p w14:paraId="6CB598FD" w14:textId="77777777" w:rsidR="005174AA" w:rsidRPr="005174AA" w:rsidRDefault="005174AA" w:rsidP="005174AA">
            <w:pPr>
              <w:cnfStyle w:val="000000000000" w:firstRow="0" w:lastRow="0" w:firstColumn="0" w:lastColumn="0" w:oddVBand="0" w:evenVBand="0" w:oddHBand="0" w:evenHBand="0" w:firstRowFirstColumn="0" w:firstRowLastColumn="0" w:lastRowFirstColumn="0" w:lastRowLastColumn="0"/>
              <w:rPr>
                <w:rFonts w:cstheme="minorHAnsi"/>
                <w:rPrChange w:id="203" w:author="Alexander Morgan" w:date="2020-04-28T16:20:00Z">
                  <w:rPr>
                    <w:sz w:val="24"/>
                    <w:szCs w:val="24"/>
                  </w:rPr>
                </w:rPrChange>
              </w:rPr>
            </w:pPr>
            <w:r w:rsidRPr="005174AA">
              <w:rPr>
                <w:rFonts w:cstheme="minorHAnsi"/>
                <w:rPrChange w:id="204" w:author="Alexander Morgan" w:date="2020-04-28T16:20:00Z">
                  <w:rPr>
                    <w:sz w:val="24"/>
                    <w:szCs w:val="24"/>
                  </w:rPr>
                </w:rPrChange>
              </w:rPr>
              <w:t xml:space="preserve">  1</w:t>
            </w:r>
          </w:p>
        </w:tc>
        <w:tc>
          <w:tcPr>
            <w:tcW w:w="1278" w:type="dxa"/>
            <w:tcPrChange w:id="205" w:author="Alexander Morgan" w:date="2020-04-28T16:20:00Z">
              <w:tcPr>
                <w:tcW w:w="1383" w:type="dxa"/>
              </w:tcPr>
            </w:tcPrChange>
          </w:tcPr>
          <w:p w14:paraId="0DBB056B" w14:textId="77777777" w:rsidR="005174AA" w:rsidRPr="005174AA" w:rsidRDefault="005174AA" w:rsidP="005174AA">
            <w:pPr>
              <w:cnfStyle w:val="000000000000" w:firstRow="0" w:lastRow="0" w:firstColumn="0" w:lastColumn="0" w:oddVBand="0" w:evenVBand="0" w:oddHBand="0" w:evenHBand="0" w:firstRowFirstColumn="0" w:firstRowLastColumn="0" w:lastRowFirstColumn="0" w:lastRowLastColumn="0"/>
              <w:rPr>
                <w:rFonts w:cstheme="minorHAnsi"/>
                <w:rPrChange w:id="206" w:author="Alexander Morgan" w:date="2020-04-28T16:20:00Z">
                  <w:rPr>
                    <w:sz w:val="24"/>
                    <w:szCs w:val="24"/>
                  </w:rPr>
                </w:rPrChange>
              </w:rPr>
            </w:pPr>
            <w:r w:rsidRPr="005174AA">
              <w:rPr>
                <w:rFonts w:cstheme="minorHAnsi"/>
                <w:rPrChange w:id="207" w:author="Alexander Morgan" w:date="2020-04-28T16:20:00Z">
                  <w:rPr>
                    <w:sz w:val="24"/>
                    <w:szCs w:val="24"/>
                  </w:rPr>
                </w:rPrChange>
              </w:rPr>
              <w:t>0.944</w:t>
            </w:r>
          </w:p>
        </w:tc>
        <w:tc>
          <w:tcPr>
            <w:tcW w:w="1791" w:type="dxa"/>
            <w:tcPrChange w:id="208" w:author="Alexander Morgan" w:date="2020-04-28T16:20:00Z">
              <w:tcPr>
                <w:tcW w:w="1686" w:type="dxa"/>
              </w:tcPr>
            </w:tcPrChange>
          </w:tcPr>
          <w:p w14:paraId="5ACB95BD" w14:textId="77777777" w:rsidR="005174AA" w:rsidRPr="005174AA" w:rsidRDefault="005174AA" w:rsidP="005174AA">
            <w:pPr>
              <w:cnfStyle w:val="000000000000" w:firstRow="0" w:lastRow="0" w:firstColumn="0" w:lastColumn="0" w:oddVBand="0" w:evenVBand="0" w:oddHBand="0" w:evenHBand="0" w:firstRowFirstColumn="0" w:firstRowLastColumn="0" w:lastRowFirstColumn="0" w:lastRowLastColumn="0"/>
              <w:rPr>
                <w:rFonts w:cstheme="minorHAnsi"/>
                <w:rPrChange w:id="209" w:author="Alexander Morgan" w:date="2020-04-28T16:20:00Z">
                  <w:rPr>
                    <w:sz w:val="24"/>
                    <w:szCs w:val="24"/>
                  </w:rPr>
                </w:rPrChange>
              </w:rPr>
            </w:pPr>
            <w:r w:rsidRPr="005174AA">
              <w:rPr>
                <w:rFonts w:cstheme="minorHAnsi"/>
                <w:highlight w:val="yellow"/>
                <w:rPrChange w:id="210" w:author="Alexander Morgan" w:date="2020-04-28T16:20:00Z">
                  <w:rPr>
                    <w:sz w:val="24"/>
                    <w:szCs w:val="24"/>
                    <w:highlight w:val="yellow"/>
                  </w:rPr>
                </w:rPrChange>
              </w:rPr>
              <w:t>0.632</w:t>
            </w:r>
          </w:p>
        </w:tc>
      </w:tr>
      <w:tr w:rsidR="00F005FB" w:rsidRPr="009650BE" w14:paraId="36C614C0" w14:textId="77777777" w:rsidTr="005174AA">
        <w:trPr>
          <w:cnfStyle w:val="000000100000" w:firstRow="0" w:lastRow="0" w:firstColumn="0" w:lastColumn="0" w:oddVBand="0" w:evenVBand="0" w:oddHBand="1" w:evenHBand="0" w:firstRowFirstColumn="0" w:firstRowLastColumn="0" w:lastRowFirstColumn="0" w:lastRowLastColumn="0"/>
          <w:ins w:id="211" w:author="Alexander Morgan" w:date="2020-04-28T16:17:00Z"/>
        </w:trPr>
        <w:tc>
          <w:tcPr>
            <w:cnfStyle w:val="001000000000" w:firstRow="0" w:lastRow="0" w:firstColumn="1" w:lastColumn="0" w:oddVBand="0" w:evenVBand="0" w:oddHBand="0" w:evenHBand="0" w:firstRowFirstColumn="0" w:firstRowLastColumn="0" w:lastRowFirstColumn="0" w:lastRowLastColumn="0"/>
            <w:tcW w:w="1419" w:type="dxa"/>
            <w:vMerge w:val="restart"/>
            <w:tcPrChange w:id="212" w:author="Alexander Morgan" w:date="2020-04-28T16:20:00Z">
              <w:tcPr>
                <w:tcW w:w="1419" w:type="dxa"/>
                <w:vMerge w:val="restart"/>
              </w:tcPr>
            </w:tcPrChange>
          </w:tcPr>
          <w:p w14:paraId="0B518A60" w14:textId="7D8062E4" w:rsidR="00F005FB" w:rsidRPr="005174AA" w:rsidRDefault="00F005FB" w:rsidP="00F005FB">
            <w:pPr>
              <w:cnfStyle w:val="001000100000" w:firstRow="0" w:lastRow="0" w:firstColumn="1" w:lastColumn="0" w:oddVBand="0" w:evenVBand="0" w:oddHBand="1" w:evenHBand="0" w:firstRowFirstColumn="0" w:firstRowLastColumn="0" w:lastRowFirstColumn="0" w:lastRowLastColumn="0"/>
              <w:rPr>
                <w:ins w:id="213" w:author="Alexander Morgan" w:date="2020-04-28T16:17:00Z"/>
                <w:rFonts w:cstheme="minorHAnsi"/>
                <w:rPrChange w:id="214" w:author="Alexander Morgan" w:date="2020-04-28T16:20:00Z">
                  <w:rPr>
                    <w:ins w:id="215" w:author="Alexander Morgan" w:date="2020-04-28T16:17:00Z"/>
                    <w:sz w:val="24"/>
                    <w:szCs w:val="24"/>
                  </w:rPr>
                </w:rPrChange>
              </w:rPr>
            </w:pPr>
            <w:ins w:id="216" w:author="Alexander Morgan" w:date="2020-04-28T16:32:00Z">
              <w:r>
                <w:rPr>
                  <w:rFonts w:cstheme="minorHAnsi"/>
                </w:rPr>
                <w:t>8-8-84</w:t>
              </w:r>
            </w:ins>
          </w:p>
        </w:tc>
        <w:tc>
          <w:tcPr>
            <w:tcW w:w="1471" w:type="dxa"/>
            <w:tcPrChange w:id="217" w:author="Alexander Morgan" w:date="2020-04-28T16:20:00Z">
              <w:tcPr>
                <w:tcW w:w="1471" w:type="dxa"/>
              </w:tcPr>
            </w:tcPrChange>
          </w:tcPr>
          <w:p w14:paraId="52364B3B" w14:textId="1870261F" w:rsidR="00F005FB" w:rsidRPr="005174AA" w:rsidRDefault="00F005FB" w:rsidP="00F005FB">
            <w:pPr>
              <w:cnfStyle w:val="000000100000" w:firstRow="0" w:lastRow="0" w:firstColumn="0" w:lastColumn="0" w:oddVBand="0" w:evenVBand="0" w:oddHBand="1" w:evenHBand="0" w:firstRowFirstColumn="0" w:firstRowLastColumn="0" w:lastRowFirstColumn="0" w:lastRowLastColumn="0"/>
              <w:rPr>
                <w:ins w:id="218" w:author="Alexander Morgan" w:date="2020-04-28T16:17:00Z"/>
                <w:rFonts w:cstheme="minorHAnsi"/>
                <w:rPrChange w:id="219" w:author="Alexander Morgan" w:date="2020-04-28T16:20:00Z">
                  <w:rPr>
                    <w:ins w:id="220" w:author="Alexander Morgan" w:date="2020-04-28T16:17:00Z"/>
                    <w:sz w:val="24"/>
                    <w:szCs w:val="24"/>
                  </w:rPr>
                </w:rPrChange>
              </w:rPr>
            </w:pPr>
            <w:ins w:id="221" w:author="Alexander Morgan" w:date="2020-04-28T16:32:00Z">
              <w:r w:rsidRPr="008A7627">
                <w:rPr>
                  <w:rFonts w:cstheme="minorHAnsi"/>
                </w:rPr>
                <w:t>Vulnerable</w:t>
              </w:r>
            </w:ins>
          </w:p>
        </w:tc>
        <w:tc>
          <w:tcPr>
            <w:tcW w:w="1593" w:type="dxa"/>
            <w:tcPrChange w:id="222" w:author="Alexander Morgan" w:date="2020-04-28T16:20:00Z">
              <w:tcPr>
                <w:tcW w:w="1593" w:type="dxa"/>
              </w:tcPr>
            </w:tcPrChange>
          </w:tcPr>
          <w:p w14:paraId="07F105C8" w14:textId="6ACF5EFA" w:rsidR="00F005FB" w:rsidRPr="005174AA" w:rsidRDefault="00F005FB" w:rsidP="00F005FB">
            <w:pPr>
              <w:cnfStyle w:val="000000100000" w:firstRow="0" w:lastRow="0" w:firstColumn="0" w:lastColumn="0" w:oddVBand="0" w:evenVBand="0" w:oddHBand="1" w:evenHBand="0" w:firstRowFirstColumn="0" w:firstRowLastColumn="0" w:lastRowFirstColumn="0" w:lastRowLastColumn="0"/>
              <w:rPr>
                <w:ins w:id="223" w:author="Alexander Morgan" w:date="2020-04-28T16:17:00Z"/>
                <w:rFonts w:cstheme="minorHAnsi"/>
                <w:rPrChange w:id="224" w:author="Alexander Morgan" w:date="2020-04-28T16:20:00Z">
                  <w:rPr>
                    <w:ins w:id="225" w:author="Alexander Morgan" w:date="2020-04-28T16:17:00Z"/>
                    <w:sz w:val="24"/>
                    <w:szCs w:val="24"/>
                  </w:rPr>
                </w:rPrChange>
              </w:rPr>
            </w:pPr>
            <w:ins w:id="226" w:author="Alexander Morgan" w:date="2020-04-28T16:33:00Z">
              <w:r>
                <w:rPr>
                  <w:rFonts w:cstheme="minorHAnsi"/>
                </w:rPr>
                <w:t>0.08</w:t>
              </w:r>
            </w:ins>
          </w:p>
        </w:tc>
        <w:tc>
          <w:tcPr>
            <w:tcW w:w="1464" w:type="dxa"/>
            <w:tcPrChange w:id="227" w:author="Alexander Morgan" w:date="2020-04-28T16:20:00Z">
              <w:tcPr>
                <w:tcW w:w="1464" w:type="dxa"/>
              </w:tcPr>
            </w:tcPrChange>
          </w:tcPr>
          <w:p w14:paraId="447779FC" w14:textId="77BE70A1" w:rsidR="00F005FB" w:rsidRPr="005174AA" w:rsidRDefault="00F005FB" w:rsidP="00F005FB">
            <w:pPr>
              <w:cnfStyle w:val="000000100000" w:firstRow="0" w:lastRow="0" w:firstColumn="0" w:lastColumn="0" w:oddVBand="0" w:evenVBand="0" w:oddHBand="1" w:evenHBand="0" w:firstRowFirstColumn="0" w:firstRowLastColumn="0" w:lastRowFirstColumn="0" w:lastRowLastColumn="0"/>
              <w:rPr>
                <w:ins w:id="228" w:author="Alexander Morgan" w:date="2020-04-28T16:17:00Z"/>
                <w:rFonts w:cstheme="minorHAnsi"/>
                <w:rPrChange w:id="229" w:author="Alexander Morgan" w:date="2020-04-28T16:20:00Z">
                  <w:rPr>
                    <w:ins w:id="230" w:author="Alexander Morgan" w:date="2020-04-28T16:17:00Z"/>
                    <w:sz w:val="24"/>
                    <w:szCs w:val="24"/>
                  </w:rPr>
                </w:rPrChange>
              </w:rPr>
            </w:pPr>
          </w:p>
        </w:tc>
        <w:tc>
          <w:tcPr>
            <w:tcW w:w="1278" w:type="dxa"/>
            <w:tcPrChange w:id="231" w:author="Alexander Morgan" w:date="2020-04-28T16:20:00Z">
              <w:tcPr>
                <w:tcW w:w="1383" w:type="dxa"/>
              </w:tcPr>
            </w:tcPrChange>
          </w:tcPr>
          <w:p w14:paraId="368F9875" w14:textId="0A36EA12" w:rsidR="00F005FB" w:rsidRPr="005174AA" w:rsidRDefault="00F005FB" w:rsidP="00F005FB">
            <w:pPr>
              <w:cnfStyle w:val="000000100000" w:firstRow="0" w:lastRow="0" w:firstColumn="0" w:lastColumn="0" w:oddVBand="0" w:evenVBand="0" w:oddHBand="1" w:evenHBand="0" w:firstRowFirstColumn="0" w:firstRowLastColumn="0" w:lastRowFirstColumn="0" w:lastRowLastColumn="0"/>
              <w:rPr>
                <w:ins w:id="232" w:author="Alexander Morgan" w:date="2020-04-28T16:17:00Z"/>
                <w:rFonts w:cstheme="minorHAnsi"/>
                <w:rPrChange w:id="233" w:author="Alexander Morgan" w:date="2020-04-28T16:20:00Z">
                  <w:rPr>
                    <w:ins w:id="234" w:author="Alexander Morgan" w:date="2020-04-28T16:17:00Z"/>
                    <w:sz w:val="24"/>
                    <w:szCs w:val="24"/>
                  </w:rPr>
                </w:rPrChange>
              </w:rPr>
            </w:pPr>
          </w:p>
        </w:tc>
        <w:tc>
          <w:tcPr>
            <w:tcW w:w="1791" w:type="dxa"/>
            <w:tcPrChange w:id="235" w:author="Alexander Morgan" w:date="2020-04-28T16:20:00Z">
              <w:tcPr>
                <w:tcW w:w="1686" w:type="dxa"/>
              </w:tcPr>
            </w:tcPrChange>
          </w:tcPr>
          <w:p w14:paraId="3DD88729" w14:textId="08F06A9E" w:rsidR="00F005FB" w:rsidRPr="005174AA" w:rsidRDefault="00F005FB" w:rsidP="00F005FB">
            <w:pPr>
              <w:cnfStyle w:val="000000100000" w:firstRow="0" w:lastRow="0" w:firstColumn="0" w:lastColumn="0" w:oddVBand="0" w:evenVBand="0" w:oddHBand="1" w:evenHBand="0" w:firstRowFirstColumn="0" w:firstRowLastColumn="0" w:lastRowFirstColumn="0" w:lastRowLastColumn="0"/>
              <w:rPr>
                <w:ins w:id="236" w:author="Alexander Morgan" w:date="2020-04-28T16:17:00Z"/>
                <w:rFonts w:cstheme="minorHAnsi"/>
                <w:highlight w:val="yellow"/>
                <w:rPrChange w:id="237" w:author="Alexander Morgan" w:date="2020-04-28T16:20:00Z">
                  <w:rPr>
                    <w:ins w:id="238" w:author="Alexander Morgan" w:date="2020-04-28T16:17:00Z"/>
                    <w:sz w:val="24"/>
                    <w:szCs w:val="24"/>
                    <w:highlight w:val="yellow"/>
                  </w:rPr>
                </w:rPrChange>
              </w:rPr>
            </w:pPr>
          </w:p>
        </w:tc>
      </w:tr>
      <w:tr w:rsidR="00F005FB" w:rsidRPr="009650BE" w14:paraId="75029132" w14:textId="77777777" w:rsidTr="005174AA">
        <w:trPr>
          <w:ins w:id="239" w:author="Alexander Morgan" w:date="2020-04-28T16:17:00Z"/>
        </w:trPr>
        <w:tc>
          <w:tcPr>
            <w:cnfStyle w:val="001000000000" w:firstRow="0" w:lastRow="0" w:firstColumn="1" w:lastColumn="0" w:oddVBand="0" w:evenVBand="0" w:oddHBand="0" w:evenHBand="0" w:firstRowFirstColumn="0" w:firstRowLastColumn="0" w:lastRowFirstColumn="0" w:lastRowLastColumn="0"/>
            <w:tcW w:w="1419" w:type="dxa"/>
            <w:vMerge/>
            <w:tcPrChange w:id="240" w:author="Alexander Morgan" w:date="2020-04-28T16:20:00Z">
              <w:tcPr>
                <w:tcW w:w="1419" w:type="dxa"/>
                <w:vMerge/>
              </w:tcPr>
            </w:tcPrChange>
          </w:tcPr>
          <w:p w14:paraId="637F7695" w14:textId="77777777" w:rsidR="00F005FB" w:rsidRPr="005174AA" w:rsidRDefault="00F005FB" w:rsidP="00F005FB">
            <w:pPr>
              <w:rPr>
                <w:ins w:id="241" w:author="Alexander Morgan" w:date="2020-04-28T16:17:00Z"/>
                <w:rFonts w:cstheme="minorHAnsi"/>
                <w:rPrChange w:id="242" w:author="Alexander Morgan" w:date="2020-04-28T16:20:00Z">
                  <w:rPr>
                    <w:ins w:id="243" w:author="Alexander Morgan" w:date="2020-04-28T16:17:00Z"/>
                    <w:sz w:val="24"/>
                    <w:szCs w:val="24"/>
                  </w:rPr>
                </w:rPrChange>
              </w:rPr>
            </w:pPr>
          </w:p>
        </w:tc>
        <w:tc>
          <w:tcPr>
            <w:tcW w:w="1471" w:type="dxa"/>
            <w:tcPrChange w:id="244" w:author="Alexander Morgan" w:date="2020-04-28T16:20:00Z">
              <w:tcPr>
                <w:tcW w:w="1471" w:type="dxa"/>
              </w:tcPr>
            </w:tcPrChange>
          </w:tcPr>
          <w:p w14:paraId="2BF51B54" w14:textId="21733A85" w:rsidR="00F005FB" w:rsidRPr="005174AA" w:rsidRDefault="00F005FB" w:rsidP="00F005FB">
            <w:pPr>
              <w:cnfStyle w:val="000000000000" w:firstRow="0" w:lastRow="0" w:firstColumn="0" w:lastColumn="0" w:oddVBand="0" w:evenVBand="0" w:oddHBand="0" w:evenHBand="0" w:firstRowFirstColumn="0" w:firstRowLastColumn="0" w:lastRowFirstColumn="0" w:lastRowLastColumn="0"/>
              <w:rPr>
                <w:ins w:id="245" w:author="Alexander Morgan" w:date="2020-04-28T16:17:00Z"/>
                <w:rFonts w:cstheme="minorHAnsi"/>
                <w:rPrChange w:id="246" w:author="Alexander Morgan" w:date="2020-04-28T16:20:00Z">
                  <w:rPr>
                    <w:ins w:id="247" w:author="Alexander Morgan" w:date="2020-04-28T16:17:00Z"/>
                    <w:sz w:val="24"/>
                    <w:szCs w:val="24"/>
                  </w:rPr>
                </w:rPrChange>
              </w:rPr>
            </w:pPr>
            <w:ins w:id="248" w:author="Alexander Morgan" w:date="2020-04-28T16:32:00Z">
              <w:r w:rsidRPr="008A7627">
                <w:rPr>
                  <w:rFonts w:cstheme="minorHAnsi"/>
                </w:rPr>
                <w:t>Shielders and Remainders</w:t>
              </w:r>
            </w:ins>
          </w:p>
        </w:tc>
        <w:tc>
          <w:tcPr>
            <w:tcW w:w="1593" w:type="dxa"/>
            <w:tcPrChange w:id="249" w:author="Alexander Morgan" w:date="2020-04-28T16:20:00Z">
              <w:tcPr>
                <w:tcW w:w="1593" w:type="dxa"/>
              </w:tcPr>
            </w:tcPrChange>
          </w:tcPr>
          <w:p w14:paraId="75264040" w14:textId="78763C9F" w:rsidR="00F005FB" w:rsidRPr="005174AA" w:rsidRDefault="00F005FB" w:rsidP="00F005FB">
            <w:pPr>
              <w:cnfStyle w:val="000000000000" w:firstRow="0" w:lastRow="0" w:firstColumn="0" w:lastColumn="0" w:oddVBand="0" w:evenVBand="0" w:oddHBand="0" w:evenHBand="0" w:firstRowFirstColumn="0" w:firstRowLastColumn="0" w:lastRowFirstColumn="0" w:lastRowLastColumn="0"/>
              <w:rPr>
                <w:ins w:id="250" w:author="Alexander Morgan" w:date="2020-04-28T16:17:00Z"/>
                <w:rFonts w:cstheme="minorHAnsi"/>
                <w:rPrChange w:id="251" w:author="Alexander Morgan" w:date="2020-04-28T16:20:00Z">
                  <w:rPr>
                    <w:ins w:id="252" w:author="Alexander Morgan" w:date="2020-04-28T16:17:00Z"/>
                    <w:sz w:val="24"/>
                    <w:szCs w:val="24"/>
                  </w:rPr>
                </w:rPrChange>
              </w:rPr>
            </w:pPr>
            <w:ins w:id="253" w:author="Alexander Morgan" w:date="2020-04-28T16:33:00Z">
              <w:r>
                <w:rPr>
                  <w:rFonts w:cstheme="minorHAnsi"/>
                </w:rPr>
                <w:t>0.84</w:t>
              </w:r>
            </w:ins>
          </w:p>
        </w:tc>
        <w:tc>
          <w:tcPr>
            <w:tcW w:w="1464" w:type="dxa"/>
            <w:tcPrChange w:id="254" w:author="Alexander Morgan" w:date="2020-04-28T16:20:00Z">
              <w:tcPr>
                <w:tcW w:w="1464" w:type="dxa"/>
              </w:tcPr>
            </w:tcPrChange>
          </w:tcPr>
          <w:p w14:paraId="577BD62D" w14:textId="76C189D7" w:rsidR="00F005FB" w:rsidRPr="005174AA" w:rsidRDefault="00F005FB" w:rsidP="00F005FB">
            <w:pPr>
              <w:cnfStyle w:val="000000000000" w:firstRow="0" w:lastRow="0" w:firstColumn="0" w:lastColumn="0" w:oddVBand="0" w:evenVBand="0" w:oddHBand="0" w:evenHBand="0" w:firstRowFirstColumn="0" w:firstRowLastColumn="0" w:lastRowFirstColumn="0" w:lastRowLastColumn="0"/>
              <w:rPr>
                <w:ins w:id="255" w:author="Alexander Morgan" w:date="2020-04-28T16:17:00Z"/>
                <w:rFonts w:cstheme="minorHAnsi"/>
                <w:rPrChange w:id="256" w:author="Alexander Morgan" w:date="2020-04-28T16:20:00Z">
                  <w:rPr>
                    <w:ins w:id="257" w:author="Alexander Morgan" w:date="2020-04-28T16:17:00Z"/>
                    <w:sz w:val="24"/>
                    <w:szCs w:val="24"/>
                  </w:rPr>
                </w:rPrChange>
              </w:rPr>
            </w:pPr>
          </w:p>
        </w:tc>
        <w:tc>
          <w:tcPr>
            <w:tcW w:w="1278" w:type="dxa"/>
            <w:tcPrChange w:id="258" w:author="Alexander Morgan" w:date="2020-04-28T16:20:00Z">
              <w:tcPr>
                <w:tcW w:w="1383" w:type="dxa"/>
              </w:tcPr>
            </w:tcPrChange>
          </w:tcPr>
          <w:p w14:paraId="44D47129" w14:textId="1518E2CD" w:rsidR="00F005FB" w:rsidRPr="005174AA" w:rsidRDefault="00F005FB" w:rsidP="00F005FB">
            <w:pPr>
              <w:cnfStyle w:val="000000000000" w:firstRow="0" w:lastRow="0" w:firstColumn="0" w:lastColumn="0" w:oddVBand="0" w:evenVBand="0" w:oddHBand="0" w:evenHBand="0" w:firstRowFirstColumn="0" w:firstRowLastColumn="0" w:lastRowFirstColumn="0" w:lastRowLastColumn="0"/>
              <w:rPr>
                <w:ins w:id="259" w:author="Alexander Morgan" w:date="2020-04-28T16:17:00Z"/>
                <w:rFonts w:cstheme="minorHAnsi"/>
                <w:rPrChange w:id="260" w:author="Alexander Morgan" w:date="2020-04-28T16:20:00Z">
                  <w:rPr>
                    <w:ins w:id="261" w:author="Alexander Morgan" w:date="2020-04-28T16:17:00Z"/>
                    <w:sz w:val="24"/>
                    <w:szCs w:val="24"/>
                  </w:rPr>
                </w:rPrChange>
              </w:rPr>
            </w:pPr>
          </w:p>
        </w:tc>
        <w:tc>
          <w:tcPr>
            <w:tcW w:w="1791" w:type="dxa"/>
            <w:tcPrChange w:id="262" w:author="Alexander Morgan" w:date="2020-04-28T16:20:00Z">
              <w:tcPr>
                <w:tcW w:w="1686" w:type="dxa"/>
              </w:tcPr>
            </w:tcPrChange>
          </w:tcPr>
          <w:p w14:paraId="2506128E" w14:textId="1CF599C5" w:rsidR="00F005FB" w:rsidRPr="005174AA" w:rsidRDefault="00F005FB" w:rsidP="00F005FB">
            <w:pPr>
              <w:cnfStyle w:val="000000000000" w:firstRow="0" w:lastRow="0" w:firstColumn="0" w:lastColumn="0" w:oddVBand="0" w:evenVBand="0" w:oddHBand="0" w:evenHBand="0" w:firstRowFirstColumn="0" w:firstRowLastColumn="0" w:lastRowFirstColumn="0" w:lastRowLastColumn="0"/>
              <w:rPr>
                <w:ins w:id="263" w:author="Alexander Morgan" w:date="2020-04-28T16:17:00Z"/>
                <w:rFonts w:cstheme="minorHAnsi"/>
                <w:highlight w:val="yellow"/>
                <w:rPrChange w:id="264" w:author="Alexander Morgan" w:date="2020-04-28T16:20:00Z">
                  <w:rPr>
                    <w:ins w:id="265" w:author="Alexander Morgan" w:date="2020-04-28T16:17:00Z"/>
                    <w:sz w:val="24"/>
                    <w:szCs w:val="24"/>
                    <w:highlight w:val="yellow"/>
                  </w:rPr>
                </w:rPrChange>
              </w:rPr>
            </w:pPr>
          </w:p>
        </w:tc>
      </w:tr>
      <w:tr w:rsidR="00F005FB" w:rsidRPr="009650BE" w14:paraId="4682655A" w14:textId="77777777" w:rsidTr="005174AA">
        <w:trPr>
          <w:cnfStyle w:val="000000100000" w:firstRow="0" w:lastRow="0" w:firstColumn="0" w:lastColumn="0" w:oddVBand="0" w:evenVBand="0" w:oddHBand="1" w:evenHBand="0" w:firstRowFirstColumn="0" w:firstRowLastColumn="0" w:lastRowFirstColumn="0" w:lastRowLastColumn="0"/>
          <w:ins w:id="266" w:author="Alexander Morgan" w:date="2020-04-28T16:17:00Z"/>
        </w:trPr>
        <w:tc>
          <w:tcPr>
            <w:cnfStyle w:val="001000000000" w:firstRow="0" w:lastRow="0" w:firstColumn="1" w:lastColumn="0" w:oddVBand="0" w:evenVBand="0" w:oddHBand="0" w:evenHBand="0" w:firstRowFirstColumn="0" w:firstRowLastColumn="0" w:lastRowFirstColumn="0" w:lastRowLastColumn="0"/>
            <w:tcW w:w="1419" w:type="dxa"/>
            <w:vMerge w:val="restart"/>
            <w:tcPrChange w:id="267" w:author="Alexander Morgan" w:date="2020-04-28T16:20:00Z">
              <w:tcPr>
                <w:tcW w:w="1419" w:type="dxa"/>
                <w:vMerge w:val="restart"/>
              </w:tcPr>
            </w:tcPrChange>
          </w:tcPr>
          <w:p w14:paraId="46BBC3CB" w14:textId="5B4EF623" w:rsidR="00F005FB" w:rsidRPr="005174AA" w:rsidRDefault="00F005FB" w:rsidP="00F005FB">
            <w:pPr>
              <w:cnfStyle w:val="001000100000" w:firstRow="0" w:lastRow="0" w:firstColumn="1" w:lastColumn="0" w:oddVBand="0" w:evenVBand="0" w:oddHBand="1" w:evenHBand="0" w:firstRowFirstColumn="0" w:firstRowLastColumn="0" w:lastRowFirstColumn="0" w:lastRowLastColumn="0"/>
              <w:rPr>
                <w:ins w:id="268" w:author="Alexander Morgan" w:date="2020-04-28T16:17:00Z"/>
                <w:rFonts w:cstheme="minorHAnsi"/>
                <w:rPrChange w:id="269" w:author="Alexander Morgan" w:date="2020-04-28T16:20:00Z">
                  <w:rPr>
                    <w:ins w:id="270" w:author="Alexander Morgan" w:date="2020-04-28T16:17:00Z"/>
                    <w:sz w:val="24"/>
                    <w:szCs w:val="24"/>
                  </w:rPr>
                </w:rPrChange>
              </w:rPr>
            </w:pPr>
            <w:ins w:id="271" w:author="Alexander Morgan" w:date="2020-04-28T16:32:00Z">
              <w:r>
                <w:rPr>
                  <w:rFonts w:cstheme="minorHAnsi"/>
                </w:rPr>
                <w:t>14-14-72</w:t>
              </w:r>
            </w:ins>
          </w:p>
        </w:tc>
        <w:tc>
          <w:tcPr>
            <w:tcW w:w="1471" w:type="dxa"/>
            <w:tcPrChange w:id="272" w:author="Alexander Morgan" w:date="2020-04-28T16:20:00Z">
              <w:tcPr>
                <w:tcW w:w="1471" w:type="dxa"/>
              </w:tcPr>
            </w:tcPrChange>
          </w:tcPr>
          <w:p w14:paraId="2C531432" w14:textId="60549D47" w:rsidR="00F005FB" w:rsidRPr="005174AA" w:rsidRDefault="00F005FB" w:rsidP="00F005FB">
            <w:pPr>
              <w:cnfStyle w:val="000000100000" w:firstRow="0" w:lastRow="0" w:firstColumn="0" w:lastColumn="0" w:oddVBand="0" w:evenVBand="0" w:oddHBand="1" w:evenHBand="0" w:firstRowFirstColumn="0" w:firstRowLastColumn="0" w:lastRowFirstColumn="0" w:lastRowLastColumn="0"/>
              <w:rPr>
                <w:ins w:id="273" w:author="Alexander Morgan" w:date="2020-04-28T16:17:00Z"/>
                <w:rFonts w:cstheme="minorHAnsi"/>
                <w:rPrChange w:id="274" w:author="Alexander Morgan" w:date="2020-04-28T16:20:00Z">
                  <w:rPr>
                    <w:ins w:id="275" w:author="Alexander Morgan" w:date="2020-04-28T16:17:00Z"/>
                    <w:sz w:val="24"/>
                    <w:szCs w:val="24"/>
                  </w:rPr>
                </w:rPrChange>
              </w:rPr>
            </w:pPr>
            <w:ins w:id="276" w:author="Alexander Morgan" w:date="2020-04-28T16:32:00Z">
              <w:r w:rsidRPr="008A7627">
                <w:rPr>
                  <w:rFonts w:cstheme="minorHAnsi"/>
                </w:rPr>
                <w:t>Vulnerable</w:t>
              </w:r>
            </w:ins>
          </w:p>
        </w:tc>
        <w:tc>
          <w:tcPr>
            <w:tcW w:w="1593" w:type="dxa"/>
            <w:tcPrChange w:id="277" w:author="Alexander Morgan" w:date="2020-04-28T16:20:00Z">
              <w:tcPr>
                <w:tcW w:w="1593" w:type="dxa"/>
              </w:tcPr>
            </w:tcPrChange>
          </w:tcPr>
          <w:p w14:paraId="0A3A86A7" w14:textId="215BF825" w:rsidR="00F005FB" w:rsidRPr="005174AA" w:rsidRDefault="00F005FB" w:rsidP="00F005FB">
            <w:pPr>
              <w:cnfStyle w:val="000000100000" w:firstRow="0" w:lastRow="0" w:firstColumn="0" w:lastColumn="0" w:oddVBand="0" w:evenVBand="0" w:oddHBand="1" w:evenHBand="0" w:firstRowFirstColumn="0" w:firstRowLastColumn="0" w:lastRowFirstColumn="0" w:lastRowLastColumn="0"/>
              <w:rPr>
                <w:ins w:id="278" w:author="Alexander Morgan" w:date="2020-04-28T16:17:00Z"/>
                <w:rFonts w:cstheme="minorHAnsi"/>
                <w:rPrChange w:id="279" w:author="Alexander Morgan" w:date="2020-04-28T16:20:00Z">
                  <w:rPr>
                    <w:ins w:id="280" w:author="Alexander Morgan" w:date="2020-04-28T16:17:00Z"/>
                    <w:sz w:val="24"/>
                    <w:szCs w:val="24"/>
                  </w:rPr>
                </w:rPrChange>
              </w:rPr>
            </w:pPr>
            <w:ins w:id="281" w:author="Alexander Morgan" w:date="2020-04-28T16:33:00Z">
              <w:r>
                <w:rPr>
                  <w:rFonts w:cstheme="minorHAnsi"/>
                </w:rPr>
                <w:t>0.14</w:t>
              </w:r>
            </w:ins>
          </w:p>
        </w:tc>
        <w:tc>
          <w:tcPr>
            <w:tcW w:w="1464" w:type="dxa"/>
            <w:tcPrChange w:id="282" w:author="Alexander Morgan" w:date="2020-04-28T16:20:00Z">
              <w:tcPr>
                <w:tcW w:w="1464" w:type="dxa"/>
              </w:tcPr>
            </w:tcPrChange>
          </w:tcPr>
          <w:p w14:paraId="024C68E6" w14:textId="4D9293F3" w:rsidR="00F005FB" w:rsidRPr="005174AA" w:rsidRDefault="00F005FB" w:rsidP="00F005FB">
            <w:pPr>
              <w:cnfStyle w:val="000000100000" w:firstRow="0" w:lastRow="0" w:firstColumn="0" w:lastColumn="0" w:oddVBand="0" w:evenVBand="0" w:oddHBand="1" w:evenHBand="0" w:firstRowFirstColumn="0" w:firstRowLastColumn="0" w:lastRowFirstColumn="0" w:lastRowLastColumn="0"/>
              <w:rPr>
                <w:ins w:id="283" w:author="Alexander Morgan" w:date="2020-04-28T16:17:00Z"/>
                <w:rFonts w:cstheme="minorHAnsi"/>
                <w:rPrChange w:id="284" w:author="Alexander Morgan" w:date="2020-04-28T16:20:00Z">
                  <w:rPr>
                    <w:ins w:id="285" w:author="Alexander Morgan" w:date="2020-04-28T16:17:00Z"/>
                    <w:sz w:val="24"/>
                    <w:szCs w:val="24"/>
                  </w:rPr>
                </w:rPrChange>
              </w:rPr>
            </w:pPr>
          </w:p>
        </w:tc>
        <w:tc>
          <w:tcPr>
            <w:tcW w:w="1278" w:type="dxa"/>
            <w:tcPrChange w:id="286" w:author="Alexander Morgan" w:date="2020-04-28T16:20:00Z">
              <w:tcPr>
                <w:tcW w:w="1383" w:type="dxa"/>
              </w:tcPr>
            </w:tcPrChange>
          </w:tcPr>
          <w:p w14:paraId="4860E3D2" w14:textId="54B20C66" w:rsidR="00F005FB" w:rsidRPr="005174AA" w:rsidRDefault="00F005FB" w:rsidP="00F005FB">
            <w:pPr>
              <w:cnfStyle w:val="000000100000" w:firstRow="0" w:lastRow="0" w:firstColumn="0" w:lastColumn="0" w:oddVBand="0" w:evenVBand="0" w:oddHBand="1" w:evenHBand="0" w:firstRowFirstColumn="0" w:firstRowLastColumn="0" w:lastRowFirstColumn="0" w:lastRowLastColumn="0"/>
              <w:rPr>
                <w:ins w:id="287" w:author="Alexander Morgan" w:date="2020-04-28T16:17:00Z"/>
                <w:rFonts w:cstheme="minorHAnsi"/>
                <w:rPrChange w:id="288" w:author="Alexander Morgan" w:date="2020-04-28T16:20:00Z">
                  <w:rPr>
                    <w:ins w:id="289" w:author="Alexander Morgan" w:date="2020-04-28T16:17:00Z"/>
                    <w:sz w:val="24"/>
                    <w:szCs w:val="24"/>
                  </w:rPr>
                </w:rPrChange>
              </w:rPr>
            </w:pPr>
          </w:p>
        </w:tc>
        <w:tc>
          <w:tcPr>
            <w:tcW w:w="1791" w:type="dxa"/>
            <w:tcPrChange w:id="290" w:author="Alexander Morgan" w:date="2020-04-28T16:20:00Z">
              <w:tcPr>
                <w:tcW w:w="1686" w:type="dxa"/>
              </w:tcPr>
            </w:tcPrChange>
          </w:tcPr>
          <w:p w14:paraId="4810C5D5" w14:textId="2652E1ED" w:rsidR="00F005FB" w:rsidRPr="005174AA" w:rsidRDefault="00F005FB" w:rsidP="00F005FB">
            <w:pPr>
              <w:cnfStyle w:val="000000100000" w:firstRow="0" w:lastRow="0" w:firstColumn="0" w:lastColumn="0" w:oddVBand="0" w:evenVBand="0" w:oddHBand="1" w:evenHBand="0" w:firstRowFirstColumn="0" w:firstRowLastColumn="0" w:lastRowFirstColumn="0" w:lastRowLastColumn="0"/>
              <w:rPr>
                <w:ins w:id="291" w:author="Alexander Morgan" w:date="2020-04-28T16:17:00Z"/>
                <w:rFonts w:cstheme="minorHAnsi"/>
                <w:highlight w:val="yellow"/>
                <w:rPrChange w:id="292" w:author="Alexander Morgan" w:date="2020-04-28T16:20:00Z">
                  <w:rPr>
                    <w:ins w:id="293" w:author="Alexander Morgan" w:date="2020-04-28T16:17:00Z"/>
                    <w:sz w:val="24"/>
                    <w:szCs w:val="24"/>
                    <w:highlight w:val="yellow"/>
                  </w:rPr>
                </w:rPrChange>
              </w:rPr>
            </w:pPr>
          </w:p>
        </w:tc>
      </w:tr>
      <w:tr w:rsidR="00F005FB" w:rsidRPr="009650BE" w14:paraId="2007936D" w14:textId="77777777" w:rsidTr="005174AA">
        <w:trPr>
          <w:ins w:id="294" w:author="Alexander Morgan" w:date="2020-04-28T16:17:00Z"/>
        </w:trPr>
        <w:tc>
          <w:tcPr>
            <w:cnfStyle w:val="001000000000" w:firstRow="0" w:lastRow="0" w:firstColumn="1" w:lastColumn="0" w:oddVBand="0" w:evenVBand="0" w:oddHBand="0" w:evenHBand="0" w:firstRowFirstColumn="0" w:firstRowLastColumn="0" w:lastRowFirstColumn="0" w:lastRowLastColumn="0"/>
            <w:tcW w:w="1419" w:type="dxa"/>
            <w:vMerge/>
            <w:tcPrChange w:id="295" w:author="Alexander Morgan" w:date="2020-04-28T16:20:00Z">
              <w:tcPr>
                <w:tcW w:w="1419" w:type="dxa"/>
                <w:vMerge/>
              </w:tcPr>
            </w:tcPrChange>
          </w:tcPr>
          <w:p w14:paraId="19359522" w14:textId="77777777" w:rsidR="00F005FB" w:rsidRPr="005174AA" w:rsidRDefault="00F005FB" w:rsidP="00F005FB">
            <w:pPr>
              <w:rPr>
                <w:ins w:id="296" w:author="Alexander Morgan" w:date="2020-04-28T16:17:00Z"/>
                <w:rFonts w:cstheme="minorHAnsi"/>
                <w:rPrChange w:id="297" w:author="Alexander Morgan" w:date="2020-04-28T16:20:00Z">
                  <w:rPr>
                    <w:ins w:id="298" w:author="Alexander Morgan" w:date="2020-04-28T16:17:00Z"/>
                    <w:sz w:val="24"/>
                    <w:szCs w:val="24"/>
                  </w:rPr>
                </w:rPrChange>
              </w:rPr>
            </w:pPr>
          </w:p>
        </w:tc>
        <w:tc>
          <w:tcPr>
            <w:tcW w:w="1471" w:type="dxa"/>
            <w:tcPrChange w:id="299" w:author="Alexander Morgan" w:date="2020-04-28T16:20:00Z">
              <w:tcPr>
                <w:tcW w:w="1471" w:type="dxa"/>
              </w:tcPr>
            </w:tcPrChange>
          </w:tcPr>
          <w:p w14:paraId="37A6F7EB" w14:textId="2922897B" w:rsidR="00F005FB" w:rsidRPr="005174AA" w:rsidRDefault="00F005FB" w:rsidP="00F005FB">
            <w:pPr>
              <w:cnfStyle w:val="000000000000" w:firstRow="0" w:lastRow="0" w:firstColumn="0" w:lastColumn="0" w:oddVBand="0" w:evenVBand="0" w:oddHBand="0" w:evenHBand="0" w:firstRowFirstColumn="0" w:firstRowLastColumn="0" w:lastRowFirstColumn="0" w:lastRowLastColumn="0"/>
              <w:rPr>
                <w:ins w:id="300" w:author="Alexander Morgan" w:date="2020-04-28T16:17:00Z"/>
                <w:rFonts w:cstheme="minorHAnsi"/>
                <w:rPrChange w:id="301" w:author="Alexander Morgan" w:date="2020-04-28T16:20:00Z">
                  <w:rPr>
                    <w:ins w:id="302" w:author="Alexander Morgan" w:date="2020-04-28T16:17:00Z"/>
                    <w:sz w:val="24"/>
                    <w:szCs w:val="24"/>
                  </w:rPr>
                </w:rPrChange>
              </w:rPr>
            </w:pPr>
            <w:ins w:id="303" w:author="Alexander Morgan" w:date="2020-04-28T16:32:00Z">
              <w:r w:rsidRPr="008A7627">
                <w:rPr>
                  <w:rFonts w:cstheme="minorHAnsi"/>
                </w:rPr>
                <w:t>Shielders and Remainders</w:t>
              </w:r>
            </w:ins>
          </w:p>
        </w:tc>
        <w:tc>
          <w:tcPr>
            <w:tcW w:w="1593" w:type="dxa"/>
            <w:tcPrChange w:id="304" w:author="Alexander Morgan" w:date="2020-04-28T16:20:00Z">
              <w:tcPr>
                <w:tcW w:w="1593" w:type="dxa"/>
              </w:tcPr>
            </w:tcPrChange>
          </w:tcPr>
          <w:p w14:paraId="1B81BF8D" w14:textId="5C492131" w:rsidR="00F005FB" w:rsidRPr="005174AA" w:rsidRDefault="00F005FB" w:rsidP="00F005FB">
            <w:pPr>
              <w:cnfStyle w:val="000000000000" w:firstRow="0" w:lastRow="0" w:firstColumn="0" w:lastColumn="0" w:oddVBand="0" w:evenVBand="0" w:oddHBand="0" w:evenHBand="0" w:firstRowFirstColumn="0" w:firstRowLastColumn="0" w:lastRowFirstColumn="0" w:lastRowLastColumn="0"/>
              <w:rPr>
                <w:ins w:id="305" w:author="Alexander Morgan" w:date="2020-04-28T16:17:00Z"/>
                <w:rFonts w:cstheme="minorHAnsi"/>
                <w:rPrChange w:id="306" w:author="Alexander Morgan" w:date="2020-04-28T16:20:00Z">
                  <w:rPr>
                    <w:ins w:id="307" w:author="Alexander Morgan" w:date="2020-04-28T16:17:00Z"/>
                    <w:sz w:val="24"/>
                    <w:szCs w:val="24"/>
                  </w:rPr>
                </w:rPrChange>
              </w:rPr>
            </w:pPr>
            <w:ins w:id="308" w:author="Alexander Morgan" w:date="2020-04-28T16:33:00Z">
              <w:r>
                <w:rPr>
                  <w:rFonts w:cstheme="minorHAnsi"/>
                </w:rPr>
                <w:t>0.72</w:t>
              </w:r>
            </w:ins>
          </w:p>
        </w:tc>
        <w:tc>
          <w:tcPr>
            <w:tcW w:w="1464" w:type="dxa"/>
            <w:tcPrChange w:id="309" w:author="Alexander Morgan" w:date="2020-04-28T16:20:00Z">
              <w:tcPr>
                <w:tcW w:w="1464" w:type="dxa"/>
              </w:tcPr>
            </w:tcPrChange>
          </w:tcPr>
          <w:p w14:paraId="5B9E3B25" w14:textId="57197186" w:rsidR="00F005FB" w:rsidRPr="005174AA" w:rsidRDefault="00F005FB" w:rsidP="00F005FB">
            <w:pPr>
              <w:cnfStyle w:val="000000000000" w:firstRow="0" w:lastRow="0" w:firstColumn="0" w:lastColumn="0" w:oddVBand="0" w:evenVBand="0" w:oddHBand="0" w:evenHBand="0" w:firstRowFirstColumn="0" w:firstRowLastColumn="0" w:lastRowFirstColumn="0" w:lastRowLastColumn="0"/>
              <w:rPr>
                <w:ins w:id="310" w:author="Alexander Morgan" w:date="2020-04-28T16:17:00Z"/>
                <w:rFonts w:cstheme="minorHAnsi"/>
                <w:rPrChange w:id="311" w:author="Alexander Morgan" w:date="2020-04-28T16:20:00Z">
                  <w:rPr>
                    <w:ins w:id="312" w:author="Alexander Morgan" w:date="2020-04-28T16:17:00Z"/>
                    <w:sz w:val="24"/>
                    <w:szCs w:val="24"/>
                  </w:rPr>
                </w:rPrChange>
              </w:rPr>
            </w:pPr>
          </w:p>
        </w:tc>
        <w:tc>
          <w:tcPr>
            <w:tcW w:w="1278" w:type="dxa"/>
            <w:tcPrChange w:id="313" w:author="Alexander Morgan" w:date="2020-04-28T16:20:00Z">
              <w:tcPr>
                <w:tcW w:w="1383" w:type="dxa"/>
              </w:tcPr>
            </w:tcPrChange>
          </w:tcPr>
          <w:p w14:paraId="604FD9C0" w14:textId="6FD4F073" w:rsidR="00F005FB" w:rsidRPr="005174AA" w:rsidRDefault="00F005FB" w:rsidP="00F005FB">
            <w:pPr>
              <w:cnfStyle w:val="000000000000" w:firstRow="0" w:lastRow="0" w:firstColumn="0" w:lastColumn="0" w:oddVBand="0" w:evenVBand="0" w:oddHBand="0" w:evenHBand="0" w:firstRowFirstColumn="0" w:firstRowLastColumn="0" w:lastRowFirstColumn="0" w:lastRowLastColumn="0"/>
              <w:rPr>
                <w:ins w:id="314" w:author="Alexander Morgan" w:date="2020-04-28T16:17:00Z"/>
                <w:rFonts w:cstheme="minorHAnsi"/>
                <w:rPrChange w:id="315" w:author="Alexander Morgan" w:date="2020-04-28T16:20:00Z">
                  <w:rPr>
                    <w:ins w:id="316" w:author="Alexander Morgan" w:date="2020-04-28T16:17:00Z"/>
                    <w:sz w:val="24"/>
                    <w:szCs w:val="24"/>
                  </w:rPr>
                </w:rPrChange>
              </w:rPr>
            </w:pPr>
          </w:p>
        </w:tc>
        <w:tc>
          <w:tcPr>
            <w:tcW w:w="1791" w:type="dxa"/>
            <w:tcPrChange w:id="317" w:author="Alexander Morgan" w:date="2020-04-28T16:20:00Z">
              <w:tcPr>
                <w:tcW w:w="1686" w:type="dxa"/>
              </w:tcPr>
            </w:tcPrChange>
          </w:tcPr>
          <w:p w14:paraId="72617662" w14:textId="48FB6816" w:rsidR="00F005FB" w:rsidRPr="005174AA" w:rsidRDefault="00F005FB" w:rsidP="00F005FB">
            <w:pPr>
              <w:cnfStyle w:val="000000000000" w:firstRow="0" w:lastRow="0" w:firstColumn="0" w:lastColumn="0" w:oddVBand="0" w:evenVBand="0" w:oddHBand="0" w:evenHBand="0" w:firstRowFirstColumn="0" w:firstRowLastColumn="0" w:lastRowFirstColumn="0" w:lastRowLastColumn="0"/>
              <w:rPr>
                <w:ins w:id="318" w:author="Alexander Morgan" w:date="2020-04-28T16:17:00Z"/>
                <w:rFonts w:cstheme="minorHAnsi"/>
                <w:highlight w:val="yellow"/>
                <w:rPrChange w:id="319" w:author="Alexander Morgan" w:date="2020-04-28T16:20:00Z">
                  <w:rPr>
                    <w:ins w:id="320" w:author="Alexander Morgan" w:date="2020-04-28T16:17:00Z"/>
                    <w:sz w:val="24"/>
                    <w:szCs w:val="24"/>
                    <w:highlight w:val="yellow"/>
                  </w:rPr>
                </w:rPrChange>
              </w:rPr>
            </w:pPr>
          </w:p>
        </w:tc>
      </w:tr>
    </w:tbl>
    <w:p w14:paraId="58369081" w14:textId="77777777" w:rsidR="000674DE" w:rsidRPr="009650BE" w:rsidRDefault="000674DE" w:rsidP="000674DE">
      <w:pPr>
        <w:rPr>
          <w:sz w:val="24"/>
          <w:szCs w:val="24"/>
        </w:rPr>
      </w:pPr>
      <w:r w:rsidRPr="009650BE">
        <w:rPr>
          <w:sz w:val="24"/>
          <w:szCs w:val="24"/>
        </w:rPr>
        <w:t>*Over one year from day 71</w:t>
      </w:r>
      <w:commentRangeEnd w:id="102"/>
      <w:r w:rsidR="00A91D57">
        <w:rPr>
          <w:rStyle w:val="CommentReference"/>
        </w:rPr>
        <w:commentReference w:id="102"/>
      </w:r>
    </w:p>
    <w:p w14:paraId="40529D0C" w14:textId="77777777" w:rsidR="000674DE" w:rsidRDefault="000674DE" w:rsidP="000674DE">
      <w:pPr>
        <w:rPr>
          <w:rFonts w:cstheme="minorHAnsi"/>
        </w:rPr>
      </w:pPr>
    </w:p>
    <w:p w14:paraId="3C5FBCB0" w14:textId="77777777" w:rsidR="000674DE" w:rsidRDefault="000674DE" w:rsidP="000674DE">
      <w:pPr>
        <w:rPr>
          <w:rFonts w:cstheme="minorHAnsi"/>
        </w:rPr>
      </w:pPr>
    </w:p>
    <w:p w14:paraId="3FD671EC" w14:textId="77777777" w:rsidR="000674DE" w:rsidRDefault="000674DE" w:rsidP="000674DE">
      <w:pPr>
        <w:rPr>
          <w:sz w:val="24"/>
          <w:szCs w:val="24"/>
          <w:u w:val="single"/>
        </w:rPr>
      </w:pPr>
      <w:r>
        <w:rPr>
          <w:sz w:val="24"/>
          <w:szCs w:val="24"/>
          <w:u w:val="single"/>
        </w:rPr>
        <w:br w:type="page"/>
      </w:r>
    </w:p>
    <w:bookmarkEnd w:id="0"/>
    <w:p w14:paraId="20DD373D" w14:textId="043E0799" w:rsidR="000674DE" w:rsidRPr="00F005FB" w:rsidRDefault="00F005FB" w:rsidP="000674DE">
      <w:pPr>
        <w:jc w:val="center"/>
        <w:rPr>
          <w:b/>
          <w:bCs/>
          <w:sz w:val="24"/>
          <w:szCs w:val="24"/>
          <w:u w:val="single"/>
          <w:rPrChange w:id="321" w:author="Alexander Morgan" w:date="2020-04-28T16:36:00Z">
            <w:rPr>
              <w:sz w:val="24"/>
              <w:szCs w:val="24"/>
              <w:u w:val="single"/>
            </w:rPr>
          </w:rPrChange>
        </w:rPr>
      </w:pPr>
      <w:r w:rsidRPr="00F005FB">
        <w:rPr>
          <w:b/>
          <w:bCs/>
          <w:sz w:val="24"/>
          <w:szCs w:val="24"/>
          <w:u w:val="single"/>
          <w:rPrChange w:id="322" w:author="Alexander Morgan" w:date="2020-04-28T16:36:00Z">
            <w:rPr>
              <w:sz w:val="24"/>
              <w:szCs w:val="24"/>
              <w:u w:val="single"/>
            </w:rPr>
          </w:rPrChange>
        </w:rPr>
        <w:lastRenderedPageBreak/>
        <w:t>SUPPLEMENTARY INFORMATION</w:t>
      </w:r>
    </w:p>
    <w:p w14:paraId="619CE418" w14:textId="77777777" w:rsidR="000674DE" w:rsidRPr="00F005FB" w:rsidRDefault="000674DE" w:rsidP="00CF7CE9">
      <w:pPr>
        <w:pStyle w:val="NoSpacing"/>
        <w:rPr>
          <w:rFonts w:eastAsiaTheme="minorEastAsia"/>
          <w:b/>
          <w:sz w:val="24"/>
          <w:szCs w:val="24"/>
          <w:u w:val="single"/>
          <w:rPrChange w:id="323" w:author="Alexander Morgan" w:date="2020-04-28T16:36:00Z">
            <w:rPr>
              <w:rFonts w:eastAsiaTheme="minorEastAsia"/>
              <w:bCs/>
              <w:sz w:val="24"/>
              <w:szCs w:val="24"/>
            </w:rPr>
          </w:rPrChange>
        </w:rPr>
      </w:pPr>
      <w:r w:rsidRPr="00F005FB">
        <w:rPr>
          <w:rFonts w:eastAsiaTheme="minorEastAsia"/>
          <w:b/>
          <w:sz w:val="24"/>
          <w:szCs w:val="24"/>
          <w:u w:val="single"/>
          <w:rPrChange w:id="324" w:author="Alexander Morgan" w:date="2020-04-28T16:36:00Z">
            <w:rPr>
              <w:rFonts w:eastAsiaTheme="minorEastAsia"/>
              <w:bCs/>
              <w:sz w:val="24"/>
              <w:szCs w:val="24"/>
            </w:rPr>
          </w:rPrChange>
        </w:rPr>
        <w:t>METHODS SUPPLEMENT</w:t>
      </w:r>
    </w:p>
    <w:p w14:paraId="5AE74AC1" w14:textId="77777777" w:rsidR="000674DE" w:rsidRDefault="000674DE" w:rsidP="000674DE">
      <w:pPr>
        <w:pStyle w:val="NoSpacing"/>
        <w:rPr>
          <w:rFonts w:eastAsiaTheme="minorEastAsia"/>
          <w:b/>
          <w:bCs/>
          <w:u w:val="single"/>
        </w:rPr>
      </w:pPr>
    </w:p>
    <w:p w14:paraId="762BA660" w14:textId="77777777" w:rsidR="000674DE" w:rsidRDefault="000674DE" w:rsidP="000674DE">
      <w:pPr>
        <w:pStyle w:val="NoSpacing"/>
        <w:rPr>
          <w:rFonts w:eastAsiaTheme="minorEastAsia"/>
          <w:b/>
          <w:bCs/>
          <w:u w:val="single"/>
        </w:rPr>
      </w:pPr>
      <w:r>
        <w:rPr>
          <w:rFonts w:eastAsiaTheme="minorEastAsia"/>
          <w:b/>
          <w:bCs/>
          <w:u w:val="single"/>
        </w:rPr>
        <w:t>Description of Model Structure</w:t>
      </w:r>
    </w:p>
    <w:p w14:paraId="039AB008" w14:textId="77777777" w:rsidR="000674DE" w:rsidRPr="005C7032" w:rsidRDefault="000674DE" w:rsidP="000674DE">
      <w:pPr>
        <w:pStyle w:val="NoSpacing"/>
        <w:rPr>
          <w:rFonts w:eastAsiaTheme="minorEastAsia"/>
          <w:b/>
          <w:bCs/>
          <w:u w:val="single"/>
        </w:rPr>
      </w:pPr>
    </w:p>
    <w:p w14:paraId="605FDFD2" w14:textId="77777777" w:rsidR="000674DE" w:rsidRDefault="000674DE" w:rsidP="000674DE">
      <w:pPr>
        <w:pStyle w:val="NoSpacing"/>
        <w:jc w:val="both"/>
      </w:pPr>
      <w:r>
        <w:t>A frequency-dependent SIRS-type model was used to explore the effect of enhanced shielding with three sub-populations being modelled:</w:t>
      </w:r>
    </w:p>
    <w:p w14:paraId="591A6EFA" w14:textId="77777777" w:rsidR="000674DE" w:rsidRDefault="000674DE" w:rsidP="000674DE">
      <w:pPr>
        <w:pStyle w:val="NoSpacing"/>
        <w:jc w:val="both"/>
      </w:pPr>
    </w:p>
    <w:p w14:paraId="6620580A" w14:textId="77777777" w:rsidR="000674DE" w:rsidRDefault="000674DE" w:rsidP="000674DE">
      <w:pPr>
        <w:pStyle w:val="NoSpacing"/>
        <w:numPr>
          <w:ilvl w:val="0"/>
          <w:numId w:val="1"/>
        </w:numPr>
        <w:jc w:val="both"/>
      </w:pPr>
      <w:r>
        <w:t>Vulnerable Population (N</w:t>
      </w:r>
      <w:r w:rsidRPr="003050D8">
        <w:rPr>
          <w:vertAlign w:val="subscript"/>
        </w:rPr>
        <w:t>V</w:t>
      </w:r>
      <w:r>
        <w:t>) - Those who have risk factors that place them at elevated risk of developing severe disease if infected with COVID-19 and so would remain shielded whilst the rest of the population is gradually released from lockdown.</w:t>
      </w:r>
    </w:p>
    <w:p w14:paraId="01DE7511" w14:textId="77777777" w:rsidR="000674DE" w:rsidRDefault="000674DE" w:rsidP="000674DE">
      <w:pPr>
        <w:pStyle w:val="NoSpacing"/>
        <w:numPr>
          <w:ilvl w:val="0"/>
          <w:numId w:val="1"/>
        </w:numPr>
        <w:jc w:val="both"/>
      </w:pPr>
      <w:r>
        <w:t>Shielders Population (N</w:t>
      </w:r>
      <w:r>
        <w:rPr>
          <w:vertAlign w:val="subscript"/>
        </w:rPr>
        <w:t>S</w:t>
      </w:r>
      <w:r>
        <w:t>) - Those who have contact with the vulnerable population and include carers, certain care workers and healthcare workers. It is expected that they would also continue some shielding whilst the rest of the population is released from lockdown.</w:t>
      </w:r>
    </w:p>
    <w:p w14:paraId="4E3DC333" w14:textId="77777777" w:rsidR="000674DE" w:rsidRDefault="000674DE" w:rsidP="000674DE">
      <w:pPr>
        <w:pStyle w:val="NoSpacing"/>
        <w:numPr>
          <w:ilvl w:val="0"/>
          <w:numId w:val="1"/>
        </w:numPr>
        <w:jc w:val="both"/>
      </w:pPr>
      <w:r>
        <w:t>Remainders Population (N</w:t>
      </w:r>
      <w:r>
        <w:rPr>
          <w:vertAlign w:val="subscript"/>
        </w:rPr>
        <w:t>R</w:t>
      </w:r>
      <w:r>
        <w:t>) - The majority of the population – those that are not vulnerable or shielders.</w:t>
      </w:r>
    </w:p>
    <w:p w14:paraId="327653F2" w14:textId="77777777" w:rsidR="000674DE" w:rsidRDefault="000674DE" w:rsidP="000674DE">
      <w:pPr>
        <w:pStyle w:val="NoSpacing"/>
      </w:pPr>
    </w:p>
    <w:p w14:paraId="007F4249" w14:textId="77777777" w:rsidR="000674DE" w:rsidRDefault="000674DE" w:rsidP="000674DE">
      <w:pPr>
        <w:pStyle w:val="NoSpacing"/>
        <w:jc w:val="both"/>
        <w:rPr>
          <w:rFonts w:eastAsiaTheme="minorEastAsia"/>
        </w:rPr>
      </w:pPr>
      <w:r>
        <w:rPr>
          <w:rFonts w:eastAsiaTheme="minorEastAsia"/>
        </w:rPr>
        <w:t xml:space="preserve">For the baseline scenario, a population structure of 20% vulnerable, 20% shielders and 60% remainders was used </w:t>
      </w:r>
      <w:r w:rsidRPr="00EA776B">
        <w:rPr>
          <w:rFonts w:eastAsiaTheme="minorEastAsia"/>
          <w:b/>
          <w:bCs/>
        </w:rPr>
        <w:t xml:space="preserve">(Table </w:t>
      </w:r>
      <w:r>
        <w:rPr>
          <w:rFonts w:eastAsiaTheme="minorEastAsia"/>
          <w:b/>
          <w:bCs/>
        </w:rPr>
        <w:t>M</w:t>
      </w:r>
      <w:r w:rsidRPr="00EA776B">
        <w:rPr>
          <w:rFonts w:eastAsiaTheme="minorEastAsia"/>
          <w:b/>
          <w:bCs/>
        </w:rPr>
        <w:t>1)</w:t>
      </w:r>
      <w:r>
        <w:rPr>
          <w:rFonts w:eastAsiaTheme="minorEastAsia"/>
        </w:rPr>
        <w:t xml:space="preserve">. A total infectious fraction of 0.0001 (split equally across the population) was used as the initial conditions to seed infection. Model parameters were chosen to best describe the transmission dynamics of COVID-19 in the UK using current assumptions (as of publication) regarding the values of key epidemiological parameters </w:t>
      </w:r>
      <w:r w:rsidRPr="00EA776B">
        <w:rPr>
          <w:rFonts w:eastAsiaTheme="minorEastAsia"/>
          <w:b/>
          <w:bCs/>
        </w:rPr>
        <w:t xml:space="preserve">(Table </w:t>
      </w:r>
      <w:r>
        <w:rPr>
          <w:rFonts w:eastAsiaTheme="minorEastAsia"/>
          <w:b/>
          <w:bCs/>
        </w:rPr>
        <w:t>M2</w:t>
      </w:r>
      <w:r w:rsidRPr="00EA776B">
        <w:rPr>
          <w:rFonts w:eastAsiaTheme="minorEastAsia"/>
          <w:b/>
          <w:bCs/>
        </w:rPr>
        <w:t>)</w:t>
      </w:r>
      <w:r>
        <w:rPr>
          <w:rFonts w:eastAsiaTheme="minorEastAsia"/>
        </w:rPr>
        <w:t xml:space="preserve">.  </w:t>
      </w:r>
    </w:p>
    <w:p w14:paraId="2D1E960E" w14:textId="77777777" w:rsidR="000674DE" w:rsidRDefault="000674DE" w:rsidP="000674DE">
      <w:pPr>
        <w:pStyle w:val="NoSpacing"/>
        <w:jc w:val="both"/>
        <w:rPr>
          <w:rFonts w:eastAsiaTheme="minorEastAsia"/>
        </w:rPr>
      </w:pPr>
    </w:p>
    <w:p w14:paraId="096F5F06" w14:textId="3E67A77C" w:rsidR="000674DE" w:rsidRPr="00887EFC" w:rsidRDefault="000674DE" w:rsidP="000674DE">
      <w:pPr>
        <w:pStyle w:val="NoSpacing"/>
        <w:jc w:val="both"/>
        <w:rPr>
          <w:rFonts w:eastAsiaTheme="minorEastAsia"/>
        </w:rPr>
      </w:pPr>
      <w:r>
        <w:rPr>
          <w:rFonts w:eastAsiaTheme="minorEastAsia"/>
        </w:rPr>
        <w:t>The SIRS model assumes that the number of new infections in a sub-population is a function of the fraction of the sub-population that is susceptible (S</w:t>
      </w:r>
      <w:r>
        <w:rPr>
          <w:rFonts w:eastAsiaTheme="minorEastAsia"/>
          <w:vertAlign w:val="subscript"/>
        </w:rPr>
        <w:t>X</w:t>
      </w:r>
      <w:r>
        <w:rPr>
          <w:rFonts w:eastAsiaTheme="minorEastAsia"/>
        </w:rPr>
        <w:t xml:space="preserve">), the fraction of the sub-population that is infectious </w:t>
      </w:r>
      <w:r>
        <w:rPr>
          <w:rFonts w:eastAsiaTheme="minorEastAsia" w:cstheme="minorHAnsi"/>
        </w:rPr>
        <w:t>(I</w:t>
      </w:r>
      <w:r w:rsidRPr="00130FBF">
        <w:rPr>
          <w:rFonts w:eastAsiaTheme="minorEastAsia" w:cstheme="minorHAnsi"/>
          <w:vertAlign w:val="subscript"/>
        </w:rPr>
        <w:t>X</w:t>
      </w:r>
      <w:r>
        <w:rPr>
          <w:rFonts w:eastAsiaTheme="minorEastAsia" w:cstheme="minorHAnsi"/>
        </w:rPr>
        <w:t xml:space="preserve">) </w:t>
      </w:r>
      <w:r>
        <w:rPr>
          <w:rFonts w:eastAsiaTheme="minorEastAsia"/>
        </w:rPr>
        <w:t>and the rate of infectious transmission between the two sub-populations (</w:t>
      </w:r>
      <w:r>
        <w:rPr>
          <w:rFonts w:eastAsiaTheme="minorEastAsia" w:cstheme="minorHAnsi"/>
        </w:rPr>
        <w:t>β</w:t>
      </w:r>
      <w:r w:rsidRPr="00130FBF">
        <w:rPr>
          <w:rFonts w:eastAsiaTheme="minorEastAsia" w:cstheme="minorHAnsi"/>
          <w:vertAlign w:val="subscript"/>
        </w:rPr>
        <w:t>X</w:t>
      </w:r>
      <w:r>
        <w:rPr>
          <w:rFonts w:eastAsiaTheme="minorEastAsia"/>
        </w:rPr>
        <w:t>). I</w:t>
      </w:r>
      <w:r>
        <w:rPr>
          <w:rFonts w:eastAsiaTheme="minorEastAsia" w:cstheme="minorHAnsi"/>
        </w:rPr>
        <w:t>nfectious individuals subsequently recover at a rate γ that equates to an 8.6 day infectious period. Recovered individuals are assumed to lose immunity and return to being susceptible over 365 days (</w:t>
      </w:r>
      <w:r w:rsidRPr="00A33E69">
        <w:rPr>
          <w:rFonts w:eastAsiaTheme="minorEastAsia" w:cstheme="minorHAnsi"/>
          <w:b/>
          <w:bCs/>
        </w:rPr>
        <w:t>Eqn 1.1</w:t>
      </w:r>
      <w:r>
        <w:rPr>
          <w:rFonts w:eastAsiaTheme="minorEastAsia" w:cstheme="minorHAnsi"/>
        </w:rPr>
        <w:t>).</w:t>
      </w:r>
      <w:ins w:id="325" w:author="Alexander Morgan" w:date="2020-04-28T18:05:00Z">
        <w:r w:rsidR="00D920B6">
          <w:rPr>
            <w:rFonts w:eastAsiaTheme="minorEastAsia" w:cstheme="minorHAnsi"/>
          </w:rPr>
          <w:t xml:space="preserve"> </w:t>
        </w:r>
      </w:ins>
      <w:ins w:id="326" w:author="Alexander Morgan" w:date="2020-04-28T18:11:00Z">
        <w:r w:rsidR="003C04A6">
          <w:rPr>
            <w:rFonts w:eastAsiaTheme="minorEastAsia" w:cstheme="minorHAnsi"/>
          </w:rPr>
          <w:t>All β were calculated as a function of the reproduction number and gamma</w:t>
        </w:r>
        <w:r w:rsidR="003C04A6">
          <w:rPr>
            <w:rFonts w:eastAsiaTheme="minorEastAsia" w:cstheme="minorHAnsi"/>
          </w:rPr>
          <w:t xml:space="preserve"> (γ)</w:t>
        </w:r>
      </w:ins>
      <w:ins w:id="327" w:author="Alexander Morgan" w:date="2020-04-28T18:12:00Z">
        <w:r w:rsidR="003C04A6">
          <w:rPr>
            <w:rFonts w:eastAsiaTheme="minorEastAsia" w:cstheme="minorHAnsi"/>
          </w:rPr>
          <w:t xml:space="preserve"> (</w:t>
        </w:r>
        <w:r w:rsidR="003C04A6" w:rsidRPr="003C04A6">
          <w:rPr>
            <w:rFonts w:eastAsiaTheme="minorEastAsia" w:cstheme="minorHAnsi"/>
            <w:b/>
            <w:bCs/>
            <w:rPrChange w:id="328" w:author="Alexander Morgan" w:date="2020-04-28T18:18:00Z">
              <w:rPr>
                <w:rFonts w:eastAsiaTheme="minorEastAsia" w:cstheme="minorHAnsi"/>
              </w:rPr>
            </w:rPrChange>
          </w:rPr>
          <w:t>eqn 1.2</w:t>
        </w:r>
        <w:r w:rsidR="003C04A6">
          <w:rPr>
            <w:rFonts w:eastAsiaTheme="minorEastAsia" w:cstheme="minorHAnsi"/>
          </w:rPr>
          <w:t>)</w:t>
        </w:r>
      </w:ins>
      <w:ins w:id="329" w:author="Alexander Morgan" w:date="2020-04-28T18:11:00Z">
        <w:r w:rsidR="003C04A6">
          <w:rPr>
            <w:rFonts w:eastAsiaTheme="minorEastAsia" w:cstheme="minorHAnsi"/>
          </w:rPr>
          <w:t>.</w:t>
        </w:r>
        <w:r w:rsidR="003C04A6">
          <w:rPr>
            <w:rFonts w:eastAsiaTheme="minorEastAsia" w:cstheme="minorHAnsi"/>
          </w:rPr>
          <w:t xml:space="preserve"> Gamma itself is calculated as the reciprocal of the </w:t>
        </w:r>
      </w:ins>
      <w:ins w:id="330" w:author="Alexander Morgan" w:date="2020-04-28T18:12:00Z">
        <w:r w:rsidR="003C04A6">
          <w:rPr>
            <w:rFonts w:eastAsiaTheme="minorEastAsia" w:cstheme="minorHAnsi"/>
          </w:rPr>
          <w:t>generation time, which is a function of the baseline basic reproduction number</w:t>
        </w:r>
      </w:ins>
      <w:ins w:id="331" w:author="Alexander Morgan" w:date="2020-04-28T18:16:00Z">
        <w:r w:rsidR="003C04A6">
          <w:rPr>
            <w:rFonts w:eastAsiaTheme="minorEastAsia" w:cstheme="minorHAnsi"/>
          </w:rPr>
          <w:t xml:space="preserve"> (R</w:t>
        </w:r>
        <w:r w:rsidR="003C04A6" w:rsidRPr="003C04A6">
          <w:rPr>
            <w:rFonts w:eastAsiaTheme="minorEastAsia" w:cstheme="minorHAnsi"/>
            <w:vertAlign w:val="subscript"/>
            <w:rPrChange w:id="332" w:author="Alexander Morgan" w:date="2020-04-28T18:16:00Z">
              <w:rPr>
                <w:rFonts w:eastAsiaTheme="minorEastAsia" w:cstheme="minorHAnsi"/>
              </w:rPr>
            </w:rPrChange>
          </w:rPr>
          <w:t>0</w:t>
        </w:r>
        <w:r w:rsidR="003C04A6">
          <w:rPr>
            <w:rFonts w:eastAsiaTheme="minorEastAsia" w:cstheme="minorHAnsi"/>
          </w:rPr>
          <w:t>)</w:t>
        </w:r>
      </w:ins>
      <w:ins w:id="333" w:author="Alexander Morgan" w:date="2020-04-28T18:12:00Z">
        <w:r w:rsidR="003C04A6">
          <w:rPr>
            <w:rFonts w:eastAsiaTheme="minorEastAsia" w:cstheme="minorHAnsi"/>
          </w:rPr>
          <w:t xml:space="preserve"> and the baseline doubling time</w:t>
        </w:r>
      </w:ins>
      <w:ins w:id="334" w:author="Alexander Morgan" w:date="2020-04-28T18:16:00Z">
        <w:r w:rsidR="003C04A6">
          <w:rPr>
            <w:rFonts w:eastAsiaTheme="minorEastAsia" w:cstheme="minorHAnsi"/>
          </w:rPr>
          <w:t xml:space="preserve"> (T</w:t>
        </w:r>
        <w:r w:rsidR="003C04A6" w:rsidRPr="003C04A6">
          <w:rPr>
            <w:rFonts w:eastAsiaTheme="minorEastAsia" w:cstheme="minorHAnsi"/>
            <w:vertAlign w:val="subscript"/>
            <w:rPrChange w:id="335" w:author="Alexander Morgan" w:date="2020-04-28T18:16:00Z">
              <w:rPr>
                <w:rFonts w:eastAsiaTheme="minorEastAsia" w:cstheme="minorHAnsi"/>
              </w:rPr>
            </w:rPrChange>
          </w:rPr>
          <w:t>2</w:t>
        </w:r>
        <w:r w:rsidR="003C04A6">
          <w:rPr>
            <w:rFonts w:eastAsiaTheme="minorEastAsia" w:cstheme="minorHAnsi"/>
          </w:rPr>
          <w:t>)</w:t>
        </w:r>
      </w:ins>
      <w:ins w:id="336" w:author="Alexander Morgan" w:date="2020-04-28T18:12:00Z">
        <w:r w:rsidR="003C04A6">
          <w:rPr>
            <w:rFonts w:eastAsiaTheme="minorEastAsia" w:cstheme="minorHAnsi"/>
          </w:rPr>
          <w:t xml:space="preserve"> (</w:t>
        </w:r>
        <w:r w:rsidR="003C04A6" w:rsidRPr="003C04A6">
          <w:rPr>
            <w:rFonts w:eastAsiaTheme="minorEastAsia" w:cstheme="minorHAnsi"/>
            <w:b/>
            <w:bCs/>
            <w:rPrChange w:id="337" w:author="Alexander Morgan" w:date="2020-04-28T18:18:00Z">
              <w:rPr>
                <w:rFonts w:eastAsiaTheme="minorEastAsia" w:cstheme="minorHAnsi"/>
              </w:rPr>
            </w:rPrChange>
          </w:rPr>
          <w:t>eqn 1.3</w:t>
        </w:r>
        <w:r w:rsidR="003C04A6">
          <w:rPr>
            <w:rFonts w:eastAsiaTheme="minorEastAsia" w:cstheme="minorHAnsi"/>
          </w:rPr>
          <w:t>)</w:t>
        </w:r>
      </w:ins>
    </w:p>
    <w:p w14:paraId="109D102F" w14:textId="77777777" w:rsidR="000674DE" w:rsidRDefault="000674DE" w:rsidP="000674DE">
      <w:pPr>
        <w:pStyle w:val="NoSpacing"/>
        <w:rPr>
          <w:rFonts w:eastAsiaTheme="minorEastAsia"/>
          <w:b/>
          <w:bCs/>
          <w:u w:val="single"/>
        </w:rPr>
      </w:pPr>
    </w:p>
    <w:p w14:paraId="7482903C" w14:textId="4447E9DB" w:rsidR="000674DE" w:rsidRPr="00947327" w:rsidRDefault="000674DE" w:rsidP="000674DE">
      <w:pPr>
        <w:pStyle w:val="NoSpacing"/>
        <w:rPr>
          <w:rFonts w:eastAsiaTheme="minorEastAsia"/>
          <w:b/>
          <w:bCs/>
        </w:rPr>
      </w:pPr>
      <w:r w:rsidRPr="00947327">
        <w:rPr>
          <w:rFonts w:eastAsiaTheme="minorEastAsia"/>
          <w:b/>
          <w:bCs/>
        </w:rPr>
        <w:t xml:space="preserve">Table </w:t>
      </w:r>
      <w:r>
        <w:rPr>
          <w:rFonts w:eastAsiaTheme="minorEastAsia"/>
          <w:b/>
          <w:bCs/>
        </w:rPr>
        <w:t>M</w:t>
      </w:r>
      <w:r w:rsidRPr="00947327">
        <w:rPr>
          <w:rFonts w:eastAsiaTheme="minorEastAsia"/>
          <w:b/>
          <w:bCs/>
        </w:rPr>
        <w:t>1</w:t>
      </w:r>
      <w:r w:rsidRPr="00947327">
        <w:rPr>
          <w:rFonts w:eastAsiaTheme="minorEastAsia"/>
        </w:rPr>
        <w:t xml:space="preserve"> – SIRS Model Compartments and Initial Conditions</w:t>
      </w:r>
      <w:ins w:id="338" w:author="Alexander Morgan" w:date="2020-04-28T16:36:00Z">
        <w:r w:rsidR="00F005FB">
          <w:rPr>
            <w:rFonts w:eastAsiaTheme="minorEastAsia"/>
          </w:rPr>
          <w:t xml:space="preserve"> for Baseline Scenario</w:t>
        </w:r>
      </w:ins>
    </w:p>
    <w:tbl>
      <w:tblPr>
        <w:tblStyle w:val="GridTable4"/>
        <w:tblW w:w="0" w:type="auto"/>
        <w:tblLook w:val="04A0" w:firstRow="1" w:lastRow="0" w:firstColumn="1" w:lastColumn="0" w:noHBand="0" w:noVBand="1"/>
      </w:tblPr>
      <w:tblGrid>
        <w:gridCol w:w="1495"/>
        <w:gridCol w:w="5478"/>
        <w:gridCol w:w="1666"/>
      </w:tblGrid>
      <w:tr w:rsidR="000674DE" w14:paraId="50F1F773" w14:textId="77777777" w:rsidTr="00BD34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4FE435FC" w14:textId="77777777" w:rsidR="000674DE" w:rsidRDefault="000674DE" w:rsidP="00BD34FC">
            <w:pPr>
              <w:pStyle w:val="NoSpacing"/>
              <w:rPr>
                <w:rFonts w:eastAsiaTheme="minorEastAsia"/>
              </w:rPr>
            </w:pPr>
            <w:r>
              <w:rPr>
                <w:rFonts w:eastAsiaTheme="minorEastAsia"/>
              </w:rPr>
              <w:t>Compartment</w:t>
            </w:r>
          </w:p>
        </w:tc>
        <w:tc>
          <w:tcPr>
            <w:tcW w:w="5478" w:type="dxa"/>
          </w:tcPr>
          <w:p w14:paraId="00F7E13D" w14:textId="77777777" w:rsidR="000674DE" w:rsidRDefault="000674DE" w:rsidP="00BD34FC">
            <w:pPr>
              <w:pStyle w:val="NoSpacing"/>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Description</w:t>
            </w:r>
          </w:p>
        </w:tc>
        <w:tc>
          <w:tcPr>
            <w:tcW w:w="1560" w:type="dxa"/>
          </w:tcPr>
          <w:p w14:paraId="408888B9" w14:textId="77777777" w:rsidR="000674DE" w:rsidRDefault="000674DE" w:rsidP="00BD34FC">
            <w:pPr>
              <w:pStyle w:val="NoSpacing"/>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Initial Conditions</w:t>
            </w:r>
          </w:p>
        </w:tc>
      </w:tr>
      <w:tr w:rsidR="000674DE" w14:paraId="53DD648C" w14:textId="77777777" w:rsidTr="00BD3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6DAEDEB3" w14:textId="77777777" w:rsidR="000674DE" w:rsidRDefault="000674DE" w:rsidP="00BD34FC">
            <w:pPr>
              <w:pStyle w:val="NoSpacing"/>
              <w:rPr>
                <w:rFonts w:eastAsiaTheme="minorEastAsia"/>
              </w:rPr>
            </w:pPr>
            <w:r>
              <w:rPr>
                <w:rFonts w:eastAsiaTheme="minorEastAsia"/>
              </w:rPr>
              <w:t>S</w:t>
            </w:r>
            <w:r>
              <w:rPr>
                <w:rFonts w:eastAsiaTheme="minorEastAsia"/>
                <w:vertAlign w:val="subscript"/>
              </w:rPr>
              <w:t>V</w:t>
            </w:r>
          </w:p>
        </w:tc>
        <w:tc>
          <w:tcPr>
            <w:tcW w:w="5478" w:type="dxa"/>
          </w:tcPr>
          <w:p w14:paraId="68A276C1" w14:textId="77777777" w:rsidR="000674DE" w:rsidRDefault="000674DE" w:rsidP="00BD34FC">
            <w:pPr>
              <w:pStyle w:val="NoSpacing"/>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Susceptible fraction of the population who are vulnerable</w:t>
            </w:r>
          </w:p>
        </w:tc>
        <w:tc>
          <w:tcPr>
            <w:tcW w:w="1560" w:type="dxa"/>
          </w:tcPr>
          <w:p w14:paraId="3BB2C286" w14:textId="1F112B8B" w:rsidR="000674DE" w:rsidRDefault="000674DE" w:rsidP="00BD34FC">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rPr>
            </w:pPr>
            <w:del w:id="339" w:author="Alexander Morgan" w:date="2020-04-28T16:43:00Z">
              <w:r w:rsidDel="00BD34FC">
                <w:rPr>
                  <w:rFonts w:eastAsiaTheme="minorEastAsia"/>
                </w:rPr>
                <w:delText>0.2 – 0.00002</w:delText>
              </w:r>
            </w:del>
            <w:ins w:id="340" w:author="Alexander Morgan" w:date="2020-04-28T16:43:00Z">
              <w:r w:rsidR="00BD34FC">
                <w:rPr>
                  <w:rFonts w:eastAsiaTheme="minorEastAsia"/>
                </w:rPr>
                <w:t>0.19998</w:t>
              </w:r>
            </w:ins>
          </w:p>
        </w:tc>
      </w:tr>
      <w:tr w:rsidR="000674DE" w14:paraId="18F78FBA" w14:textId="77777777" w:rsidTr="00BD34FC">
        <w:tc>
          <w:tcPr>
            <w:cnfStyle w:val="001000000000" w:firstRow="0" w:lastRow="0" w:firstColumn="1" w:lastColumn="0" w:oddVBand="0" w:evenVBand="0" w:oddHBand="0" w:evenHBand="0" w:firstRowFirstColumn="0" w:firstRowLastColumn="0" w:lastRowFirstColumn="0" w:lastRowLastColumn="0"/>
            <w:tcW w:w="1495" w:type="dxa"/>
          </w:tcPr>
          <w:p w14:paraId="6F672ED7" w14:textId="77777777" w:rsidR="000674DE" w:rsidRDefault="000674DE" w:rsidP="00BD34FC">
            <w:pPr>
              <w:pStyle w:val="NoSpacing"/>
              <w:rPr>
                <w:rFonts w:eastAsiaTheme="minorEastAsia"/>
              </w:rPr>
            </w:pPr>
            <w:r>
              <w:rPr>
                <w:rFonts w:eastAsiaTheme="minorEastAsia"/>
              </w:rPr>
              <w:t>S</w:t>
            </w:r>
            <w:r>
              <w:rPr>
                <w:rFonts w:eastAsiaTheme="minorEastAsia"/>
                <w:vertAlign w:val="subscript"/>
              </w:rPr>
              <w:t>S</w:t>
            </w:r>
          </w:p>
        </w:tc>
        <w:tc>
          <w:tcPr>
            <w:tcW w:w="5478" w:type="dxa"/>
          </w:tcPr>
          <w:p w14:paraId="647CE218" w14:textId="77777777" w:rsidR="000674DE" w:rsidRDefault="000674DE" w:rsidP="00BD34FC">
            <w:pPr>
              <w:pStyle w:val="NoSpacing"/>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Susceptible fraction of the population who are shielders</w:t>
            </w:r>
          </w:p>
        </w:tc>
        <w:tc>
          <w:tcPr>
            <w:tcW w:w="1560" w:type="dxa"/>
          </w:tcPr>
          <w:p w14:paraId="25FA9374" w14:textId="6EC2FB79" w:rsidR="000674DE" w:rsidRDefault="00BD34FC" w:rsidP="00BD34FC">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rPr>
            </w:pPr>
            <w:ins w:id="341" w:author="Alexander Morgan" w:date="2020-04-28T16:44:00Z">
              <w:r>
                <w:rPr>
                  <w:rFonts w:eastAsiaTheme="minorEastAsia"/>
                </w:rPr>
                <w:t>0.19998</w:t>
              </w:r>
            </w:ins>
            <w:del w:id="342" w:author="Alexander Morgan" w:date="2020-04-28T16:44:00Z">
              <w:r w:rsidR="000674DE" w:rsidDel="00BD34FC">
                <w:rPr>
                  <w:rFonts w:eastAsiaTheme="minorEastAsia"/>
                </w:rPr>
                <w:delText>0.2 – 0.00002</w:delText>
              </w:r>
            </w:del>
          </w:p>
        </w:tc>
      </w:tr>
      <w:tr w:rsidR="000674DE" w14:paraId="627B24C8" w14:textId="77777777" w:rsidTr="00BD3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6C518A17" w14:textId="77777777" w:rsidR="000674DE" w:rsidRDefault="000674DE" w:rsidP="00BD34FC">
            <w:pPr>
              <w:pStyle w:val="NoSpacing"/>
              <w:rPr>
                <w:rFonts w:eastAsiaTheme="minorEastAsia"/>
              </w:rPr>
            </w:pPr>
            <w:r>
              <w:rPr>
                <w:rFonts w:eastAsiaTheme="minorEastAsia"/>
              </w:rPr>
              <w:t>S</w:t>
            </w:r>
            <w:r>
              <w:rPr>
                <w:rFonts w:eastAsiaTheme="minorEastAsia"/>
                <w:vertAlign w:val="subscript"/>
              </w:rPr>
              <w:t>R</w:t>
            </w:r>
          </w:p>
        </w:tc>
        <w:tc>
          <w:tcPr>
            <w:tcW w:w="5478" w:type="dxa"/>
          </w:tcPr>
          <w:p w14:paraId="0F2B850D" w14:textId="77777777" w:rsidR="000674DE" w:rsidRDefault="000674DE" w:rsidP="00BD34FC">
            <w:pPr>
              <w:pStyle w:val="NoSpacing"/>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Susceptible fraction of the remainder population</w:t>
            </w:r>
          </w:p>
        </w:tc>
        <w:tc>
          <w:tcPr>
            <w:tcW w:w="1560" w:type="dxa"/>
          </w:tcPr>
          <w:p w14:paraId="139BFE65" w14:textId="20569CC1" w:rsidR="000674DE" w:rsidRDefault="00BD34FC" w:rsidP="00BD34FC">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rPr>
            </w:pPr>
            <w:ins w:id="343" w:author="Alexander Morgan" w:date="2020-04-28T16:44:00Z">
              <w:r>
                <w:rPr>
                  <w:rFonts w:eastAsiaTheme="minorEastAsia"/>
                </w:rPr>
                <w:t>0.1999</w:t>
              </w:r>
            </w:ins>
            <w:del w:id="344" w:author="Alexander Morgan" w:date="2020-04-28T16:44:00Z">
              <w:r w:rsidR="000674DE" w:rsidDel="00BD34FC">
                <w:rPr>
                  <w:rFonts w:eastAsiaTheme="minorEastAsia"/>
                </w:rPr>
                <w:delText>0.6 – 0.00006</w:delText>
              </w:r>
            </w:del>
            <w:ins w:id="345" w:author="Alexander Morgan" w:date="2020-04-28T16:44:00Z">
              <w:r>
                <w:rPr>
                  <w:rFonts w:eastAsiaTheme="minorEastAsia"/>
                </w:rPr>
                <w:t>4</w:t>
              </w:r>
            </w:ins>
          </w:p>
        </w:tc>
      </w:tr>
      <w:tr w:rsidR="000674DE" w14:paraId="2C4C5A50" w14:textId="77777777" w:rsidTr="00BD34FC">
        <w:tc>
          <w:tcPr>
            <w:cnfStyle w:val="001000000000" w:firstRow="0" w:lastRow="0" w:firstColumn="1" w:lastColumn="0" w:oddVBand="0" w:evenVBand="0" w:oddHBand="0" w:evenHBand="0" w:firstRowFirstColumn="0" w:firstRowLastColumn="0" w:lastRowFirstColumn="0" w:lastRowLastColumn="0"/>
            <w:tcW w:w="1495" w:type="dxa"/>
          </w:tcPr>
          <w:p w14:paraId="293F006C" w14:textId="77777777" w:rsidR="000674DE" w:rsidRDefault="000674DE" w:rsidP="00BD34FC">
            <w:pPr>
              <w:pStyle w:val="NoSpacing"/>
              <w:rPr>
                <w:rFonts w:eastAsiaTheme="minorEastAsia"/>
              </w:rPr>
            </w:pPr>
            <w:r>
              <w:rPr>
                <w:rFonts w:eastAsiaTheme="minorEastAsia"/>
              </w:rPr>
              <w:t>I</w:t>
            </w:r>
            <w:r>
              <w:rPr>
                <w:rFonts w:eastAsiaTheme="minorEastAsia"/>
                <w:vertAlign w:val="subscript"/>
              </w:rPr>
              <w:t>V</w:t>
            </w:r>
          </w:p>
        </w:tc>
        <w:tc>
          <w:tcPr>
            <w:tcW w:w="5478" w:type="dxa"/>
          </w:tcPr>
          <w:p w14:paraId="70FFFB0F" w14:textId="77777777" w:rsidR="000674DE" w:rsidRDefault="000674DE" w:rsidP="00BD34FC">
            <w:pPr>
              <w:pStyle w:val="NoSpacing"/>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Infectious fraction of the population who are vulnerable</w:t>
            </w:r>
          </w:p>
        </w:tc>
        <w:tc>
          <w:tcPr>
            <w:tcW w:w="1560" w:type="dxa"/>
          </w:tcPr>
          <w:p w14:paraId="274F67C3" w14:textId="77777777" w:rsidR="000674DE" w:rsidRDefault="000674DE" w:rsidP="00BD34FC">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0.00002</w:t>
            </w:r>
          </w:p>
        </w:tc>
      </w:tr>
      <w:tr w:rsidR="000674DE" w14:paraId="358AD596" w14:textId="77777777" w:rsidTr="00BD3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08318AEE" w14:textId="77777777" w:rsidR="000674DE" w:rsidRDefault="000674DE" w:rsidP="00BD34FC">
            <w:pPr>
              <w:pStyle w:val="NoSpacing"/>
              <w:rPr>
                <w:rFonts w:eastAsiaTheme="minorEastAsia"/>
              </w:rPr>
            </w:pPr>
            <w:r>
              <w:rPr>
                <w:rFonts w:eastAsiaTheme="minorEastAsia"/>
              </w:rPr>
              <w:t>I</w:t>
            </w:r>
            <w:r>
              <w:rPr>
                <w:rFonts w:eastAsiaTheme="minorEastAsia"/>
                <w:vertAlign w:val="subscript"/>
              </w:rPr>
              <w:t>S</w:t>
            </w:r>
          </w:p>
        </w:tc>
        <w:tc>
          <w:tcPr>
            <w:tcW w:w="5478" w:type="dxa"/>
          </w:tcPr>
          <w:p w14:paraId="6FAB7418" w14:textId="77777777" w:rsidR="000674DE" w:rsidRDefault="000674DE" w:rsidP="00BD34FC">
            <w:pPr>
              <w:pStyle w:val="NoSpacing"/>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Infectious fraction of the population who are shielders</w:t>
            </w:r>
          </w:p>
        </w:tc>
        <w:tc>
          <w:tcPr>
            <w:tcW w:w="1560" w:type="dxa"/>
          </w:tcPr>
          <w:p w14:paraId="1F91C04C" w14:textId="77777777" w:rsidR="000674DE" w:rsidRDefault="000674DE" w:rsidP="00BD34FC">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0.00002</w:t>
            </w:r>
          </w:p>
        </w:tc>
      </w:tr>
      <w:tr w:rsidR="000674DE" w14:paraId="2C66EE48" w14:textId="77777777" w:rsidTr="00BD34FC">
        <w:tc>
          <w:tcPr>
            <w:cnfStyle w:val="001000000000" w:firstRow="0" w:lastRow="0" w:firstColumn="1" w:lastColumn="0" w:oddVBand="0" w:evenVBand="0" w:oddHBand="0" w:evenHBand="0" w:firstRowFirstColumn="0" w:firstRowLastColumn="0" w:lastRowFirstColumn="0" w:lastRowLastColumn="0"/>
            <w:tcW w:w="1495" w:type="dxa"/>
          </w:tcPr>
          <w:p w14:paraId="2A30BB41" w14:textId="77777777" w:rsidR="000674DE" w:rsidRDefault="000674DE" w:rsidP="00BD34FC">
            <w:pPr>
              <w:pStyle w:val="NoSpacing"/>
              <w:rPr>
                <w:rFonts w:eastAsiaTheme="minorEastAsia"/>
              </w:rPr>
            </w:pPr>
            <w:r>
              <w:rPr>
                <w:rFonts w:eastAsiaTheme="minorEastAsia"/>
              </w:rPr>
              <w:t>I</w:t>
            </w:r>
            <w:r>
              <w:rPr>
                <w:rFonts w:eastAsiaTheme="minorEastAsia"/>
                <w:vertAlign w:val="subscript"/>
              </w:rPr>
              <w:t>R</w:t>
            </w:r>
          </w:p>
        </w:tc>
        <w:tc>
          <w:tcPr>
            <w:tcW w:w="5478" w:type="dxa"/>
          </w:tcPr>
          <w:p w14:paraId="2A8C6556" w14:textId="77777777" w:rsidR="000674DE" w:rsidRDefault="000674DE" w:rsidP="00BD34FC">
            <w:pPr>
              <w:pStyle w:val="NoSpacing"/>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Infectious fraction of the remainder population</w:t>
            </w:r>
          </w:p>
        </w:tc>
        <w:tc>
          <w:tcPr>
            <w:tcW w:w="1560" w:type="dxa"/>
          </w:tcPr>
          <w:p w14:paraId="67185AF9" w14:textId="77777777" w:rsidR="000674DE" w:rsidRDefault="000674DE" w:rsidP="00BD34FC">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0.00006</w:t>
            </w:r>
          </w:p>
        </w:tc>
      </w:tr>
      <w:tr w:rsidR="000674DE" w14:paraId="493AA54E" w14:textId="77777777" w:rsidTr="00BD3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03D0023F" w14:textId="77777777" w:rsidR="000674DE" w:rsidRDefault="000674DE" w:rsidP="00BD34FC">
            <w:pPr>
              <w:pStyle w:val="NoSpacing"/>
              <w:rPr>
                <w:rFonts w:eastAsiaTheme="minorEastAsia"/>
              </w:rPr>
            </w:pPr>
            <w:r>
              <w:rPr>
                <w:rFonts w:eastAsiaTheme="minorEastAsia"/>
              </w:rPr>
              <w:t>R</w:t>
            </w:r>
            <w:r>
              <w:rPr>
                <w:rFonts w:eastAsiaTheme="minorEastAsia"/>
                <w:vertAlign w:val="subscript"/>
              </w:rPr>
              <w:t>V</w:t>
            </w:r>
          </w:p>
        </w:tc>
        <w:tc>
          <w:tcPr>
            <w:tcW w:w="5478" w:type="dxa"/>
          </w:tcPr>
          <w:p w14:paraId="5DF2E64E" w14:textId="77777777" w:rsidR="000674DE" w:rsidRDefault="000674DE" w:rsidP="00BD34FC">
            <w:pPr>
              <w:pStyle w:val="NoSpacing"/>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Recovered fraction of the population who are vulnerable</w:t>
            </w:r>
          </w:p>
        </w:tc>
        <w:tc>
          <w:tcPr>
            <w:tcW w:w="1560" w:type="dxa"/>
          </w:tcPr>
          <w:p w14:paraId="4A7A19C0" w14:textId="77777777" w:rsidR="000674DE" w:rsidRDefault="000674DE" w:rsidP="00BD34FC">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r>
      <w:tr w:rsidR="000674DE" w14:paraId="461EDFB3" w14:textId="77777777" w:rsidTr="00BD34FC">
        <w:tc>
          <w:tcPr>
            <w:cnfStyle w:val="001000000000" w:firstRow="0" w:lastRow="0" w:firstColumn="1" w:lastColumn="0" w:oddVBand="0" w:evenVBand="0" w:oddHBand="0" w:evenHBand="0" w:firstRowFirstColumn="0" w:firstRowLastColumn="0" w:lastRowFirstColumn="0" w:lastRowLastColumn="0"/>
            <w:tcW w:w="1495" w:type="dxa"/>
          </w:tcPr>
          <w:p w14:paraId="69E470E8" w14:textId="77777777" w:rsidR="000674DE" w:rsidRDefault="000674DE" w:rsidP="00BD34FC">
            <w:pPr>
              <w:pStyle w:val="NoSpacing"/>
              <w:rPr>
                <w:rFonts w:eastAsiaTheme="minorEastAsia"/>
              </w:rPr>
            </w:pPr>
            <w:r>
              <w:rPr>
                <w:rFonts w:eastAsiaTheme="minorEastAsia"/>
              </w:rPr>
              <w:t>R</w:t>
            </w:r>
            <w:r>
              <w:rPr>
                <w:rFonts w:eastAsiaTheme="minorEastAsia"/>
                <w:vertAlign w:val="subscript"/>
              </w:rPr>
              <w:t>S</w:t>
            </w:r>
          </w:p>
        </w:tc>
        <w:tc>
          <w:tcPr>
            <w:tcW w:w="5478" w:type="dxa"/>
          </w:tcPr>
          <w:p w14:paraId="7BCC70BC" w14:textId="77777777" w:rsidR="000674DE" w:rsidRDefault="000674DE" w:rsidP="00BD34FC">
            <w:pPr>
              <w:pStyle w:val="NoSpacing"/>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Recovered fraction of the population who are shielders</w:t>
            </w:r>
          </w:p>
        </w:tc>
        <w:tc>
          <w:tcPr>
            <w:tcW w:w="1560" w:type="dxa"/>
          </w:tcPr>
          <w:p w14:paraId="6D0DD12F" w14:textId="77777777" w:rsidR="000674DE" w:rsidRDefault="000674DE" w:rsidP="00BD34FC">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w:t>
            </w:r>
          </w:p>
        </w:tc>
      </w:tr>
      <w:tr w:rsidR="000674DE" w14:paraId="2F19F0D6" w14:textId="77777777" w:rsidTr="00BD3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2978B7F6" w14:textId="77777777" w:rsidR="000674DE" w:rsidRDefault="000674DE" w:rsidP="00BD34FC">
            <w:pPr>
              <w:pStyle w:val="NoSpacing"/>
              <w:rPr>
                <w:rFonts w:eastAsiaTheme="minorEastAsia"/>
              </w:rPr>
            </w:pPr>
            <w:commentRangeStart w:id="346"/>
            <w:r>
              <w:rPr>
                <w:rFonts w:eastAsiaTheme="minorEastAsia"/>
              </w:rPr>
              <w:t>R</w:t>
            </w:r>
            <w:r>
              <w:rPr>
                <w:rFonts w:eastAsiaTheme="minorEastAsia"/>
                <w:vertAlign w:val="subscript"/>
              </w:rPr>
              <w:t>R</w:t>
            </w:r>
            <w:commentRangeEnd w:id="346"/>
            <w:r w:rsidR="00BD34FC">
              <w:rPr>
                <w:rStyle w:val="CommentReference"/>
                <w:b w:val="0"/>
                <w:bCs w:val="0"/>
              </w:rPr>
              <w:commentReference w:id="346"/>
            </w:r>
          </w:p>
        </w:tc>
        <w:tc>
          <w:tcPr>
            <w:tcW w:w="5478" w:type="dxa"/>
          </w:tcPr>
          <w:p w14:paraId="17361B5B" w14:textId="77777777" w:rsidR="000674DE" w:rsidRDefault="000674DE" w:rsidP="00BD34FC">
            <w:pPr>
              <w:pStyle w:val="NoSpacing"/>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Recovered fraction of the remainder population</w:t>
            </w:r>
          </w:p>
        </w:tc>
        <w:tc>
          <w:tcPr>
            <w:tcW w:w="1560" w:type="dxa"/>
          </w:tcPr>
          <w:p w14:paraId="11C43460" w14:textId="77777777" w:rsidR="000674DE" w:rsidRDefault="000674DE" w:rsidP="00BD34FC">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r>
    </w:tbl>
    <w:p w14:paraId="113910CB" w14:textId="77777777" w:rsidR="000674DE" w:rsidRDefault="000674DE" w:rsidP="000674DE">
      <w:pPr>
        <w:pStyle w:val="NoSpacing"/>
        <w:rPr>
          <w:rFonts w:eastAsiaTheme="minorEastAsia"/>
        </w:rPr>
      </w:pPr>
    </w:p>
    <w:p w14:paraId="5546076C" w14:textId="77777777" w:rsidR="000674DE" w:rsidRDefault="000674DE" w:rsidP="000674DE">
      <w:pPr>
        <w:pStyle w:val="NoSpacing"/>
        <w:rPr>
          <w:rFonts w:eastAsiaTheme="minorEastAsia"/>
        </w:rPr>
      </w:pPr>
      <w:r w:rsidRPr="00947327">
        <w:rPr>
          <w:rFonts w:eastAsiaTheme="minorEastAsia"/>
          <w:b/>
          <w:bCs/>
        </w:rPr>
        <w:t xml:space="preserve">Table </w:t>
      </w:r>
      <w:r>
        <w:rPr>
          <w:rFonts w:eastAsiaTheme="minorEastAsia"/>
          <w:b/>
          <w:bCs/>
        </w:rPr>
        <w:t>M</w:t>
      </w:r>
      <w:r w:rsidRPr="00947327">
        <w:rPr>
          <w:rFonts w:eastAsiaTheme="minorEastAsia"/>
          <w:b/>
          <w:bCs/>
        </w:rPr>
        <w:t>2</w:t>
      </w:r>
      <w:r>
        <w:rPr>
          <w:rFonts w:eastAsiaTheme="minorEastAsia"/>
        </w:rPr>
        <w:t xml:space="preserve"> – Parameter Descriptions and Values </w:t>
      </w:r>
    </w:p>
    <w:tbl>
      <w:tblPr>
        <w:tblStyle w:val="GridTable4"/>
        <w:tblW w:w="0" w:type="auto"/>
        <w:tblLook w:val="04A0" w:firstRow="1" w:lastRow="0" w:firstColumn="1" w:lastColumn="0" w:noHBand="0" w:noVBand="1"/>
      </w:tblPr>
      <w:tblGrid>
        <w:gridCol w:w="1555"/>
        <w:gridCol w:w="3982"/>
        <w:gridCol w:w="2066"/>
      </w:tblGrid>
      <w:tr w:rsidR="000674DE" w14:paraId="1A3C476C" w14:textId="77777777" w:rsidTr="00BD34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A97A59A" w14:textId="77777777" w:rsidR="000674DE" w:rsidRDefault="000674DE" w:rsidP="00BD34FC">
            <w:pPr>
              <w:pStyle w:val="NoSpacing"/>
              <w:rPr>
                <w:rFonts w:eastAsiaTheme="minorEastAsia"/>
              </w:rPr>
            </w:pPr>
            <w:r>
              <w:rPr>
                <w:rFonts w:eastAsiaTheme="minorEastAsia"/>
              </w:rPr>
              <w:t>Parameters</w:t>
            </w:r>
          </w:p>
        </w:tc>
        <w:tc>
          <w:tcPr>
            <w:tcW w:w="3982" w:type="dxa"/>
          </w:tcPr>
          <w:p w14:paraId="26B91050" w14:textId="77777777" w:rsidR="000674DE" w:rsidRDefault="000674DE" w:rsidP="00BD34FC">
            <w:pPr>
              <w:pStyle w:val="NoSpacing"/>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Description</w:t>
            </w:r>
          </w:p>
        </w:tc>
        <w:tc>
          <w:tcPr>
            <w:tcW w:w="2066" w:type="dxa"/>
          </w:tcPr>
          <w:p w14:paraId="24B3A135" w14:textId="77777777" w:rsidR="000674DE" w:rsidRDefault="000674DE" w:rsidP="00BD34FC">
            <w:pPr>
              <w:pStyle w:val="NoSpacing"/>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Value</w:t>
            </w:r>
          </w:p>
        </w:tc>
      </w:tr>
      <w:tr w:rsidR="000674DE" w14:paraId="5FE53FF8" w14:textId="77777777" w:rsidTr="00BD3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58CB38F" w14:textId="77777777" w:rsidR="000674DE" w:rsidRDefault="000674DE" w:rsidP="00BD34FC">
            <w:pPr>
              <w:pStyle w:val="NoSpacing"/>
              <w:rPr>
                <w:rFonts w:eastAsiaTheme="minorEastAsia" w:cstheme="minorHAnsi"/>
              </w:rPr>
            </w:pPr>
            <w:r>
              <w:rPr>
                <w:rFonts w:eastAsiaTheme="minorEastAsia" w:cstheme="minorHAnsi"/>
              </w:rPr>
              <w:t>R</w:t>
            </w:r>
            <w:r w:rsidRPr="00ED0457">
              <w:rPr>
                <w:rFonts w:eastAsiaTheme="minorEastAsia" w:cstheme="minorHAnsi"/>
                <w:vertAlign w:val="subscript"/>
              </w:rPr>
              <w:t>0</w:t>
            </w:r>
          </w:p>
        </w:tc>
        <w:tc>
          <w:tcPr>
            <w:tcW w:w="3982" w:type="dxa"/>
          </w:tcPr>
          <w:p w14:paraId="51D126B3" w14:textId="77777777" w:rsidR="000674DE" w:rsidRDefault="000674DE" w:rsidP="00BD34FC">
            <w:pPr>
              <w:pStyle w:val="NoSpacing"/>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Baseline basic reproduction number </w:t>
            </w:r>
          </w:p>
        </w:tc>
        <w:tc>
          <w:tcPr>
            <w:tcW w:w="2066" w:type="dxa"/>
          </w:tcPr>
          <w:p w14:paraId="5FC6923E" w14:textId="77777777" w:rsidR="000674DE" w:rsidRDefault="000674DE" w:rsidP="00BD34FC">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2.8</w:t>
            </w:r>
          </w:p>
        </w:tc>
      </w:tr>
      <w:tr w:rsidR="000674DE" w14:paraId="67DC4769" w14:textId="77777777" w:rsidTr="00BD34FC">
        <w:tc>
          <w:tcPr>
            <w:cnfStyle w:val="001000000000" w:firstRow="0" w:lastRow="0" w:firstColumn="1" w:lastColumn="0" w:oddVBand="0" w:evenVBand="0" w:oddHBand="0" w:evenHBand="0" w:firstRowFirstColumn="0" w:firstRowLastColumn="0" w:lastRowFirstColumn="0" w:lastRowLastColumn="0"/>
            <w:tcW w:w="1555" w:type="dxa"/>
          </w:tcPr>
          <w:p w14:paraId="78D3F910" w14:textId="77777777" w:rsidR="000674DE" w:rsidRDefault="000674DE" w:rsidP="00BD34FC">
            <w:pPr>
              <w:pStyle w:val="NoSpacing"/>
              <w:rPr>
                <w:rFonts w:eastAsiaTheme="minorEastAsia" w:cstheme="minorHAnsi"/>
              </w:rPr>
            </w:pPr>
            <w:r>
              <w:rPr>
                <w:rFonts w:eastAsiaTheme="minorEastAsia" w:cstheme="minorHAnsi"/>
              </w:rPr>
              <w:t>T</w:t>
            </w:r>
            <w:r w:rsidRPr="00ED0457">
              <w:rPr>
                <w:rFonts w:eastAsiaTheme="minorEastAsia" w:cstheme="minorHAnsi"/>
                <w:vertAlign w:val="subscript"/>
              </w:rPr>
              <w:t>2</w:t>
            </w:r>
          </w:p>
        </w:tc>
        <w:tc>
          <w:tcPr>
            <w:tcW w:w="3982" w:type="dxa"/>
          </w:tcPr>
          <w:p w14:paraId="7706D132" w14:textId="100B9BED" w:rsidR="000674DE" w:rsidRDefault="00BD34FC" w:rsidP="00BD34FC">
            <w:pPr>
              <w:pStyle w:val="NoSpacing"/>
              <w:cnfStyle w:val="000000000000" w:firstRow="0" w:lastRow="0" w:firstColumn="0" w:lastColumn="0" w:oddVBand="0" w:evenVBand="0" w:oddHBand="0" w:evenHBand="0" w:firstRowFirstColumn="0" w:firstRowLastColumn="0" w:lastRowFirstColumn="0" w:lastRowLastColumn="0"/>
              <w:rPr>
                <w:rFonts w:eastAsiaTheme="minorEastAsia"/>
              </w:rPr>
            </w:pPr>
            <w:ins w:id="347" w:author="Alexander Morgan" w:date="2020-04-28T16:45:00Z">
              <w:r>
                <w:rPr>
                  <w:rFonts w:eastAsiaTheme="minorEastAsia"/>
                </w:rPr>
                <w:t xml:space="preserve">Baseline </w:t>
              </w:r>
            </w:ins>
            <w:del w:id="348" w:author="Alexander Morgan" w:date="2020-04-28T16:45:00Z">
              <w:r w:rsidR="000674DE" w:rsidDel="00BD34FC">
                <w:rPr>
                  <w:rFonts w:eastAsiaTheme="minorEastAsia"/>
                </w:rPr>
                <w:delText>D</w:delText>
              </w:r>
            </w:del>
            <w:ins w:id="349" w:author="Alexander Morgan" w:date="2020-04-28T16:45:00Z">
              <w:r>
                <w:rPr>
                  <w:rFonts w:eastAsiaTheme="minorEastAsia"/>
                </w:rPr>
                <w:t>d</w:t>
              </w:r>
            </w:ins>
            <w:r w:rsidR="000674DE">
              <w:rPr>
                <w:rFonts w:eastAsiaTheme="minorEastAsia"/>
              </w:rPr>
              <w:t>oubling time</w:t>
            </w:r>
          </w:p>
        </w:tc>
        <w:tc>
          <w:tcPr>
            <w:tcW w:w="2066" w:type="dxa"/>
          </w:tcPr>
          <w:p w14:paraId="5B946B11" w14:textId="77777777" w:rsidR="000674DE" w:rsidRDefault="000674DE" w:rsidP="00BD34FC">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3.3 days</w:t>
            </w:r>
          </w:p>
        </w:tc>
      </w:tr>
      <w:tr w:rsidR="000674DE" w14:paraId="61882EC5" w14:textId="77777777" w:rsidTr="00BD3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8AC77FE" w14:textId="77777777" w:rsidR="000674DE" w:rsidRDefault="000674DE" w:rsidP="00BD34FC">
            <w:pPr>
              <w:pStyle w:val="NoSpacing"/>
              <w:rPr>
                <w:rFonts w:eastAsiaTheme="minorEastAsia"/>
              </w:rPr>
            </w:pPr>
            <w:r>
              <w:rPr>
                <w:rFonts w:eastAsiaTheme="minorEastAsia" w:cstheme="minorHAnsi"/>
              </w:rPr>
              <w:t>β</w:t>
            </w:r>
            <w:r w:rsidRPr="00EA776B">
              <w:rPr>
                <w:rFonts w:eastAsiaTheme="minorEastAsia" w:cstheme="minorHAnsi"/>
                <w:vertAlign w:val="subscript"/>
              </w:rPr>
              <w:t>x</w:t>
            </w:r>
          </w:p>
        </w:tc>
        <w:tc>
          <w:tcPr>
            <w:tcW w:w="3982" w:type="dxa"/>
          </w:tcPr>
          <w:p w14:paraId="5B83ED84" w14:textId="77777777" w:rsidR="000674DE" w:rsidRDefault="000674DE" w:rsidP="00BD34FC">
            <w:pPr>
              <w:pStyle w:val="NoSpacing"/>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Per capita rate of infectious transmission</w:t>
            </w:r>
          </w:p>
        </w:tc>
        <w:tc>
          <w:tcPr>
            <w:tcW w:w="2066" w:type="dxa"/>
          </w:tcPr>
          <w:p w14:paraId="6F3BBB2A" w14:textId="77777777" w:rsidR="000674DE" w:rsidRDefault="000674DE" w:rsidP="00BD34FC">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Varies (see Table 3)</w:t>
            </w:r>
          </w:p>
        </w:tc>
      </w:tr>
      <w:tr w:rsidR="000674DE" w14:paraId="231A95AD" w14:textId="77777777" w:rsidTr="00BD34FC">
        <w:tc>
          <w:tcPr>
            <w:cnfStyle w:val="001000000000" w:firstRow="0" w:lastRow="0" w:firstColumn="1" w:lastColumn="0" w:oddVBand="0" w:evenVBand="0" w:oddHBand="0" w:evenHBand="0" w:firstRowFirstColumn="0" w:firstRowLastColumn="0" w:lastRowFirstColumn="0" w:lastRowLastColumn="0"/>
            <w:tcW w:w="1555" w:type="dxa"/>
          </w:tcPr>
          <w:p w14:paraId="407726CA" w14:textId="77777777" w:rsidR="000674DE" w:rsidRDefault="000674DE" w:rsidP="00BD34FC">
            <w:pPr>
              <w:pStyle w:val="NoSpacing"/>
              <w:rPr>
                <w:rFonts w:eastAsiaTheme="minorEastAsia"/>
              </w:rPr>
            </w:pPr>
            <w:r>
              <w:rPr>
                <w:rFonts w:eastAsiaTheme="minorEastAsia" w:cstheme="minorHAnsi"/>
              </w:rPr>
              <w:lastRenderedPageBreak/>
              <w:t>γ</w:t>
            </w:r>
          </w:p>
        </w:tc>
        <w:tc>
          <w:tcPr>
            <w:tcW w:w="3982" w:type="dxa"/>
          </w:tcPr>
          <w:p w14:paraId="3617EA73" w14:textId="77777777" w:rsidR="000674DE" w:rsidRDefault="000674DE" w:rsidP="00BD34FC">
            <w:pPr>
              <w:pStyle w:val="NoSpacing"/>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Per capita rate of recovery </w:t>
            </w:r>
          </w:p>
        </w:tc>
        <w:tc>
          <w:tcPr>
            <w:tcW w:w="2066" w:type="dxa"/>
          </w:tcPr>
          <w:p w14:paraId="4E8A1A2A" w14:textId="77777777" w:rsidR="000674DE" w:rsidRDefault="000674DE" w:rsidP="00BD34FC">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0.1167 day</w:t>
            </w:r>
            <w:r w:rsidRPr="00ED0457">
              <w:rPr>
                <w:rFonts w:eastAsiaTheme="minorEastAsia"/>
                <w:vertAlign w:val="superscript"/>
              </w:rPr>
              <w:t>-1</w:t>
            </w:r>
          </w:p>
        </w:tc>
      </w:tr>
      <w:tr w:rsidR="000674DE" w14:paraId="4584BD19" w14:textId="77777777" w:rsidTr="00BD3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DECCE36" w14:textId="77777777" w:rsidR="000674DE" w:rsidRDefault="000674DE" w:rsidP="00BD34FC">
            <w:pPr>
              <w:pStyle w:val="NoSpacing"/>
              <w:rPr>
                <w:rFonts w:eastAsiaTheme="minorEastAsia"/>
              </w:rPr>
            </w:pPr>
            <w:r>
              <w:rPr>
                <w:rFonts w:eastAsiaTheme="minorEastAsia" w:cstheme="minorHAnsi"/>
              </w:rPr>
              <w:t>ζ</w:t>
            </w:r>
          </w:p>
        </w:tc>
        <w:tc>
          <w:tcPr>
            <w:tcW w:w="3982" w:type="dxa"/>
          </w:tcPr>
          <w:p w14:paraId="10AFC895" w14:textId="77777777" w:rsidR="000674DE" w:rsidRDefault="000674DE" w:rsidP="00BD34FC">
            <w:pPr>
              <w:pStyle w:val="NoSpacing"/>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Per capita rate of immunity loss</w:t>
            </w:r>
          </w:p>
        </w:tc>
        <w:tc>
          <w:tcPr>
            <w:tcW w:w="2066" w:type="dxa"/>
          </w:tcPr>
          <w:p w14:paraId="42AEC33C" w14:textId="77777777" w:rsidR="000674DE" w:rsidRDefault="000674DE" w:rsidP="00BD34FC">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0.0027 day</w:t>
            </w:r>
            <w:r w:rsidRPr="00ED0457">
              <w:rPr>
                <w:rFonts w:eastAsiaTheme="minorEastAsia"/>
                <w:vertAlign w:val="superscript"/>
              </w:rPr>
              <w:t>-1</w:t>
            </w:r>
          </w:p>
        </w:tc>
      </w:tr>
    </w:tbl>
    <w:p w14:paraId="10573BEE" w14:textId="77777777" w:rsidR="000674DE" w:rsidRDefault="000674DE" w:rsidP="000674DE">
      <w:pPr>
        <w:pStyle w:val="NoSpacing"/>
        <w:jc w:val="both"/>
        <w:rPr>
          <w:rFonts w:eastAsiaTheme="minorEastAsia"/>
        </w:rPr>
      </w:pPr>
    </w:p>
    <w:p w14:paraId="7DA2D6C0" w14:textId="77777777" w:rsidR="000674DE" w:rsidRPr="00503AF1" w:rsidRDefault="000674DE" w:rsidP="000674DE">
      <w:pPr>
        <w:pStyle w:val="NoSpacing"/>
        <w:jc w:val="right"/>
        <w:rPr>
          <w:rFonts w:eastAsiaTheme="minorEastAsia"/>
        </w:rPr>
      </w:pPr>
    </w:p>
    <w:p w14:paraId="6B1573EA" w14:textId="77777777" w:rsidR="000674DE" w:rsidRPr="00783066" w:rsidRDefault="000674DE" w:rsidP="000674DE">
      <w:pPr>
        <w:pStyle w:val="NoSpacing"/>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dt</m:t>
              </m:r>
            </m:den>
          </m:f>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5</m:t>
              </m:r>
            </m:sup>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e>
          </m:nary>
          <m:r>
            <w:rPr>
              <w:rFonts w:ascii="Cambria Math" w:eastAsiaTheme="minorEastAsia" w:hAnsi="Cambria Math"/>
            </w:rPr>
            <m:t>+ζ</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m:oMathPara>
    </w:p>
    <w:p w14:paraId="310CD510" w14:textId="77777777" w:rsidR="000674DE" w:rsidRDefault="000674DE" w:rsidP="000674DE">
      <w:pPr>
        <w:pStyle w:val="NoSpacing"/>
        <w:rPr>
          <w:rFonts w:eastAsiaTheme="minorEastAsia"/>
        </w:rPr>
      </w:pPr>
    </w:p>
    <w:p w14:paraId="5456A6CB" w14:textId="77777777" w:rsidR="000674DE" w:rsidRPr="00783066" w:rsidRDefault="000674DE" w:rsidP="000674DE">
      <w:pPr>
        <w:pStyle w:val="NoSpacing"/>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i</m:t>
                  </m:r>
                </m:sub>
              </m:sSub>
            </m:num>
            <m:den>
              <m:r>
                <w:rPr>
                  <w:rFonts w:ascii="Cambria Math" w:hAnsi="Cambria Math"/>
                </w:rPr>
                <m:t>dt</m:t>
              </m:r>
            </m:den>
          </m:f>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5</m:t>
              </m:r>
            </m:sup>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e>
          </m:nary>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oMath>
      </m:oMathPara>
    </w:p>
    <w:p w14:paraId="1B49ADBD" w14:textId="77777777" w:rsidR="000674DE" w:rsidRDefault="000674DE" w:rsidP="000674DE">
      <w:pPr>
        <w:pStyle w:val="NoSpacing"/>
        <w:jc w:val="center"/>
        <w:rPr>
          <w:rFonts w:eastAsiaTheme="minorEastAsia"/>
        </w:rPr>
      </w:pPr>
    </w:p>
    <w:p w14:paraId="749AE607" w14:textId="77777777" w:rsidR="000674DE" w:rsidRPr="00783066" w:rsidRDefault="000674DE" w:rsidP="000674DE">
      <w:pPr>
        <w:pStyle w:val="NoSpacing"/>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i</m:t>
                  </m:r>
                </m:sub>
              </m:sSub>
            </m:num>
            <m:den>
              <m:r>
                <w:rPr>
                  <w:rFonts w:ascii="Cambria Math" w:hAnsi="Cambria Math"/>
                </w:rPr>
                <m:t>dt</m:t>
              </m:r>
            </m:den>
          </m:f>
          <m:r>
            <w:rPr>
              <w:rFonts w:ascii="Cambria Math" w:hAnsi="Cambria Math"/>
            </w:rPr>
            <m:t>=</m:t>
          </m:r>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-ζ</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m:oMathPara>
    </w:p>
    <w:p w14:paraId="7577877C" w14:textId="77777777" w:rsidR="000674DE" w:rsidRDefault="000674DE" w:rsidP="000674DE">
      <w:pPr>
        <w:pStyle w:val="NoSpacing"/>
        <w:jc w:val="right"/>
        <w:rPr>
          <w:rFonts w:eastAsiaTheme="minorEastAsia"/>
        </w:rPr>
      </w:pPr>
      <w:r>
        <w:rPr>
          <w:rFonts w:eastAsiaTheme="minorEastAsia"/>
        </w:rPr>
        <w:t>Eqn1.1</w:t>
      </w:r>
    </w:p>
    <w:p w14:paraId="0595A473" w14:textId="43512F67" w:rsidR="000674DE" w:rsidRDefault="000674DE" w:rsidP="000674DE">
      <w:pPr>
        <w:pStyle w:val="NoSpacing"/>
        <w:jc w:val="both"/>
        <w:rPr>
          <w:ins w:id="350" w:author="Alexander Morgan" w:date="2020-04-28T18:12:00Z"/>
        </w:rPr>
      </w:pPr>
    </w:p>
    <w:p w14:paraId="1C9466F9" w14:textId="3910593E" w:rsidR="003C04A6" w:rsidRDefault="003C04A6" w:rsidP="000674DE">
      <w:pPr>
        <w:pStyle w:val="NoSpacing"/>
        <w:jc w:val="both"/>
        <w:rPr>
          <w:ins w:id="351" w:author="Alexander Morgan" w:date="2020-04-28T18:12:00Z"/>
        </w:rPr>
      </w:pPr>
      <m:oMathPara>
        <m:oMath>
          <m:r>
            <w:ins w:id="352" w:author="Alexander Morgan" w:date="2020-04-28T18:13:00Z">
              <w:rPr>
                <w:rFonts w:ascii="Cambria Math" w:hAnsi="Cambria Math"/>
              </w:rPr>
              <m:t>β=</m:t>
            </w:ins>
          </m:r>
          <m:sSub>
            <m:sSubPr>
              <m:ctrlPr>
                <w:ins w:id="353" w:author="Alexander Morgan" w:date="2020-04-28T18:14:00Z">
                  <w:rPr>
                    <w:rFonts w:ascii="Cambria Math" w:hAnsi="Cambria Math"/>
                    <w:i/>
                  </w:rPr>
                </w:ins>
              </m:ctrlPr>
            </m:sSubPr>
            <m:e>
              <m:r>
                <w:ins w:id="354" w:author="Alexander Morgan" w:date="2020-04-28T18:14:00Z">
                  <w:rPr>
                    <w:rFonts w:ascii="Cambria Math" w:hAnsi="Cambria Math"/>
                  </w:rPr>
                  <m:t>R</m:t>
                </w:ins>
              </m:r>
            </m:e>
            <m:sub>
              <m:r>
                <w:ins w:id="355" w:author="Alexander Morgan" w:date="2020-04-28T18:14:00Z">
                  <w:rPr>
                    <w:rFonts w:ascii="Cambria Math" w:hAnsi="Cambria Math"/>
                  </w:rPr>
                  <m:t>0</m:t>
                </w:ins>
              </m:r>
            </m:sub>
          </m:sSub>
          <m:r>
            <w:ins w:id="356" w:author="Alexander Morgan" w:date="2020-04-28T18:14:00Z">
              <w:rPr>
                <w:rFonts w:ascii="Cambria Math" w:hAnsi="Cambria Math"/>
              </w:rPr>
              <m:t>γ</m:t>
            </w:ins>
          </m:r>
        </m:oMath>
      </m:oMathPara>
    </w:p>
    <w:p w14:paraId="2B8ACEA8" w14:textId="74EC371C" w:rsidR="003C04A6" w:rsidRDefault="003C04A6" w:rsidP="003C04A6">
      <w:pPr>
        <w:pStyle w:val="NoSpacing"/>
        <w:jc w:val="right"/>
        <w:rPr>
          <w:ins w:id="357" w:author="Alexander Morgan" w:date="2020-04-28T18:14:00Z"/>
          <w:rFonts w:eastAsiaTheme="minorEastAsia"/>
        </w:rPr>
      </w:pPr>
      <w:ins w:id="358" w:author="Alexander Morgan" w:date="2020-04-28T18:14:00Z">
        <w:r>
          <w:rPr>
            <w:rFonts w:eastAsiaTheme="minorEastAsia"/>
          </w:rPr>
          <w:t>Eqn1.</w:t>
        </w:r>
        <w:r>
          <w:rPr>
            <w:rFonts w:eastAsiaTheme="minorEastAsia"/>
          </w:rPr>
          <w:t>2</w:t>
        </w:r>
      </w:ins>
    </w:p>
    <w:p w14:paraId="1A4133D3" w14:textId="77777777" w:rsidR="003C04A6" w:rsidRDefault="003C04A6" w:rsidP="003C04A6">
      <w:pPr>
        <w:pStyle w:val="NoSpacing"/>
        <w:jc w:val="both"/>
        <w:rPr>
          <w:ins w:id="359" w:author="Alexander Morgan" w:date="2020-04-28T18:14:00Z"/>
        </w:rPr>
      </w:pPr>
    </w:p>
    <w:p w14:paraId="526DF2FA" w14:textId="1E7FB2BE" w:rsidR="003C04A6" w:rsidRDefault="003C04A6" w:rsidP="003C04A6">
      <w:pPr>
        <w:pStyle w:val="NoSpacing"/>
        <w:jc w:val="both"/>
        <w:rPr>
          <w:ins w:id="360" w:author="Alexander Morgan" w:date="2020-04-28T18:14:00Z"/>
        </w:rPr>
      </w:pPr>
      <m:oMathPara>
        <m:oMath>
          <m:r>
            <w:ins w:id="361" w:author="Alexander Morgan" w:date="2020-04-28T18:16:00Z">
              <w:rPr>
                <w:rFonts w:ascii="Cambria Math" w:hAnsi="Cambria Math"/>
              </w:rPr>
              <m:t>Generation Time</m:t>
            </w:ins>
          </m:r>
          <m:r>
            <w:ins w:id="362" w:author="Alexander Morgan" w:date="2020-04-28T18:14:00Z">
              <w:rPr>
                <w:rFonts w:ascii="Cambria Math" w:hAnsi="Cambria Math"/>
              </w:rPr>
              <m:t>=</m:t>
            </w:ins>
          </m:r>
          <m:sSub>
            <m:sSubPr>
              <m:ctrlPr>
                <w:ins w:id="363" w:author="Alexander Morgan" w:date="2020-04-28T18:17:00Z">
                  <w:rPr>
                    <w:rFonts w:ascii="Cambria Math" w:hAnsi="Cambria Math"/>
                    <w:i/>
                  </w:rPr>
                </w:ins>
              </m:ctrlPr>
            </m:sSubPr>
            <m:e>
              <m:r>
                <w:ins w:id="364" w:author="Alexander Morgan" w:date="2020-04-28T18:17:00Z">
                  <w:rPr>
                    <w:rFonts w:ascii="Cambria Math" w:hAnsi="Cambria Math"/>
                  </w:rPr>
                  <m:t>T</m:t>
                </w:ins>
              </m:r>
            </m:e>
            <m:sub>
              <m:r>
                <w:ins w:id="365" w:author="Alexander Morgan" w:date="2020-04-28T18:17:00Z">
                  <w:rPr>
                    <w:rFonts w:ascii="Cambria Math" w:hAnsi="Cambria Math"/>
                  </w:rPr>
                  <m:t>2</m:t>
                </w:ins>
              </m:r>
            </m:sub>
          </m:sSub>
          <m:f>
            <m:fPr>
              <m:ctrlPr>
                <w:ins w:id="366" w:author="Alexander Morgan" w:date="2020-04-28T18:17:00Z">
                  <w:rPr>
                    <w:rFonts w:ascii="Cambria Math" w:hAnsi="Cambria Math"/>
                    <w:i/>
                  </w:rPr>
                </w:ins>
              </m:ctrlPr>
            </m:fPr>
            <m:num>
              <m:sSub>
                <m:sSubPr>
                  <m:ctrlPr>
                    <w:ins w:id="367" w:author="Alexander Morgan" w:date="2020-04-28T18:17:00Z">
                      <w:rPr>
                        <w:rFonts w:ascii="Cambria Math" w:hAnsi="Cambria Math"/>
                        <w:i/>
                      </w:rPr>
                    </w:ins>
                  </m:ctrlPr>
                </m:sSubPr>
                <m:e>
                  <m:r>
                    <w:ins w:id="368" w:author="Alexander Morgan" w:date="2020-04-28T18:17:00Z">
                      <w:rPr>
                        <w:rFonts w:ascii="Cambria Math" w:hAnsi="Cambria Math"/>
                      </w:rPr>
                      <m:t>R</m:t>
                    </w:ins>
                  </m:r>
                </m:e>
                <m:sub>
                  <m:r>
                    <w:ins w:id="369" w:author="Alexander Morgan" w:date="2020-04-28T18:18:00Z">
                      <w:rPr>
                        <w:rFonts w:ascii="Cambria Math" w:hAnsi="Cambria Math"/>
                      </w:rPr>
                      <m:t>0</m:t>
                    </w:ins>
                  </m:r>
                </m:sub>
              </m:sSub>
              <m:r>
                <w:ins w:id="370" w:author="Alexander Morgan" w:date="2020-04-28T18:18:00Z">
                  <w:rPr>
                    <w:rFonts w:ascii="Cambria Math" w:hAnsi="Cambria Math"/>
                  </w:rPr>
                  <m:t>-1</m:t>
                </w:ins>
              </m:r>
            </m:num>
            <m:den>
              <m:r>
                <m:rPr>
                  <m:sty m:val="p"/>
                </m:rPr>
                <w:rPr>
                  <w:rFonts w:ascii="Cambria Math" w:hAnsi="Cambria Math"/>
                </w:rPr>
                <m:t>log⁡</m:t>
              </m:r>
              <m:r>
                <w:ins w:id="371" w:author="Alexander Morgan" w:date="2020-04-28T18:18:00Z">
                  <w:rPr>
                    <w:rFonts w:ascii="Cambria Math" w:hAnsi="Cambria Math"/>
                  </w:rPr>
                  <m:t>(2)</m:t>
                </w:ins>
              </m:r>
            </m:den>
          </m:f>
        </m:oMath>
      </m:oMathPara>
    </w:p>
    <w:p w14:paraId="5F0F4C0B" w14:textId="0F888089" w:rsidR="003C04A6" w:rsidRDefault="003C04A6" w:rsidP="003C04A6">
      <w:pPr>
        <w:pStyle w:val="NoSpacing"/>
        <w:jc w:val="right"/>
        <w:rPr>
          <w:ins w:id="372" w:author="Alexander Morgan" w:date="2020-04-28T18:14:00Z"/>
          <w:rFonts w:eastAsiaTheme="minorEastAsia"/>
        </w:rPr>
      </w:pPr>
      <w:ins w:id="373" w:author="Alexander Morgan" w:date="2020-04-28T18:14:00Z">
        <w:r>
          <w:rPr>
            <w:rFonts w:eastAsiaTheme="minorEastAsia"/>
          </w:rPr>
          <w:t>Eqn1.</w:t>
        </w:r>
        <w:r>
          <w:rPr>
            <w:rFonts w:eastAsiaTheme="minorEastAsia"/>
          </w:rPr>
          <w:t>3</w:t>
        </w:r>
      </w:ins>
    </w:p>
    <w:p w14:paraId="0700DD10" w14:textId="77777777" w:rsidR="003C04A6" w:rsidRDefault="003C04A6" w:rsidP="000674DE">
      <w:pPr>
        <w:pStyle w:val="NoSpacing"/>
        <w:jc w:val="both"/>
      </w:pPr>
    </w:p>
    <w:p w14:paraId="58D281C1" w14:textId="77777777" w:rsidR="000674DE" w:rsidRDefault="000674DE" w:rsidP="000674DE">
      <w:pPr>
        <w:pStyle w:val="NoSpacing"/>
        <w:rPr>
          <w:b/>
          <w:bCs/>
          <w:u w:val="single"/>
        </w:rPr>
      </w:pPr>
      <w:r w:rsidRPr="00C67E48">
        <w:rPr>
          <w:b/>
          <w:bCs/>
          <w:u w:val="single"/>
        </w:rPr>
        <w:t xml:space="preserve">WAIFW Matrix and </w:t>
      </w:r>
      <w:r>
        <w:rPr>
          <w:b/>
          <w:bCs/>
          <w:u w:val="single"/>
        </w:rPr>
        <w:t xml:space="preserve">Modelling </w:t>
      </w:r>
      <w:r w:rsidRPr="00C67E48">
        <w:rPr>
          <w:b/>
          <w:bCs/>
          <w:u w:val="single"/>
        </w:rPr>
        <w:t>Transmission</w:t>
      </w:r>
    </w:p>
    <w:p w14:paraId="1EC8A8E0" w14:textId="77777777" w:rsidR="000674DE" w:rsidRPr="00C67E48" w:rsidRDefault="000674DE" w:rsidP="000674DE">
      <w:pPr>
        <w:pStyle w:val="NoSpacing"/>
        <w:jc w:val="center"/>
        <w:rPr>
          <w:b/>
          <w:bCs/>
          <w:u w:val="single"/>
        </w:rPr>
      </w:pPr>
    </w:p>
    <w:p w14:paraId="13035219" w14:textId="6656FDA4" w:rsidR="000674DE" w:rsidRDefault="000674DE" w:rsidP="000674DE">
      <w:pPr>
        <w:pStyle w:val="NoSpacing"/>
        <w:jc w:val="both"/>
      </w:pPr>
      <w:r>
        <w:t xml:space="preserve">A “who acquires infection from whom” (WAIFW) matrix was created to describe </w:t>
      </w:r>
      <w:del w:id="374" w:author="Alexander Morgan" w:date="2020-04-28T17:09:00Z">
        <w:r w:rsidDel="00CF7CE9">
          <w:delText xml:space="preserve">infectious </w:delText>
        </w:r>
      </w:del>
      <w:r>
        <w:t>transmission between the three sub-populations (</w:t>
      </w:r>
      <w:r w:rsidRPr="00EA776B">
        <w:rPr>
          <w:b/>
          <w:bCs/>
        </w:rPr>
        <w:t>Tabl</w:t>
      </w:r>
      <w:ins w:id="375" w:author="Alexander Morgan" w:date="2020-04-28T16:50:00Z">
        <w:r w:rsidR="00BD34FC">
          <w:t xml:space="preserve">e </w:t>
        </w:r>
        <w:r w:rsidR="00BD34FC" w:rsidRPr="000E3EC9">
          <w:rPr>
            <w:b/>
            <w:bCs/>
            <w:rPrChange w:id="376" w:author="Alexander Morgan" w:date="2020-04-28T21:22:00Z">
              <w:rPr/>
            </w:rPrChange>
          </w:rPr>
          <w:t>M3</w:t>
        </w:r>
        <w:r w:rsidR="00BD34FC">
          <w:t>)</w:t>
        </w:r>
      </w:ins>
      <w:del w:id="377" w:author="Alexander Morgan" w:date="2020-04-28T16:50:00Z">
        <w:r w:rsidRPr="00EA776B" w:rsidDel="00BD34FC">
          <w:rPr>
            <w:b/>
            <w:bCs/>
          </w:rPr>
          <w:delText>e 3</w:delText>
        </w:r>
        <w:r w:rsidDel="00BD34FC">
          <w:delText>)</w:delText>
        </w:r>
      </w:del>
      <w:r>
        <w:t xml:space="preserve">. </w:t>
      </w:r>
      <w:del w:id="378" w:author="Alexander Morgan" w:date="2020-04-28T16:47:00Z">
        <w:r w:rsidDel="00BD34FC">
          <w:delText xml:space="preserve">The </w:delText>
        </w:r>
      </w:del>
      <w:ins w:id="379" w:author="Alexander Morgan" w:date="2020-04-28T16:47:00Z">
        <w:r w:rsidR="00BD34FC">
          <w:t xml:space="preserve">For the baseline scenario of 20/20/60, the </w:t>
        </w:r>
      </w:ins>
      <w:r>
        <w:t>remainder population was split into three subgroups</w:t>
      </w:r>
      <w:ins w:id="380" w:author="Alexander Morgan" w:date="2020-04-28T16:47:00Z">
        <w:r w:rsidR="00BD34FC">
          <w:t>,</w:t>
        </w:r>
      </w:ins>
      <w:r>
        <w:t xml:space="preserve"> to explicitly model differences in contact/transmission between the </w:t>
      </w:r>
      <w:ins w:id="381" w:author="Alexander Morgan" w:date="2020-04-28T17:01:00Z">
        <w:r w:rsidR="00CF7CE9">
          <w:t>remainder</w:t>
        </w:r>
      </w:ins>
      <w:ins w:id="382" w:author="Alexander Morgan" w:date="2020-04-28T17:10:00Z">
        <w:r w:rsidR="00430C1A">
          <w:t xml:space="preserve"> sub-population</w:t>
        </w:r>
      </w:ins>
      <w:ins w:id="383" w:author="Alexander Morgan" w:date="2020-04-28T17:01:00Z">
        <w:r w:rsidR="00CF7CE9">
          <w:t xml:space="preserve"> </w:t>
        </w:r>
      </w:ins>
      <w:del w:id="384" w:author="Alexander Morgan" w:date="2020-04-28T17:09:00Z">
        <w:r w:rsidDel="00430C1A">
          <w:delText>subgroups</w:delText>
        </w:r>
      </w:del>
      <w:ins w:id="385" w:author="Alexander Morgan" w:date="2020-04-28T17:01:00Z">
        <w:r w:rsidR="00CF7CE9">
          <w:t xml:space="preserve">and the </w:t>
        </w:r>
      </w:ins>
      <w:ins w:id="386" w:author="Alexander Morgan" w:date="2020-04-28T17:02:00Z">
        <w:r w:rsidR="00CF7CE9">
          <w:t>vulnerable/shielders</w:t>
        </w:r>
      </w:ins>
      <w:r>
        <w:t xml:space="preserve">. </w:t>
      </w:r>
    </w:p>
    <w:p w14:paraId="01714FD2" w14:textId="77777777" w:rsidR="000674DE" w:rsidRDefault="000674DE" w:rsidP="000674DE">
      <w:pPr>
        <w:pStyle w:val="NoSpacing"/>
        <w:jc w:val="both"/>
      </w:pPr>
    </w:p>
    <w:p w14:paraId="2FB2AE2F" w14:textId="2F48479E" w:rsidR="00430C1A" w:rsidRDefault="00430C1A" w:rsidP="000674DE">
      <w:pPr>
        <w:pStyle w:val="NoSpacing"/>
        <w:jc w:val="both"/>
        <w:rPr>
          <w:ins w:id="387" w:author="Alexander Morgan" w:date="2020-04-28T17:12:00Z"/>
        </w:rPr>
      </w:pPr>
      <w:commentRangeStart w:id="388"/>
      <w:ins w:id="389" w:author="Alexander Morgan" w:date="2020-04-28T17:10:00Z">
        <w:r>
          <w:t xml:space="preserve">Segregating the </w:t>
        </w:r>
      </w:ins>
      <w:ins w:id="390" w:author="Alexander Morgan" w:date="2020-04-28T17:11:00Z">
        <w:r>
          <w:t>remainders</w:t>
        </w:r>
      </w:ins>
      <w:ins w:id="391" w:author="Alexander Morgan" w:date="2020-04-28T17:10:00Z">
        <w:r>
          <w:t xml:space="preserve"> in</w:t>
        </w:r>
      </w:ins>
      <w:ins w:id="392" w:author="Alexander Morgan" w:date="2020-04-28T17:11:00Z">
        <w:r>
          <w:t>to</w:t>
        </w:r>
      </w:ins>
      <w:ins w:id="393" w:author="Alexander Morgan" w:date="2020-04-28T17:10:00Z">
        <w:r>
          <w:t xml:space="preserve"> sub-groups</w:t>
        </w:r>
      </w:ins>
      <w:del w:id="394" w:author="Alexander Morgan" w:date="2020-04-28T16:48:00Z">
        <w:r w:rsidR="000674DE" w:rsidDel="00BD34FC">
          <w:delText>Remainder</w:delText>
        </w:r>
      </w:del>
      <w:del w:id="395" w:author="Alexander Morgan" w:date="2020-04-28T17:10:00Z">
        <w:r w:rsidR="000674DE" w:rsidDel="00430C1A">
          <w:delText xml:space="preserve"> sub-</w:delText>
        </w:r>
      </w:del>
      <w:del w:id="396" w:author="Alexander Morgan" w:date="2020-04-28T16:48:00Z">
        <w:r w:rsidR="000674DE" w:rsidDel="00BD34FC">
          <w:delText>populations</w:delText>
        </w:r>
      </w:del>
      <w:ins w:id="397" w:author="Alexander Morgan" w:date="2020-04-28T16:48:00Z">
        <w:r w:rsidR="00BD34FC">
          <w:t xml:space="preserve"> </w:t>
        </w:r>
      </w:ins>
      <w:del w:id="398" w:author="Alexander Morgan" w:date="2020-04-28T16:48:00Z">
        <w:r w:rsidR="000674DE" w:rsidDel="00BD34FC">
          <w:delText xml:space="preserve"> were split in three sub-groups</w:delText>
        </w:r>
      </w:del>
      <w:ins w:id="399" w:author="Alexander Morgan" w:date="2020-04-28T16:48:00Z">
        <w:r w:rsidR="00BD34FC">
          <w:t xml:space="preserve">allowed for </w:t>
        </w:r>
      </w:ins>
      <w:del w:id="400" w:author="Alexander Morgan" w:date="2020-04-28T16:48:00Z">
        <w:r w:rsidR="000674DE" w:rsidDel="00BD34FC">
          <w:delText xml:space="preserve"> to give </w:delText>
        </w:r>
      </w:del>
      <w:r w:rsidR="000674DE">
        <w:t>greater flexibility in the frequency</w:t>
      </w:r>
      <w:ins w:id="401" w:author="Alexander Morgan" w:date="2020-04-28T16:49:00Z">
        <w:r w:rsidR="00BD34FC">
          <w:t>-</w:t>
        </w:r>
      </w:ins>
      <w:del w:id="402" w:author="Alexander Morgan" w:date="2020-04-28T16:49:00Z">
        <w:r w:rsidR="000674DE" w:rsidDel="00BD34FC">
          <w:delText xml:space="preserve"> </w:delText>
        </w:r>
      </w:del>
      <w:r w:rsidR="000674DE">
        <w:t>dependent framework, enabling variation to be modelled in the transmission rates between different sub</w:t>
      </w:r>
      <w:ins w:id="403" w:author="Alexander Morgan" w:date="2020-04-28T17:10:00Z">
        <w:r>
          <w:t>-</w:t>
        </w:r>
      </w:ins>
      <w:r w:rsidR="000674DE">
        <w:t>populations, whilst, critically, maintaining a globally balanced</w:t>
      </w:r>
      <w:ins w:id="404" w:author="Alexander Morgan" w:date="2020-04-28T16:49:00Z">
        <w:r w:rsidR="00BD34FC">
          <w:t xml:space="preserve"> and fixed</w:t>
        </w:r>
      </w:ins>
      <w:r w:rsidR="000674DE">
        <w:t xml:space="preserve"> R</w:t>
      </w:r>
      <w:r w:rsidR="000674DE" w:rsidRPr="00026CE3">
        <w:rPr>
          <w:vertAlign w:val="subscript"/>
        </w:rPr>
        <w:t>0</w:t>
      </w:r>
      <w:ins w:id="405" w:author="Alexander Morgan" w:date="2020-04-28T16:49:00Z">
        <w:r w:rsidR="00BD34FC">
          <w:rPr>
            <w:vertAlign w:val="subscript"/>
          </w:rPr>
          <w:t xml:space="preserve"> </w:t>
        </w:r>
        <w:r w:rsidR="00BD34FC">
          <w:t>value</w:t>
        </w:r>
      </w:ins>
      <w:ins w:id="406" w:author="Alexander Morgan" w:date="2020-04-28T17:10:00Z">
        <w:r>
          <w:t xml:space="preserve"> throughout the model</w:t>
        </w:r>
      </w:ins>
      <w:r w:rsidR="000674DE">
        <w:t>. However, the</w:t>
      </w:r>
      <w:del w:id="407" w:author="Alexander Morgan" w:date="2020-04-28T17:18:00Z">
        <w:r w:rsidR="000674DE" w:rsidDel="00430C1A">
          <w:delText>se</w:delText>
        </w:r>
      </w:del>
      <w:r w:rsidR="000674DE">
        <w:t xml:space="preserve"> three </w:t>
      </w:r>
      <w:ins w:id="408" w:author="Alexander Morgan" w:date="2020-04-28T17:03:00Z">
        <w:r w:rsidR="00CF7CE9">
          <w:t xml:space="preserve">remainder </w:t>
        </w:r>
      </w:ins>
      <w:r w:rsidR="000674DE">
        <w:t xml:space="preserve">sub-groups are </w:t>
      </w:r>
      <w:del w:id="409" w:author="Alexander Morgan" w:date="2020-04-28T16:55:00Z">
        <w:r w:rsidR="000674DE" w:rsidDel="00BD34FC">
          <w:delText xml:space="preserve">qualitatively </w:delText>
        </w:r>
      </w:del>
      <w:ins w:id="410" w:author="Alexander Morgan" w:date="2020-04-28T16:55:00Z">
        <w:r w:rsidR="00BD34FC">
          <w:t xml:space="preserve">functionally </w:t>
        </w:r>
      </w:ins>
      <w:r w:rsidR="000674DE">
        <w:t>identical</w:t>
      </w:r>
      <w:ins w:id="411" w:author="Alexander Morgan" w:date="2020-04-28T17:17:00Z">
        <w:r>
          <w:t>, with</w:t>
        </w:r>
      </w:ins>
      <w:del w:id="412" w:author="Alexander Morgan" w:date="2020-04-28T17:17:00Z">
        <w:r w:rsidR="000674DE" w:rsidDel="00430C1A">
          <w:delText xml:space="preserve"> </w:delText>
        </w:r>
      </w:del>
      <w:ins w:id="413" w:author="Alexander Morgan" w:date="2020-04-28T17:12:00Z">
        <w:r>
          <w:t xml:space="preserve"> homogenous mixing</w:t>
        </w:r>
      </w:ins>
      <w:ins w:id="414" w:author="Alexander Morgan" w:date="2020-04-28T17:18:00Z">
        <w:r>
          <w:t xml:space="preserve"> in the remainder sub-population </w:t>
        </w:r>
      </w:ins>
      <w:ins w:id="415" w:author="Alexander Morgan" w:date="2020-04-28T17:12:00Z">
        <w:r>
          <w:t xml:space="preserve">assumed to occur </w:t>
        </w:r>
      </w:ins>
      <w:ins w:id="416" w:author="Alexander Morgan" w:date="2020-04-28T17:17:00Z">
        <w:r>
          <w:t>and</w:t>
        </w:r>
      </w:ins>
      <w:ins w:id="417" w:author="Alexander Morgan" w:date="2020-04-28T17:16:00Z">
        <w:r>
          <w:t xml:space="preserve"> </w:t>
        </w:r>
      </w:ins>
      <w:ins w:id="418" w:author="Alexander Morgan" w:date="2020-04-28T17:18:00Z">
        <w:r>
          <w:t xml:space="preserve">with </w:t>
        </w:r>
      </w:ins>
      <w:ins w:id="419" w:author="Alexander Morgan" w:date="2020-04-28T17:16:00Z">
        <w:r>
          <w:rPr>
            <w:rFonts w:cstheme="minorHAnsi"/>
          </w:rPr>
          <w:t>β</w:t>
        </w:r>
        <w:r>
          <w:t xml:space="preserve"> values</w:t>
        </w:r>
      </w:ins>
      <w:ins w:id="420" w:author="Alexander Morgan" w:date="2020-04-28T17:17:00Z">
        <w:r>
          <w:t xml:space="preserve"> being identical within</w:t>
        </w:r>
      </w:ins>
      <w:ins w:id="421" w:author="Alexander Morgan" w:date="2020-04-28T17:20:00Z">
        <w:r w:rsidR="005B4C80">
          <w:t>/between</w:t>
        </w:r>
      </w:ins>
      <w:ins w:id="422" w:author="Alexander Morgan" w:date="2020-04-28T17:17:00Z">
        <w:r>
          <w:t xml:space="preserve"> the </w:t>
        </w:r>
      </w:ins>
      <w:ins w:id="423" w:author="Alexander Morgan" w:date="2020-04-28T21:23:00Z">
        <w:r w:rsidR="000E3EC9">
          <w:t xml:space="preserve">remainder </w:t>
        </w:r>
      </w:ins>
      <w:ins w:id="424" w:author="Alexander Morgan" w:date="2020-04-28T17:17:00Z">
        <w:r>
          <w:t xml:space="preserve">sub-groups. </w:t>
        </w:r>
      </w:ins>
      <w:commentRangeEnd w:id="388"/>
      <w:ins w:id="425" w:author="Alexander Morgan" w:date="2020-04-28T17:54:00Z">
        <w:r w:rsidR="000118B9">
          <w:rPr>
            <w:rStyle w:val="CommentReference"/>
          </w:rPr>
          <w:commentReference w:id="388"/>
        </w:r>
      </w:ins>
    </w:p>
    <w:p w14:paraId="730FCA62" w14:textId="25939815" w:rsidR="000674DE" w:rsidDel="00430C1A" w:rsidRDefault="000674DE" w:rsidP="000674DE">
      <w:pPr>
        <w:pStyle w:val="NoSpacing"/>
        <w:jc w:val="both"/>
        <w:rPr>
          <w:del w:id="426" w:author="Alexander Morgan" w:date="2020-04-28T17:19:00Z"/>
        </w:rPr>
      </w:pPr>
      <w:del w:id="427" w:author="Alexander Morgan" w:date="2020-04-28T17:19:00Z">
        <w:r w:rsidDel="00430C1A">
          <w:delText xml:space="preserve">and </w:delText>
        </w:r>
      </w:del>
      <w:del w:id="428" w:author="Alexander Morgan" w:date="2020-04-28T17:03:00Z">
        <w:r w:rsidDel="00CF7CE9">
          <w:delText>the sub-groups a</w:delText>
        </w:r>
      </w:del>
      <w:del w:id="429" w:author="Alexander Morgan" w:date="2020-04-28T17:10:00Z">
        <w:r w:rsidDel="00430C1A">
          <w:delText>re being</w:delText>
        </w:r>
      </w:del>
      <w:del w:id="430" w:author="Alexander Morgan" w:date="2020-04-28T17:19:00Z">
        <w:r w:rsidDel="00430C1A">
          <w:delText xml:space="preserve"> aggregat</w:delText>
        </w:r>
      </w:del>
      <w:del w:id="431" w:author="Alexander Morgan" w:date="2020-04-28T17:10:00Z">
        <w:r w:rsidDel="00430C1A">
          <w:delText>ing</w:delText>
        </w:r>
      </w:del>
      <w:del w:id="432" w:author="Alexander Morgan" w:date="2020-04-28T17:19:00Z">
        <w:r w:rsidDel="00430C1A">
          <w:delText xml:space="preserve"> into a unified “remainder” population for the model output.  </w:delText>
        </w:r>
      </w:del>
    </w:p>
    <w:p w14:paraId="3FD3FA0E" w14:textId="77777777" w:rsidR="000674DE" w:rsidRDefault="000674DE" w:rsidP="000674DE">
      <w:pPr>
        <w:pStyle w:val="NoSpacing"/>
        <w:jc w:val="both"/>
      </w:pPr>
    </w:p>
    <w:p w14:paraId="422CB20B" w14:textId="321FACE0" w:rsidR="000674DE" w:rsidRDefault="000674DE" w:rsidP="000674DE">
      <w:pPr>
        <w:pStyle w:val="NoSpacing"/>
        <w:jc w:val="both"/>
        <w:rPr>
          <w:ins w:id="433" w:author="Alexander Morgan" w:date="2020-04-28T17:21:00Z"/>
        </w:rPr>
      </w:pPr>
      <w:r>
        <w:t>F</w:t>
      </w:r>
      <w:r w:rsidRPr="00026CE3">
        <w:t xml:space="preserve">our </w:t>
      </w:r>
      <w:del w:id="434" w:author="Alexander Morgan" w:date="2020-04-28T17:19:00Z">
        <w:r w:rsidRPr="00026CE3" w:rsidDel="00430C1A">
          <w:delText xml:space="preserve">values of </w:delText>
        </w:r>
      </w:del>
      <w:r w:rsidRPr="00026CE3">
        <w:rPr>
          <w:lang w:val="el-GR"/>
        </w:rPr>
        <w:t>β</w:t>
      </w:r>
      <w:ins w:id="435" w:author="Alexander Morgan" w:date="2020-04-28T17:19:00Z">
        <w:r w:rsidR="00430C1A">
          <w:t xml:space="preserve"> values</w:t>
        </w:r>
      </w:ins>
      <w:r>
        <w:t xml:space="preserve"> were used to parameterise the model</w:t>
      </w:r>
      <w:r w:rsidRPr="00026CE3">
        <w:t xml:space="preserve">: </w:t>
      </w:r>
      <w:r w:rsidRPr="00026CE3">
        <w:rPr>
          <w:lang w:val="el-GR"/>
        </w:rPr>
        <w:t>β</w:t>
      </w:r>
      <w:r w:rsidRPr="00026CE3">
        <w:rPr>
          <w:vertAlign w:val="subscript"/>
          <w:lang w:val="el-GR"/>
        </w:rPr>
        <w:t>1</w:t>
      </w:r>
      <w:r w:rsidRPr="00026CE3">
        <w:t xml:space="preserve"> describes transmission within</w:t>
      </w:r>
      <w:ins w:id="436" w:author="Alexander Morgan" w:date="2020-04-28T17:20:00Z">
        <w:r w:rsidR="005B4C80">
          <w:t>/</w:t>
        </w:r>
      </w:ins>
      <w:del w:id="437" w:author="Alexander Morgan" w:date="2020-04-28T17:20:00Z">
        <w:r w:rsidRPr="00026CE3" w:rsidDel="005B4C80">
          <w:delText xml:space="preserve"> and </w:delText>
        </w:r>
      </w:del>
      <w:r w:rsidRPr="00026CE3">
        <w:t xml:space="preserve">between the vulnerable and shielder subpopulations, </w:t>
      </w:r>
      <w:r w:rsidRPr="00026CE3">
        <w:rPr>
          <w:lang w:val="el-GR"/>
        </w:rPr>
        <w:t>β</w:t>
      </w:r>
      <w:r w:rsidRPr="00026CE3">
        <w:rPr>
          <w:vertAlign w:val="subscript"/>
        </w:rPr>
        <w:t>2</w:t>
      </w:r>
      <w:r w:rsidRPr="00026CE3">
        <w:t xml:space="preserve"> describes transmission between shielders and the remainder subpopulations, </w:t>
      </w:r>
      <w:r w:rsidRPr="00026CE3">
        <w:rPr>
          <w:lang w:val="el-GR"/>
        </w:rPr>
        <w:t>β</w:t>
      </w:r>
      <w:r w:rsidRPr="00026CE3">
        <w:rPr>
          <w:vertAlign w:val="subscript"/>
        </w:rPr>
        <w:t>3</w:t>
      </w:r>
      <w:r w:rsidRPr="00026CE3">
        <w:t xml:space="preserve"> describes transmission within the remainder subpopulations and </w:t>
      </w:r>
      <w:r w:rsidRPr="00026CE3">
        <w:rPr>
          <w:lang w:val="el-GR"/>
        </w:rPr>
        <w:t>β</w:t>
      </w:r>
      <w:r w:rsidRPr="00026CE3">
        <w:rPr>
          <w:vertAlign w:val="subscript"/>
        </w:rPr>
        <w:t>4</w:t>
      </w:r>
      <w:r w:rsidRPr="00026CE3">
        <w:t xml:space="preserve"> transmission between remainder and vulnerable subpopulations</w:t>
      </w:r>
      <w:r>
        <w:t xml:space="preserve"> (Table M3).</w:t>
      </w:r>
      <w:ins w:id="438" w:author="Alexander Morgan" w:date="2020-04-28T17:24:00Z">
        <w:r w:rsidR="005B4C80">
          <w:t xml:space="preserve"> </w:t>
        </w:r>
      </w:ins>
    </w:p>
    <w:p w14:paraId="09EAFBE0" w14:textId="71052723" w:rsidR="005B4C80" w:rsidDel="005B4C80" w:rsidRDefault="005B4C80" w:rsidP="000674DE">
      <w:pPr>
        <w:pStyle w:val="NoSpacing"/>
        <w:jc w:val="both"/>
        <w:rPr>
          <w:del w:id="439" w:author="Alexander Morgan" w:date="2020-04-28T17:24:00Z"/>
        </w:rPr>
      </w:pPr>
    </w:p>
    <w:p w14:paraId="47B72A5C" w14:textId="77777777" w:rsidR="000674DE" w:rsidRDefault="000674DE" w:rsidP="000674DE">
      <w:pPr>
        <w:pStyle w:val="NoSpacing"/>
        <w:jc w:val="both"/>
      </w:pPr>
    </w:p>
    <w:p w14:paraId="58E0E782" w14:textId="77777777" w:rsidR="000674DE" w:rsidRPr="00026CE3" w:rsidRDefault="000674DE" w:rsidP="000674DE">
      <w:pPr>
        <w:pStyle w:val="NoSpacing"/>
        <w:jc w:val="both"/>
      </w:pPr>
      <w:r w:rsidRPr="00026CE3">
        <w:rPr>
          <w:b/>
          <w:bCs/>
        </w:rPr>
        <w:t xml:space="preserve">Table </w:t>
      </w:r>
      <w:r>
        <w:rPr>
          <w:b/>
          <w:bCs/>
        </w:rPr>
        <w:t>M</w:t>
      </w:r>
      <w:r w:rsidRPr="00026CE3">
        <w:rPr>
          <w:b/>
          <w:bCs/>
        </w:rPr>
        <w:t xml:space="preserve">3 </w:t>
      </w:r>
      <w:r w:rsidRPr="00026CE3">
        <w:t xml:space="preserve">– Generic WAIFW matrix used for the model and the transmission parameters </w:t>
      </w:r>
      <w:r w:rsidRPr="00026CE3">
        <w:rPr>
          <w:lang w:val="el-GR"/>
        </w:rPr>
        <w:t>β</w:t>
      </w:r>
      <w:r w:rsidRPr="00026CE3">
        <w:t>, which defines transmission between subpopulations</w:t>
      </w:r>
    </w:p>
    <w:tbl>
      <w:tblPr>
        <w:tblStyle w:val="GridTable4"/>
        <w:tblW w:w="9174" w:type="dxa"/>
        <w:tblLook w:val="04A0" w:firstRow="1" w:lastRow="0" w:firstColumn="1" w:lastColumn="0" w:noHBand="0" w:noVBand="1"/>
      </w:tblPr>
      <w:tblGrid>
        <w:gridCol w:w="1207"/>
        <w:gridCol w:w="1453"/>
        <w:gridCol w:w="1145"/>
        <w:gridCol w:w="1010"/>
        <w:gridCol w:w="1453"/>
        <w:gridCol w:w="1453"/>
        <w:gridCol w:w="1453"/>
      </w:tblGrid>
      <w:tr w:rsidR="000674DE" w:rsidRPr="009D435A" w14:paraId="2078FEF8" w14:textId="77777777" w:rsidTr="00BD34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71E4922" w14:textId="77777777" w:rsidR="000674DE" w:rsidRPr="009D435A" w:rsidRDefault="000674DE" w:rsidP="00BD34FC">
            <w:pPr>
              <w:pStyle w:val="NoSpacing"/>
              <w:spacing w:line="276" w:lineRule="auto"/>
              <w:rPr>
                <w:b w:val="0"/>
                <w:bCs w:val="0"/>
                <w:sz w:val="20"/>
                <w:szCs w:val="20"/>
              </w:rPr>
            </w:pPr>
            <w:r w:rsidRPr="003050D8">
              <w:rPr>
                <w:sz w:val="20"/>
                <w:szCs w:val="20"/>
              </w:rPr>
              <w:t>To/From</w:t>
            </w:r>
          </w:p>
        </w:tc>
        <w:tc>
          <w:tcPr>
            <w:tcW w:w="114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E86E32" w14:textId="77777777" w:rsidR="000674DE" w:rsidRPr="009D435A" w:rsidRDefault="000674DE" w:rsidP="00BD34FC">
            <w:pPr>
              <w:pStyle w:val="NoSpacing"/>
              <w:spacing w:line="276" w:lineRule="auto"/>
              <w:cnfStyle w:val="100000000000" w:firstRow="1" w:lastRow="0" w:firstColumn="0" w:lastColumn="0" w:oddVBand="0" w:evenVBand="0" w:oddHBand="0" w:evenHBand="0" w:firstRowFirstColumn="0" w:firstRowLastColumn="0" w:lastRowFirstColumn="0" w:lastRowLastColumn="0"/>
              <w:rPr>
                <w:rFonts w:eastAsiaTheme="minorEastAsia"/>
                <w:b w:val="0"/>
                <w:bCs w:val="0"/>
                <w:sz w:val="20"/>
                <w:szCs w:val="20"/>
              </w:rPr>
            </w:pPr>
            <w:r w:rsidRPr="003050D8">
              <w:rPr>
                <w:sz w:val="20"/>
                <w:szCs w:val="20"/>
              </w:rPr>
              <w:t>Vulnerable</w:t>
            </w:r>
          </w:p>
        </w:tc>
        <w:tc>
          <w:tcPr>
            <w:tcW w:w="101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2D873FE" w14:textId="77777777" w:rsidR="000674DE" w:rsidRPr="009D435A" w:rsidRDefault="000674DE" w:rsidP="00BD34FC">
            <w:pPr>
              <w:pStyle w:val="NoSpacing"/>
              <w:spacing w:line="276" w:lineRule="auto"/>
              <w:cnfStyle w:val="100000000000" w:firstRow="1" w:lastRow="0" w:firstColumn="0" w:lastColumn="0" w:oddVBand="0" w:evenVBand="0" w:oddHBand="0" w:evenHBand="0" w:firstRowFirstColumn="0" w:firstRowLastColumn="0" w:lastRowFirstColumn="0" w:lastRowLastColumn="0"/>
              <w:rPr>
                <w:rFonts w:eastAsiaTheme="minorEastAsia"/>
                <w:b w:val="0"/>
                <w:bCs w:val="0"/>
                <w:sz w:val="20"/>
                <w:szCs w:val="20"/>
              </w:rPr>
            </w:pPr>
            <w:r w:rsidRPr="003050D8">
              <w:rPr>
                <w:sz w:val="20"/>
                <w:szCs w:val="20"/>
              </w:rPr>
              <w:t>Shielders</w:t>
            </w:r>
          </w:p>
        </w:tc>
        <w:tc>
          <w:tcPr>
            <w:tcW w:w="4359"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4E6AC9F" w14:textId="77777777" w:rsidR="000674DE" w:rsidRPr="009D435A" w:rsidRDefault="000674DE" w:rsidP="00BD34FC">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sz w:val="20"/>
                <w:szCs w:val="20"/>
              </w:rPr>
            </w:pPr>
            <w:r w:rsidRPr="003050D8">
              <w:rPr>
                <w:sz w:val="20"/>
                <w:szCs w:val="20"/>
              </w:rPr>
              <w:t>Remainders</w:t>
            </w:r>
          </w:p>
        </w:tc>
      </w:tr>
      <w:tr w:rsidR="000674DE" w:rsidRPr="009D435A" w14:paraId="08DFC3CC" w14:textId="77777777" w:rsidTr="00BD3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5CDA3434" w14:textId="77777777" w:rsidR="000674DE" w:rsidRPr="009D435A" w:rsidRDefault="000674DE" w:rsidP="00BD34FC">
            <w:pPr>
              <w:pStyle w:val="NoSpacing"/>
              <w:spacing w:line="276" w:lineRule="auto"/>
              <w:rPr>
                <w:rFonts w:eastAsiaTheme="minorEastAsia"/>
                <w:color w:val="FFFFFF" w:themeColor="background1"/>
                <w:sz w:val="20"/>
                <w:szCs w:val="20"/>
              </w:rPr>
            </w:pPr>
          </w:p>
        </w:tc>
        <w:tc>
          <w:tcPr>
            <w:tcW w:w="114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3A118D00" w14:textId="77777777" w:rsidR="000674DE" w:rsidRPr="009D435A" w:rsidRDefault="000674DE" w:rsidP="00BD34FC">
            <w:pPr>
              <w:pStyle w:val="NoSpacing"/>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p>
        </w:tc>
        <w:tc>
          <w:tcPr>
            <w:tcW w:w="101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4E5B183C" w14:textId="77777777" w:rsidR="000674DE" w:rsidRPr="009D435A" w:rsidRDefault="000674DE" w:rsidP="00BD34FC">
            <w:pPr>
              <w:pStyle w:val="NoSpacing"/>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p>
        </w:tc>
        <w:tc>
          <w:tcPr>
            <w:tcW w:w="14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17BD8A78" w14:textId="77777777" w:rsidR="000674DE" w:rsidRPr="009D435A" w:rsidRDefault="000674DE" w:rsidP="00BD34FC">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3050D8">
              <w:rPr>
                <w:b/>
                <w:bCs/>
                <w:sz w:val="20"/>
                <w:szCs w:val="20"/>
              </w:rPr>
              <w:t>Remainders 1</w:t>
            </w:r>
          </w:p>
        </w:tc>
        <w:tc>
          <w:tcPr>
            <w:tcW w:w="14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5D75DACF" w14:textId="77777777" w:rsidR="000674DE" w:rsidRPr="009D435A" w:rsidRDefault="000674DE" w:rsidP="00BD34FC">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3050D8">
              <w:rPr>
                <w:b/>
                <w:bCs/>
                <w:sz w:val="20"/>
                <w:szCs w:val="20"/>
              </w:rPr>
              <w:t xml:space="preserve">Remainders </w:t>
            </w:r>
            <w:r w:rsidRPr="009D435A">
              <w:rPr>
                <w:b/>
                <w:bCs/>
                <w:sz w:val="20"/>
                <w:szCs w:val="20"/>
              </w:rPr>
              <w:t>2</w:t>
            </w:r>
          </w:p>
        </w:tc>
        <w:tc>
          <w:tcPr>
            <w:tcW w:w="14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0D582067" w14:textId="77777777" w:rsidR="000674DE" w:rsidRPr="009D435A" w:rsidRDefault="000674DE" w:rsidP="00BD34FC">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3050D8">
              <w:rPr>
                <w:b/>
                <w:bCs/>
                <w:sz w:val="20"/>
                <w:szCs w:val="20"/>
              </w:rPr>
              <w:t xml:space="preserve">Remainders </w:t>
            </w:r>
            <w:r w:rsidRPr="009D435A">
              <w:rPr>
                <w:b/>
                <w:bCs/>
                <w:sz w:val="20"/>
                <w:szCs w:val="20"/>
              </w:rPr>
              <w:t>3</w:t>
            </w:r>
          </w:p>
        </w:tc>
      </w:tr>
      <w:tr w:rsidR="000674DE" w:rsidRPr="009D435A" w14:paraId="45B1B002" w14:textId="77777777" w:rsidTr="00BD34FC">
        <w:tc>
          <w:tcPr>
            <w:cnfStyle w:val="001000000000" w:firstRow="0" w:lastRow="0" w:firstColumn="1" w:lastColumn="0" w:oddVBand="0" w:evenVBand="0" w:oddHBand="0" w:evenHBand="0" w:firstRowFirstColumn="0" w:firstRowLastColumn="0" w:lastRowFirstColumn="0" w:lastRowLastColumn="0"/>
            <w:tcW w:w="266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0B671B51" w14:textId="77777777" w:rsidR="000674DE" w:rsidRPr="009D435A" w:rsidRDefault="000674DE" w:rsidP="00BD34FC">
            <w:pPr>
              <w:pStyle w:val="NoSpacing"/>
              <w:spacing w:line="276" w:lineRule="auto"/>
              <w:rPr>
                <w:rFonts w:eastAsiaTheme="minorEastAsia"/>
                <w:color w:val="FFFFFF" w:themeColor="background1"/>
                <w:sz w:val="20"/>
                <w:szCs w:val="20"/>
              </w:rPr>
            </w:pPr>
            <w:r w:rsidRPr="003050D8">
              <w:rPr>
                <w:color w:val="FFFFFF" w:themeColor="background1"/>
                <w:sz w:val="20"/>
                <w:szCs w:val="20"/>
              </w:rPr>
              <w:t>Vulnerable</w:t>
            </w:r>
          </w:p>
        </w:tc>
        <w:tc>
          <w:tcPr>
            <w:tcW w:w="1145" w:type="dxa"/>
            <w:tcBorders>
              <w:top w:val="single" w:sz="4" w:space="0" w:color="FFFFFF" w:themeColor="background1"/>
              <w:left w:val="single" w:sz="4" w:space="0" w:color="FFFFFF" w:themeColor="background1"/>
            </w:tcBorders>
            <w:vAlign w:val="center"/>
          </w:tcPr>
          <w:p w14:paraId="0D8F9A5E" w14:textId="77777777" w:rsidR="000674DE" w:rsidRPr="000E3EC9" w:rsidRDefault="000674DE" w:rsidP="000E3EC9">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Change w:id="440" w:author="Alexander Morgan" w:date="2020-04-28T21:23:00Z">
                  <w:rPr>
                    <w:rFonts w:eastAsiaTheme="minorEastAsia"/>
                    <w:sz w:val="20"/>
                    <w:szCs w:val="20"/>
                  </w:rPr>
                </w:rPrChange>
              </w:rPr>
              <w:pPrChange w:id="441" w:author="Alexander Morgan" w:date="2020-04-28T21:23:00Z">
                <w:pPr>
                  <w:pStyle w:val="NoSpacing"/>
                  <w:spacing w:line="276" w:lineRule="auto"/>
                  <w:cnfStyle w:val="000000000000" w:firstRow="0" w:lastRow="0" w:firstColumn="0" w:lastColumn="0" w:oddVBand="0" w:evenVBand="0" w:oddHBand="0" w:evenHBand="0" w:firstRowFirstColumn="0" w:firstRowLastColumn="0" w:lastRowFirstColumn="0" w:lastRowLastColumn="0"/>
                </w:pPr>
              </w:pPrChange>
            </w:pPr>
            <w:r w:rsidRPr="000E3EC9">
              <w:rPr>
                <w:sz w:val="20"/>
                <w:szCs w:val="20"/>
                <w:lang w:val="el-GR"/>
                <w:rPrChange w:id="442" w:author="Alexander Morgan" w:date="2020-04-28T21:23:00Z">
                  <w:rPr>
                    <w:b/>
                    <w:bCs/>
                    <w:sz w:val="20"/>
                    <w:szCs w:val="20"/>
                    <w:lang w:val="el-GR"/>
                  </w:rPr>
                </w:rPrChange>
              </w:rPr>
              <w:t>β</w:t>
            </w:r>
            <w:r w:rsidRPr="000E3EC9">
              <w:rPr>
                <w:sz w:val="20"/>
                <w:szCs w:val="20"/>
                <w:vertAlign w:val="subscript"/>
                <w:lang w:val="el-GR"/>
                <w:rPrChange w:id="443" w:author="Alexander Morgan" w:date="2020-04-28T21:23:00Z">
                  <w:rPr>
                    <w:b/>
                    <w:bCs/>
                    <w:sz w:val="20"/>
                    <w:szCs w:val="20"/>
                    <w:vertAlign w:val="subscript"/>
                    <w:lang w:val="el-GR"/>
                  </w:rPr>
                </w:rPrChange>
              </w:rPr>
              <w:t>1</w:t>
            </w:r>
          </w:p>
        </w:tc>
        <w:tc>
          <w:tcPr>
            <w:tcW w:w="1010" w:type="dxa"/>
            <w:tcBorders>
              <w:top w:val="single" w:sz="4" w:space="0" w:color="FFFFFF" w:themeColor="background1"/>
            </w:tcBorders>
            <w:vAlign w:val="center"/>
          </w:tcPr>
          <w:p w14:paraId="5921B481" w14:textId="77777777" w:rsidR="000674DE" w:rsidRPr="000E3EC9" w:rsidRDefault="000674DE" w:rsidP="000E3EC9">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Change w:id="444" w:author="Alexander Morgan" w:date="2020-04-28T21:23:00Z">
                  <w:rPr>
                    <w:rFonts w:eastAsiaTheme="minorEastAsia"/>
                    <w:sz w:val="20"/>
                    <w:szCs w:val="20"/>
                  </w:rPr>
                </w:rPrChange>
              </w:rPr>
              <w:pPrChange w:id="445" w:author="Alexander Morgan" w:date="2020-04-28T21:23:00Z">
                <w:pPr>
                  <w:pStyle w:val="NoSpacing"/>
                  <w:spacing w:line="276" w:lineRule="auto"/>
                  <w:cnfStyle w:val="000000000000" w:firstRow="0" w:lastRow="0" w:firstColumn="0" w:lastColumn="0" w:oddVBand="0" w:evenVBand="0" w:oddHBand="0" w:evenHBand="0" w:firstRowFirstColumn="0" w:firstRowLastColumn="0" w:lastRowFirstColumn="0" w:lastRowLastColumn="0"/>
                </w:pPr>
              </w:pPrChange>
            </w:pPr>
            <w:r w:rsidRPr="000E3EC9">
              <w:rPr>
                <w:sz w:val="20"/>
                <w:szCs w:val="20"/>
                <w:lang w:val="el-GR"/>
                <w:rPrChange w:id="446" w:author="Alexander Morgan" w:date="2020-04-28T21:23:00Z">
                  <w:rPr>
                    <w:b/>
                    <w:bCs/>
                    <w:sz w:val="20"/>
                    <w:szCs w:val="20"/>
                    <w:lang w:val="el-GR"/>
                  </w:rPr>
                </w:rPrChange>
              </w:rPr>
              <w:t>β</w:t>
            </w:r>
            <w:r w:rsidRPr="000E3EC9">
              <w:rPr>
                <w:sz w:val="20"/>
                <w:szCs w:val="20"/>
                <w:vertAlign w:val="subscript"/>
                <w:lang w:val="el-GR"/>
                <w:rPrChange w:id="447" w:author="Alexander Morgan" w:date="2020-04-28T21:23:00Z">
                  <w:rPr>
                    <w:b/>
                    <w:bCs/>
                    <w:sz w:val="20"/>
                    <w:szCs w:val="20"/>
                    <w:vertAlign w:val="subscript"/>
                    <w:lang w:val="el-GR"/>
                  </w:rPr>
                </w:rPrChange>
              </w:rPr>
              <w:t>1</w:t>
            </w:r>
          </w:p>
        </w:tc>
        <w:tc>
          <w:tcPr>
            <w:tcW w:w="1453" w:type="dxa"/>
            <w:tcBorders>
              <w:top w:val="single" w:sz="4" w:space="0" w:color="FFFFFF" w:themeColor="background1"/>
            </w:tcBorders>
            <w:vAlign w:val="center"/>
          </w:tcPr>
          <w:p w14:paraId="7D16A714" w14:textId="77777777" w:rsidR="000674DE" w:rsidRPr="000E3EC9" w:rsidRDefault="000674DE" w:rsidP="000E3EC9">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Change w:id="448" w:author="Alexander Morgan" w:date="2020-04-28T21:23:00Z">
                  <w:rPr>
                    <w:rFonts w:eastAsiaTheme="minorEastAsia"/>
                    <w:sz w:val="20"/>
                    <w:szCs w:val="20"/>
                  </w:rPr>
                </w:rPrChange>
              </w:rPr>
              <w:pPrChange w:id="449" w:author="Alexander Morgan" w:date="2020-04-28T21:23:00Z">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pPr>
              </w:pPrChange>
            </w:pPr>
            <w:r w:rsidRPr="000E3EC9">
              <w:rPr>
                <w:sz w:val="20"/>
                <w:szCs w:val="20"/>
                <w:lang w:val="el-GR"/>
                <w:rPrChange w:id="450" w:author="Alexander Morgan" w:date="2020-04-28T21:23:00Z">
                  <w:rPr>
                    <w:b/>
                    <w:bCs/>
                    <w:sz w:val="20"/>
                    <w:szCs w:val="20"/>
                    <w:lang w:val="el-GR"/>
                  </w:rPr>
                </w:rPrChange>
              </w:rPr>
              <w:t>β</w:t>
            </w:r>
            <w:r w:rsidRPr="000E3EC9">
              <w:rPr>
                <w:sz w:val="20"/>
                <w:szCs w:val="20"/>
                <w:vertAlign w:val="subscript"/>
                <w:rPrChange w:id="451" w:author="Alexander Morgan" w:date="2020-04-28T21:23:00Z">
                  <w:rPr>
                    <w:b/>
                    <w:bCs/>
                    <w:sz w:val="20"/>
                    <w:szCs w:val="20"/>
                    <w:vertAlign w:val="subscript"/>
                  </w:rPr>
                </w:rPrChange>
              </w:rPr>
              <w:t>4</w:t>
            </w:r>
          </w:p>
        </w:tc>
        <w:tc>
          <w:tcPr>
            <w:tcW w:w="1453" w:type="dxa"/>
            <w:tcBorders>
              <w:top w:val="single" w:sz="4" w:space="0" w:color="FFFFFF" w:themeColor="background1"/>
            </w:tcBorders>
            <w:vAlign w:val="center"/>
          </w:tcPr>
          <w:p w14:paraId="6914B1E2" w14:textId="77777777" w:rsidR="000674DE" w:rsidRPr="000E3EC9" w:rsidRDefault="000674DE" w:rsidP="000E3EC9">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l-GR"/>
                <w:rPrChange w:id="452" w:author="Alexander Morgan" w:date="2020-04-28T21:23:00Z">
                  <w:rPr>
                    <w:b/>
                    <w:bCs/>
                    <w:sz w:val="20"/>
                    <w:szCs w:val="20"/>
                    <w:lang w:val="el-GR"/>
                  </w:rPr>
                </w:rPrChange>
              </w:rPr>
              <w:pPrChange w:id="453" w:author="Alexander Morgan" w:date="2020-04-28T21:23:00Z">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pPr>
              </w:pPrChange>
            </w:pPr>
            <w:r w:rsidRPr="000E3EC9">
              <w:rPr>
                <w:sz w:val="20"/>
                <w:szCs w:val="20"/>
                <w:lang w:val="el-GR"/>
                <w:rPrChange w:id="454" w:author="Alexander Morgan" w:date="2020-04-28T21:23:00Z">
                  <w:rPr>
                    <w:b/>
                    <w:bCs/>
                    <w:sz w:val="20"/>
                    <w:szCs w:val="20"/>
                    <w:lang w:val="el-GR"/>
                  </w:rPr>
                </w:rPrChange>
              </w:rPr>
              <w:t>β</w:t>
            </w:r>
            <w:r w:rsidRPr="000E3EC9">
              <w:rPr>
                <w:sz w:val="20"/>
                <w:szCs w:val="20"/>
                <w:vertAlign w:val="subscript"/>
                <w:rPrChange w:id="455" w:author="Alexander Morgan" w:date="2020-04-28T21:23:00Z">
                  <w:rPr>
                    <w:b/>
                    <w:bCs/>
                    <w:sz w:val="20"/>
                    <w:szCs w:val="20"/>
                    <w:vertAlign w:val="subscript"/>
                  </w:rPr>
                </w:rPrChange>
              </w:rPr>
              <w:t>4</w:t>
            </w:r>
          </w:p>
        </w:tc>
        <w:tc>
          <w:tcPr>
            <w:tcW w:w="1453" w:type="dxa"/>
            <w:tcBorders>
              <w:top w:val="single" w:sz="4" w:space="0" w:color="FFFFFF" w:themeColor="background1"/>
            </w:tcBorders>
            <w:vAlign w:val="center"/>
          </w:tcPr>
          <w:p w14:paraId="59F9229C" w14:textId="77777777" w:rsidR="000674DE" w:rsidRPr="000E3EC9" w:rsidRDefault="000674DE" w:rsidP="000E3EC9">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l-GR"/>
                <w:rPrChange w:id="456" w:author="Alexander Morgan" w:date="2020-04-28T21:23:00Z">
                  <w:rPr>
                    <w:b/>
                    <w:bCs/>
                    <w:sz w:val="20"/>
                    <w:szCs w:val="20"/>
                    <w:lang w:val="el-GR"/>
                  </w:rPr>
                </w:rPrChange>
              </w:rPr>
              <w:pPrChange w:id="457" w:author="Alexander Morgan" w:date="2020-04-28T21:23:00Z">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pPr>
              </w:pPrChange>
            </w:pPr>
            <w:r w:rsidRPr="000E3EC9">
              <w:rPr>
                <w:sz w:val="20"/>
                <w:szCs w:val="20"/>
                <w:lang w:val="el-GR"/>
                <w:rPrChange w:id="458" w:author="Alexander Morgan" w:date="2020-04-28T21:23:00Z">
                  <w:rPr>
                    <w:b/>
                    <w:bCs/>
                    <w:sz w:val="20"/>
                    <w:szCs w:val="20"/>
                    <w:lang w:val="el-GR"/>
                  </w:rPr>
                </w:rPrChange>
              </w:rPr>
              <w:t>β</w:t>
            </w:r>
            <w:r w:rsidRPr="000E3EC9">
              <w:rPr>
                <w:sz w:val="20"/>
                <w:szCs w:val="20"/>
                <w:vertAlign w:val="subscript"/>
                <w:rPrChange w:id="459" w:author="Alexander Morgan" w:date="2020-04-28T21:23:00Z">
                  <w:rPr>
                    <w:b/>
                    <w:bCs/>
                    <w:sz w:val="20"/>
                    <w:szCs w:val="20"/>
                    <w:vertAlign w:val="subscript"/>
                  </w:rPr>
                </w:rPrChange>
              </w:rPr>
              <w:t>4</w:t>
            </w:r>
          </w:p>
        </w:tc>
      </w:tr>
      <w:tr w:rsidR="000674DE" w:rsidRPr="009D435A" w14:paraId="364EAFEF" w14:textId="77777777" w:rsidTr="00BD3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4CBA27CC" w14:textId="77777777" w:rsidR="000674DE" w:rsidRPr="009D435A" w:rsidRDefault="000674DE" w:rsidP="00BD34FC">
            <w:pPr>
              <w:pStyle w:val="NoSpacing"/>
              <w:spacing w:line="276" w:lineRule="auto"/>
              <w:rPr>
                <w:rFonts w:eastAsiaTheme="minorEastAsia"/>
                <w:color w:val="FFFFFF" w:themeColor="background1"/>
                <w:sz w:val="20"/>
                <w:szCs w:val="20"/>
              </w:rPr>
            </w:pPr>
            <w:r w:rsidRPr="003050D8">
              <w:rPr>
                <w:color w:val="FFFFFF" w:themeColor="background1"/>
                <w:sz w:val="20"/>
                <w:szCs w:val="20"/>
              </w:rPr>
              <w:t>Shielders</w:t>
            </w:r>
          </w:p>
        </w:tc>
        <w:tc>
          <w:tcPr>
            <w:tcW w:w="1145" w:type="dxa"/>
            <w:tcBorders>
              <w:left w:val="single" w:sz="4" w:space="0" w:color="FFFFFF" w:themeColor="background1"/>
            </w:tcBorders>
            <w:vAlign w:val="center"/>
          </w:tcPr>
          <w:p w14:paraId="1C95AC9B" w14:textId="77777777" w:rsidR="000674DE" w:rsidRPr="000E3EC9" w:rsidRDefault="000674DE" w:rsidP="000E3EC9">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20"/>
                <w:rPrChange w:id="460" w:author="Alexander Morgan" w:date="2020-04-28T21:23:00Z">
                  <w:rPr>
                    <w:rFonts w:eastAsiaTheme="minorEastAsia"/>
                    <w:sz w:val="20"/>
                    <w:szCs w:val="20"/>
                  </w:rPr>
                </w:rPrChange>
              </w:rPr>
              <w:pPrChange w:id="461" w:author="Alexander Morgan" w:date="2020-04-28T21:23:00Z">
                <w:pPr>
                  <w:pStyle w:val="NoSpacing"/>
                  <w:spacing w:line="276" w:lineRule="auto"/>
                  <w:cnfStyle w:val="000000100000" w:firstRow="0" w:lastRow="0" w:firstColumn="0" w:lastColumn="0" w:oddVBand="0" w:evenVBand="0" w:oddHBand="1" w:evenHBand="0" w:firstRowFirstColumn="0" w:firstRowLastColumn="0" w:lastRowFirstColumn="0" w:lastRowLastColumn="0"/>
                </w:pPr>
              </w:pPrChange>
            </w:pPr>
            <w:r w:rsidRPr="000E3EC9">
              <w:rPr>
                <w:sz w:val="20"/>
                <w:szCs w:val="20"/>
                <w:lang w:val="el-GR"/>
                <w:rPrChange w:id="462" w:author="Alexander Morgan" w:date="2020-04-28T21:23:00Z">
                  <w:rPr>
                    <w:b/>
                    <w:bCs/>
                    <w:sz w:val="20"/>
                    <w:szCs w:val="20"/>
                    <w:lang w:val="el-GR"/>
                  </w:rPr>
                </w:rPrChange>
              </w:rPr>
              <w:t>β</w:t>
            </w:r>
            <w:r w:rsidRPr="000E3EC9">
              <w:rPr>
                <w:sz w:val="20"/>
                <w:szCs w:val="20"/>
                <w:vertAlign w:val="subscript"/>
                <w:lang w:val="el-GR"/>
                <w:rPrChange w:id="463" w:author="Alexander Morgan" w:date="2020-04-28T21:23:00Z">
                  <w:rPr>
                    <w:b/>
                    <w:bCs/>
                    <w:sz w:val="20"/>
                    <w:szCs w:val="20"/>
                    <w:vertAlign w:val="subscript"/>
                    <w:lang w:val="el-GR"/>
                  </w:rPr>
                </w:rPrChange>
              </w:rPr>
              <w:t>1</w:t>
            </w:r>
          </w:p>
        </w:tc>
        <w:tc>
          <w:tcPr>
            <w:tcW w:w="1010" w:type="dxa"/>
            <w:vAlign w:val="center"/>
          </w:tcPr>
          <w:p w14:paraId="350B7493" w14:textId="77777777" w:rsidR="000674DE" w:rsidRPr="000E3EC9" w:rsidRDefault="000674DE" w:rsidP="000E3EC9">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20"/>
                <w:rPrChange w:id="464" w:author="Alexander Morgan" w:date="2020-04-28T21:23:00Z">
                  <w:rPr>
                    <w:rFonts w:eastAsiaTheme="minorEastAsia"/>
                    <w:sz w:val="20"/>
                    <w:szCs w:val="20"/>
                  </w:rPr>
                </w:rPrChange>
              </w:rPr>
              <w:pPrChange w:id="465" w:author="Alexander Morgan" w:date="2020-04-28T21:23:00Z">
                <w:pPr>
                  <w:pStyle w:val="NoSpacing"/>
                  <w:spacing w:line="276" w:lineRule="auto"/>
                  <w:cnfStyle w:val="000000100000" w:firstRow="0" w:lastRow="0" w:firstColumn="0" w:lastColumn="0" w:oddVBand="0" w:evenVBand="0" w:oddHBand="1" w:evenHBand="0" w:firstRowFirstColumn="0" w:firstRowLastColumn="0" w:lastRowFirstColumn="0" w:lastRowLastColumn="0"/>
                </w:pPr>
              </w:pPrChange>
            </w:pPr>
            <w:r w:rsidRPr="000E3EC9">
              <w:rPr>
                <w:sz w:val="20"/>
                <w:szCs w:val="20"/>
                <w:lang w:val="el-GR"/>
                <w:rPrChange w:id="466" w:author="Alexander Morgan" w:date="2020-04-28T21:23:00Z">
                  <w:rPr>
                    <w:b/>
                    <w:bCs/>
                    <w:sz w:val="20"/>
                    <w:szCs w:val="20"/>
                    <w:lang w:val="el-GR"/>
                  </w:rPr>
                </w:rPrChange>
              </w:rPr>
              <w:t>β</w:t>
            </w:r>
            <w:r w:rsidRPr="000E3EC9">
              <w:rPr>
                <w:sz w:val="20"/>
                <w:szCs w:val="20"/>
                <w:vertAlign w:val="subscript"/>
                <w:lang w:val="el-GR"/>
                <w:rPrChange w:id="467" w:author="Alexander Morgan" w:date="2020-04-28T21:23:00Z">
                  <w:rPr>
                    <w:b/>
                    <w:bCs/>
                    <w:sz w:val="20"/>
                    <w:szCs w:val="20"/>
                    <w:vertAlign w:val="subscript"/>
                    <w:lang w:val="el-GR"/>
                  </w:rPr>
                </w:rPrChange>
              </w:rPr>
              <w:t>1</w:t>
            </w:r>
          </w:p>
        </w:tc>
        <w:tc>
          <w:tcPr>
            <w:tcW w:w="1453" w:type="dxa"/>
            <w:vAlign w:val="center"/>
          </w:tcPr>
          <w:p w14:paraId="13840312" w14:textId="77777777" w:rsidR="000674DE" w:rsidRPr="000E3EC9" w:rsidRDefault="000674DE" w:rsidP="000E3EC9">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20"/>
                <w:rPrChange w:id="468" w:author="Alexander Morgan" w:date="2020-04-28T21:23:00Z">
                  <w:rPr>
                    <w:rFonts w:eastAsiaTheme="minorEastAsia"/>
                    <w:sz w:val="20"/>
                    <w:szCs w:val="20"/>
                  </w:rPr>
                </w:rPrChange>
              </w:rPr>
              <w:pPrChange w:id="469" w:author="Alexander Morgan" w:date="2020-04-28T21:23:00Z">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pPr>
              </w:pPrChange>
            </w:pPr>
            <w:r w:rsidRPr="000E3EC9">
              <w:rPr>
                <w:sz w:val="20"/>
                <w:szCs w:val="20"/>
                <w:lang w:val="el-GR"/>
                <w:rPrChange w:id="470" w:author="Alexander Morgan" w:date="2020-04-28T21:23:00Z">
                  <w:rPr>
                    <w:b/>
                    <w:bCs/>
                    <w:sz w:val="20"/>
                    <w:szCs w:val="20"/>
                    <w:lang w:val="el-GR"/>
                  </w:rPr>
                </w:rPrChange>
              </w:rPr>
              <w:t>β</w:t>
            </w:r>
            <w:r w:rsidRPr="000E3EC9">
              <w:rPr>
                <w:sz w:val="20"/>
                <w:szCs w:val="20"/>
                <w:vertAlign w:val="subscript"/>
                <w:rPrChange w:id="471" w:author="Alexander Morgan" w:date="2020-04-28T21:23:00Z">
                  <w:rPr>
                    <w:b/>
                    <w:bCs/>
                    <w:sz w:val="20"/>
                    <w:szCs w:val="20"/>
                    <w:vertAlign w:val="subscript"/>
                  </w:rPr>
                </w:rPrChange>
              </w:rPr>
              <w:t>2</w:t>
            </w:r>
          </w:p>
        </w:tc>
        <w:tc>
          <w:tcPr>
            <w:tcW w:w="1453" w:type="dxa"/>
            <w:vAlign w:val="center"/>
          </w:tcPr>
          <w:p w14:paraId="4A7690F2" w14:textId="77777777" w:rsidR="000674DE" w:rsidRPr="000E3EC9" w:rsidRDefault="000674DE" w:rsidP="000E3EC9">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l-GR"/>
                <w:rPrChange w:id="472" w:author="Alexander Morgan" w:date="2020-04-28T21:23:00Z">
                  <w:rPr>
                    <w:b/>
                    <w:bCs/>
                    <w:sz w:val="20"/>
                    <w:szCs w:val="20"/>
                    <w:lang w:val="el-GR"/>
                  </w:rPr>
                </w:rPrChange>
              </w:rPr>
              <w:pPrChange w:id="473" w:author="Alexander Morgan" w:date="2020-04-28T21:23:00Z">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pPr>
              </w:pPrChange>
            </w:pPr>
            <w:r w:rsidRPr="000E3EC9">
              <w:rPr>
                <w:sz w:val="20"/>
                <w:szCs w:val="20"/>
                <w:lang w:val="el-GR"/>
                <w:rPrChange w:id="474" w:author="Alexander Morgan" w:date="2020-04-28T21:23:00Z">
                  <w:rPr>
                    <w:b/>
                    <w:bCs/>
                    <w:sz w:val="20"/>
                    <w:szCs w:val="20"/>
                    <w:lang w:val="el-GR"/>
                  </w:rPr>
                </w:rPrChange>
              </w:rPr>
              <w:t>β</w:t>
            </w:r>
            <w:r w:rsidRPr="000E3EC9">
              <w:rPr>
                <w:sz w:val="20"/>
                <w:szCs w:val="20"/>
                <w:vertAlign w:val="subscript"/>
                <w:rPrChange w:id="475" w:author="Alexander Morgan" w:date="2020-04-28T21:23:00Z">
                  <w:rPr>
                    <w:b/>
                    <w:bCs/>
                    <w:sz w:val="20"/>
                    <w:szCs w:val="20"/>
                    <w:vertAlign w:val="subscript"/>
                  </w:rPr>
                </w:rPrChange>
              </w:rPr>
              <w:t>2</w:t>
            </w:r>
          </w:p>
        </w:tc>
        <w:tc>
          <w:tcPr>
            <w:tcW w:w="1453" w:type="dxa"/>
            <w:vAlign w:val="center"/>
          </w:tcPr>
          <w:p w14:paraId="41A371B9" w14:textId="77777777" w:rsidR="000674DE" w:rsidRPr="000E3EC9" w:rsidRDefault="000674DE" w:rsidP="000E3EC9">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l-GR"/>
                <w:rPrChange w:id="476" w:author="Alexander Morgan" w:date="2020-04-28T21:23:00Z">
                  <w:rPr>
                    <w:b/>
                    <w:bCs/>
                    <w:sz w:val="20"/>
                    <w:szCs w:val="20"/>
                    <w:lang w:val="el-GR"/>
                  </w:rPr>
                </w:rPrChange>
              </w:rPr>
              <w:pPrChange w:id="477" w:author="Alexander Morgan" w:date="2020-04-28T21:23:00Z">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pPr>
              </w:pPrChange>
            </w:pPr>
            <w:r w:rsidRPr="000E3EC9">
              <w:rPr>
                <w:sz w:val="20"/>
                <w:szCs w:val="20"/>
                <w:lang w:val="el-GR"/>
                <w:rPrChange w:id="478" w:author="Alexander Morgan" w:date="2020-04-28T21:23:00Z">
                  <w:rPr>
                    <w:b/>
                    <w:bCs/>
                    <w:sz w:val="20"/>
                    <w:szCs w:val="20"/>
                    <w:lang w:val="el-GR"/>
                  </w:rPr>
                </w:rPrChange>
              </w:rPr>
              <w:t>β</w:t>
            </w:r>
            <w:r w:rsidRPr="000E3EC9">
              <w:rPr>
                <w:sz w:val="20"/>
                <w:szCs w:val="20"/>
                <w:vertAlign w:val="subscript"/>
                <w:rPrChange w:id="479" w:author="Alexander Morgan" w:date="2020-04-28T21:23:00Z">
                  <w:rPr>
                    <w:b/>
                    <w:bCs/>
                    <w:sz w:val="20"/>
                    <w:szCs w:val="20"/>
                    <w:vertAlign w:val="subscript"/>
                  </w:rPr>
                </w:rPrChange>
              </w:rPr>
              <w:t>2</w:t>
            </w:r>
          </w:p>
        </w:tc>
      </w:tr>
      <w:tr w:rsidR="000674DE" w:rsidRPr="009D435A" w14:paraId="31A1D91D" w14:textId="77777777" w:rsidTr="00BD34FC">
        <w:tc>
          <w:tcPr>
            <w:cnfStyle w:val="001000000000" w:firstRow="0" w:lastRow="0" w:firstColumn="1" w:lastColumn="0" w:oddVBand="0" w:evenVBand="0" w:oddHBand="0" w:evenHBand="0" w:firstRowFirstColumn="0" w:firstRowLastColumn="0" w:lastRowFirstColumn="0" w:lastRowLastColumn="0"/>
            <w:tcW w:w="120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03C0229E" w14:textId="77777777" w:rsidR="000674DE" w:rsidRPr="009D435A" w:rsidRDefault="000674DE" w:rsidP="00BD34FC">
            <w:pPr>
              <w:pStyle w:val="NoSpacing"/>
              <w:spacing w:line="276" w:lineRule="auto"/>
              <w:rPr>
                <w:rFonts w:eastAsiaTheme="minorEastAsia"/>
                <w:color w:val="FFFFFF" w:themeColor="background1"/>
                <w:sz w:val="20"/>
                <w:szCs w:val="20"/>
              </w:rPr>
            </w:pPr>
            <w:r w:rsidRPr="003050D8">
              <w:rPr>
                <w:color w:val="FFFFFF" w:themeColor="background1"/>
                <w:sz w:val="20"/>
                <w:szCs w:val="20"/>
              </w:rPr>
              <w:t>Remainders</w:t>
            </w:r>
          </w:p>
        </w:tc>
        <w:tc>
          <w:tcPr>
            <w:tcW w:w="14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7CFCC31D" w14:textId="77777777" w:rsidR="000674DE" w:rsidRPr="009D435A" w:rsidRDefault="000674DE" w:rsidP="00BD34FC">
            <w:pPr>
              <w:pStyle w:val="NoSpacing"/>
              <w:spacing w:line="276" w:lineRule="auto"/>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0"/>
              </w:rPr>
            </w:pPr>
            <w:r w:rsidRPr="003050D8">
              <w:rPr>
                <w:b/>
                <w:bCs/>
                <w:color w:val="FFFFFF" w:themeColor="background1"/>
                <w:sz w:val="20"/>
                <w:szCs w:val="20"/>
              </w:rPr>
              <w:t>Remainders 1</w:t>
            </w:r>
          </w:p>
        </w:tc>
        <w:tc>
          <w:tcPr>
            <w:tcW w:w="1145" w:type="dxa"/>
            <w:tcBorders>
              <w:left w:val="single" w:sz="4" w:space="0" w:color="FFFFFF" w:themeColor="background1"/>
            </w:tcBorders>
            <w:vAlign w:val="center"/>
          </w:tcPr>
          <w:p w14:paraId="07D626D3" w14:textId="77777777" w:rsidR="000674DE" w:rsidRPr="000E3EC9" w:rsidRDefault="000674DE" w:rsidP="000E3EC9">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Change w:id="480" w:author="Alexander Morgan" w:date="2020-04-28T21:23:00Z">
                  <w:rPr>
                    <w:rFonts w:eastAsiaTheme="minorEastAsia"/>
                    <w:sz w:val="20"/>
                    <w:szCs w:val="20"/>
                  </w:rPr>
                </w:rPrChange>
              </w:rPr>
              <w:pPrChange w:id="481" w:author="Alexander Morgan" w:date="2020-04-28T21:23:00Z">
                <w:pPr>
                  <w:pStyle w:val="NoSpacing"/>
                  <w:spacing w:line="276" w:lineRule="auto"/>
                  <w:cnfStyle w:val="000000000000" w:firstRow="0" w:lastRow="0" w:firstColumn="0" w:lastColumn="0" w:oddVBand="0" w:evenVBand="0" w:oddHBand="0" w:evenHBand="0" w:firstRowFirstColumn="0" w:firstRowLastColumn="0" w:lastRowFirstColumn="0" w:lastRowLastColumn="0"/>
                </w:pPr>
              </w:pPrChange>
            </w:pPr>
            <w:r w:rsidRPr="000E3EC9">
              <w:rPr>
                <w:sz w:val="20"/>
                <w:szCs w:val="20"/>
                <w:lang w:val="el-GR"/>
                <w:rPrChange w:id="482" w:author="Alexander Morgan" w:date="2020-04-28T21:23:00Z">
                  <w:rPr>
                    <w:b/>
                    <w:bCs/>
                    <w:sz w:val="20"/>
                    <w:szCs w:val="20"/>
                    <w:lang w:val="el-GR"/>
                  </w:rPr>
                </w:rPrChange>
              </w:rPr>
              <w:t>β</w:t>
            </w:r>
            <w:r w:rsidRPr="000E3EC9">
              <w:rPr>
                <w:sz w:val="20"/>
                <w:szCs w:val="20"/>
                <w:vertAlign w:val="subscript"/>
                <w:rPrChange w:id="483" w:author="Alexander Morgan" w:date="2020-04-28T21:23:00Z">
                  <w:rPr>
                    <w:b/>
                    <w:bCs/>
                    <w:sz w:val="20"/>
                    <w:szCs w:val="20"/>
                    <w:vertAlign w:val="subscript"/>
                  </w:rPr>
                </w:rPrChange>
              </w:rPr>
              <w:t>4</w:t>
            </w:r>
          </w:p>
        </w:tc>
        <w:tc>
          <w:tcPr>
            <w:tcW w:w="1010" w:type="dxa"/>
            <w:vAlign w:val="center"/>
          </w:tcPr>
          <w:p w14:paraId="3D9C26B9" w14:textId="77777777" w:rsidR="000674DE" w:rsidRPr="000E3EC9" w:rsidRDefault="000674DE" w:rsidP="000E3EC9">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Change w:id="484" w:author="Alexander Morgan" w:date="2020-04-28T21:23:00Z">
                  <w:rPr>
                    <w:rFonts w:eastAsiaTheme="minorEastAsia"/>
                    <w:sz w:val="20"/>
                    <w:szCs w:val="20"/>
                  </w:rPr>
                </w:rPrChange>
              </w:rPr>
              <w:pPrChange w:id="485" w:author="Alexander Morgan" w:date="2020-04-28T21:23:00Z">
                <w:pPr>
                  <w:pStyle w:val="NoSpacing"/>
                  <w:spacing w:line="276" w:lineRule="auto"/>
                  <w:cnfStyle w:val="000000000000" w:firstRow="0" w:lastRow="0" w:firstColumn="0" w:lastColumn="0" w:oddVBand="0" w:evenVBand="0" w:oddHBand="0" w:evenHBand="0" w:firstRowFirstColumn="0" w:firstRowLastColumn="0" w:lastRowFirstColumn="0" w:lastRowLastColumn="0"/>
                </w:pPr>
              </w:pPrChange>
            </w:pPr>
            <w:r w:rsidRPr="000E3EC9">
              <w:rPr>
                <w:sz w:val="20"/>
                <w:szCs w:val="20"/>
                <w:lang w:val="el-GR"/>
                <w:rPrChange w:id="486" w:author="Alexander Morgan" w:date="2020-04-28T21:23:00Z">
                  <w:rPr>
                    <w:b/>
                    <w:bCs/>
                    <w:sz w:val="20"/>
                    <w:szCs w:val="20"/>
                    <w:lang w:val="el-GR"/>
                  </w:rPr>
                </w:rPrChange>
              </w:rPr>
              <w:t>β</w:t>
            </w:r>
            <w:r w:rsidRPr="000E3EC9">
              <w:rPr>
                <w:sz w:val="20"/>
                <w:szCs w:val="20"/>
                <w:vertAlign w:val="subscript"/>
                <w:rPrChange w:id="487" w:author="Alexander Morgan" w:date="2020-04-28T21:23:00Z">
                  <w:rPr>
                    <w:b/>
                    <w:bCs/>
                    <w:sz w:val="20"/>
                    <w:szCs w:val="20"/>
                    <w:vertAlign w:val="subscript"/>
                  </w:rPr>
                </w:rPrChange>
              </w:rPr>
              <w:t>2</w:t>
            </w:r>
          </w:p>
        </w:tc>
        <w:tc>
          <w:tcPr>
            <w:tcW w:w="1453" w:type="dxa"/>
            <w:vAlign w:val="center"/>
          </w:tcPr>
          <w:p w14:paraId="2A865848" w14:textId="77777777" w:rsidR="000674DE" w:rsidRPr="000E3EC9" w:rsidRDefault="000674DE" w:rsidP="000E3EC9">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Change w:id="488" w:author="Alexander Morgan" w:date="2020-04-28T21:23:00Z">
                  <w:rPr>
                    <w:rFonts w:eastAsiaTheme="minorEastAsia"/>
                    <w:sz w:val="20"/>
                    <w:szCs w:val="20"/>
                  </w:rPr>
                </w:rPrChange>
              </w:rPr>
              <w:pPrChange w:id="489" w:author="Alexander Morgan" w:date="2020-04-28T21:23:00Z">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pPr>
              </w:pPrChange>
            </w:pPr>
            <w:r w:rsidRPr="000E3EC9">
              <w:rPr>
                <w:sz w:val="20"/>
                <w:szCs w:val="20"/>
                <w:lang w:val="el-GR"/>
                <w:rPrChange w:id="490" w:author="Alexander Morgan" w:date="2020-04-28T21:23:00Z">
                  <w:rPr>
                    <w:b/>
                    <w:bCs/>
                    <w:sz w:val="20"/>
                    <w:szCs w:val="20"/>
                    <w:lang w:val="el-GR"/>
                  </w:rPr>
                </w:rPrChange>
              </w:rPr>
              <w:t>β</w:t>
            </w:r>
            <w:r w:rsidRPr="000E3EC9">
              <w:rPr>
                <w:sz w:val="20"/>
                <w:szCs w:val="20"/>
                <w:vertAlign w:val="subscript"/>
                <w:rPrChange w:id="491" w:author="Alexander Morgan" w:date="2020-04-28T21:23:00Z">
                  <w:rPr>
                    <w:b/>
                    <w:bCs/>
                    <w:sz w:val="20"/>
                    <w:szCs w:val="20"/>
                    <w:vertAlign w:val="subscript"/>
                  </w:rPr>
                </w:rPrChange>
              </w:rPr>
              <w:t>3</w:t>
            </w:r>
          </w:p>
        </w:tc>
        <w:tc>
          <w:tcPr>
            <w:tcW w:w="1453" w:type="dxa"/>
            <w:vAlign w:val="center"/>
          </w:tcPr>
          <w:p w14:paraId="7EF58A29" w14:textId="77777777" w:rsidR="000674DE" w:rsidRPr="000E3EC9" w:rsidRDefault="000674DE" w:rsidP="000E3EC9">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l-GR"/>
                <w:rPrChange w:id="492" w:author="Alexander Morgan" w:date="2020-04-28T21:23:00Z">
                  <w:rPr>
                    <w:b/>
                    <w:bCs/>
                    <w:sz w:val="20"/>
                    <w:szCs w:val="20"/>
                    <w:lang w:val="el-GR"/>
                  </w:rPr>
                </w:rPrChange>
              </w:rPr>
              <w:pPrChange w:id="493" w:author="Alexander Morgan" w:date="2020-04-28T21:23:00Z">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pPr>
              </w:pPrChange>
            </w:pPr>
            <w:r w:rsidRPr="000E3EC9">
              <w:rPr>
                <w:sz w:val="20"/>
                <w:szCs w:val="20"/>
                <w:lang w:val="el-GR"/>
                <w:rPrChange w:id="494" w:author="Alexander Morgan" w:date="2020-04-28T21:23:00Z">
                  <w:rPr>
                    <w:b/>
                    <w:bCs/>
                    <w:sz w:val="20"/>
                    <w:szCs w:val="20"/>
                    <w:lang w:val="el-GR"/>
                  </w:rPr>
                </w:rPrChange>
              </w:rPr>
              <w:t>β</w:t>
            </w:r>
            <w:r w:rsidRPr="000E3EC9">
              <w:rPr>
                <w:sz w:val="20"/>
                <w:szCs w:val="20"/>
                <w:vertAlign w:val="subscript"/>
                <w:rPrChange w:id="495" w:author="Alexander Morgan" w:date="2020-04-28T21:23:00Z">
                  <w:rPr>
                    <w:b/>
                    <w:bCs/>
                    <w:sz w:val="20"/>
                    <w:szCs w:val="20"/>
                    <w:vertAlign w:val="subscript"/>
                  </w:rPr>
                </w:rPrChange>
              </w:rPr>
              <w:t>3</w:t>
            </w:r>
          </w:p>
        </w:tc>
        <w:tc>
          <w:tcPr>
            <w:tcW w:w="1453" w:type="dxa"/>
            <w:vAlign w:val="center"/>
          </w:tcPr>
          <w:p w14:paraId="2CC23617" w14:textId="77777777" w:rsidR="000674DE" w:rsidRPr="000E3EC9" w:rsidRDefault="000674DE" w:rsidP="000E3EC9">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l-GR"/>
                <w:rPrChange w:id="496" w:author="Alexander Morgan" w:date="2020-04-28T21:23:00Z">
                  <w:rPr>
                    <w:b/>
                    <w:bCs/>
                    <w:sz w:val="20"/>
                    <w:szCs w:val="20"/>
                    <w:lang w:val="el-GR"/>
                  </w:rPr>
                </w:rPrChange>
              </w:rPr>
              <w:pPrChange w:id="497" w:author="Alexander Morgan" w:date="2020-04-28T21:23:00Z">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pPr>
              </w:pPrChange>
            </w:pPr>
            <w:r w:rsidRPr="000E3EC9">
              <w:rPr>
                <w:sz w:val="20"/>
                <w:szCs w:val="20"/>
                <w:lang w:val="el-GR"/>
                <w:rPrChange w:id="498" w:author="Alexander Morgan" w:date="2020-04-28T21:23:00Z">
                  <w:rPr>
                    <w:b/>
                    <w:bCs/>
                    <w:sz w:val="20"/>
                    <w:szCs w:val="20"/>
                    <w:lang w:val="el-GR"/>
                  </w:rPr>
                </w:rPrChange>
              </w:rPr>
              <w:t>β</w:t>
            </w:r>
            <w:r w:rsidRPr="000E3EC9">
              <w:rPr>
                <w:sz w:val="20"/>
                <w:szCs w:val="20"/>
                <w:vertAlign w:val="subscript"/>
                <w:rPrChange w:id="499" w:author="Alexander Morgan" w:date="2020-04-28T21:23:00Z">
                  <w:rPr>
                    <w:b/>
                    <w:bCs/>
                    <w:sz w:val="20"/>
                    <w:szCs w:val="20"/>
                    <w:vertAlign w:val="subscript"/>
                  </w:rPr>
                </w:rPrChange>
              </w:rPr>
              <w:t>3</w:t>
            </w:r>
          </w:p>
        </w:tc>
      </w:tr>
      <w:tr w:rsidR="000674DE" w:rsidRPr="009D435A" w14:paraId="65AB67E5" w14:textId="77777777" w:rsidTr="00BD34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2912EF53" w14:textId="77777777" w:rsidR="000674DE" w:rsidRPr="009D435A" w:rsidRDefault="000674DE" w:rsidP="00BD34FC">
            <w:pPr>
              <w:pStyle w:val="NoSpacing"/>
              <w:spacing w:line="276" w:lineRule="auto"/>
              <w:rPr>
                <w:rFonts w:eastAsiaTheme="minorEastAsia"/>
                <w:color w:val="FFFFFF" w:themeColor="background1"/>
                <w:sz w:val="20"/>
                <w:szCs w:val="20"/>
              </w:rPr>
            </w:pPr>
          </w:p>
        </w:tc>
        <w:tc>
          <w:tcPr>
            <w:tcW w:w="14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5674090F" w14:textId="77777777" w:rsidR="000674DE" w:rsidRPr="009D435A" w:rsidRDefault="000674DE" w:rsidP="00BD34FC">
            <w:pPr>
              <w:pStyle w:val="NoSpacing"/>
              <w:spacing w:line="276" w:lineRule="auto"/>
              <w:cnfStyle w:val="000000100000" w:firstRow="0" w:lastRow="0" w:firstColumn="0" w:lastColumn="0" w:oddVBand="0" w:evenVBand="0" w:oddHBand="1" w:evenHBand="0" w:firstRowFirstColumn="0" w:firstRowLastColumn="0" w:lastRowFirstColumn="0" w:lastRowLastColumn="0"/>
              <w:rPr>
                <w:b/>
                <w:bCs/>
                <w:color w:val="FFFFFF" w:themeColor="background1"/>
                <w:sz w:val="20"/>
                <w:szCs w:val="20"/>
              </w:rPr>
            </w:pPr>
            <w:r w:rsidRPr="003050D8">
              <w:rPr>
                <w:b/>
                <w:bCs/>
                <w:color w:val="FFFFFF" w:themeColor="background1"/>
                <w:sz w:val="20"/>
                <w:szCs w:val="20"/>
              </w:rPr>
              <w:t>Remainders 2</w:t>
            </w:r>
          </w:p>
        </w:tc>
        <w:tc>
          <w:tcPr>
            <w:tcW w:w="1145" w:type="dxa"/>
            <w:tcBorders>
              <w:left w:val="single" w:sz="4" w:space="0" w:color="FFFFFF" w:themeColor="background1"/>
            </w:tcBorders>
            <w:vAlign w:val="center"/>
          </w:tcPr>
          <w:p w14:paraId="3C8C7059" w14:textId="77777777" w:rsidR="000674DE" w:rsidRPr="000E3EC9" w:rsidRDefault="000674DE" w:rsidP="000E3EC9">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20"/>
                <w:rPrChange w:id="500" w:author="Alexander Morgan" w:date="2020-04-28T21:23:00Z">
                  <w:rPr>
                    <w:rFonts w:eastAsiaTheme="minorEastAsia"/>
                    <w:sz w:val="20"/>
                    <w:szCs w:val="20"/>
                  </w:rPr>
                </w:rPrChange>
              </w:rPr>
              <w:pPrChange w:id="501" w:author="Alexander Morgan" w:date="2020-04-28T21:23:00Z">
                <w:pPr>
                  <w:pStyle w:val="NoSpacing"/>
                  <w:spacing w:line="276" w:lineRule="auto"/>
                  <w:cnfStyle w:val="000000100000" w:firstRow="0" w:lastRow="0" w:firstColumn="0" w:lastColumn="0" w:oddVBand="0" w:evenVBand="0" w:oddHBand="1" w:evenHBand="0" w:firstRowFirstColumn="0" w:firstRowLastColumn="0" w:lastRowFirstColumn="0" w:lastRowLastColumn="0"/>
                </w:pPr>
              </w:pPrChange>
            </w:pPr>
            <w:r w:rsidRPr="000E3EC9">
              <w:rPr>
                <w:sz w:val="20"/>
                <w:szCs w:val="20"/>
                <w:lang w:val="el-GR"/>
                <w:rPrChange w:id="502" w:author="Alexander Morgan" w:date="2020-04-28T21:23:00Z">
                  <w:rPr>
                    <w:b/>
                    <w:bCs/>
                    <w:sz w:val="20"/>
                    <w:szCs w:val="20"/>
                    <w:lang w:val="el-GR"/>
                  </w:rPr>
                </w:rPrChange>
              </w:rPr>
              <w:t>β</w:t>
            </w:r>
            <w:r w:rsidRPr="000E3EC9">
              <w:rPr>
                <w:sz w:val="20"/>
                <w:szCs w:val="20"/>
                <w:vertAlign w:val="subscript"/>
                <w:rPrChange w:id="503" w:author="Alexander Morgan" w:date="2020-04-28T21:23:00Z">
                  <w:rPr>
                    <w:b/>
                    <w:bCs/>
                    <w:sz w:val="20"/>
                    <w:szCs w:val="20"/>
                    <w:vertAlign w:val="subscript"/>
                  </w:rPr>
                </w:rPrChange>
              </w:rPr>
              <w:t>4</w:t>
            </w:r>
          </w:p>
        </w:tc>
        <w:tc>
          <w:tcPr>
            <w:tcW w:w="1010" w:type="dxa"/>
            <w:vAlign w:val="center"/>
          </w:tcPr>
          <w:p w14:paraId="72BECF62" w14:textId="77777777" w:rsidR="000674DE" w:rsidRPr="000E3EC9" w:rsidRDefault="000674DE" w:rsidP="000E3EC9">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20"/>
                <w:rPrChange w:id="504" w:author="Alexander Morgan" w:date="2020-04-28T21:23:00Z">
                  <w:rPr>
                    <w:rFonts w:eastAsiaTheme="minorEastAsia"/>
                    <w:sz w:val="20"/>
                    <w:szCs w:val="20"/>
                  </w:rPr>
                </w:rPrChange>
              </w:rPr>
              <w:pPrChange w:id="505" w:author="Alexander Morgan" w:date="2020-04-28T21:23:00Z">
                <w:pPr>
                  <w:pStyle w:val="NoSpacing"/>
                  <w:spacing w:line="276" w:lineRule="auto"/>
                  <w:cnfStyle w:val="000000100000" w:firstRow="0" w:lastRow="0" w:firstColumn="0" w:lastColumn="0" w:oddVBand="0" w:evenVBand="0" w:oddHBand="1" w:evenHBand="0" w:firstRowFirstColumn="0" w:firstRowLastColumn="0" w:lastRowFirstColumn="0" w:lastRowLastColumn="0"/>
                </w:pPr>
              </w:pPrChange>
            </w:pPr>
            <w:r w:rsidRPr="000E3EC9">
              <w:rPr>
                <w:sz w:val="20"/>
                <w:szCs w:val="20"/>
                <w:lang w:val="el-GR"/>
                <w:rPrChange w:id="506" w:author="Alexander Morgan" w:date="2020-04-28T21:23:00Z">
                  <w:rPr>
                    <w:b/>
                    <w:bCs/>
                    <w:sz w:val="20"/>
                    <w:szCs w:val="20"/>
                    <w:lang w:val="el-GR"/>
                  </w:rPr>
                </w:rPrChange>
              </w:rPr>
              <w:t>β</w:t>
            </w:r>
            <w:r w:rsidRPr="000E3EC9">
              <w:rPr>
                <w:sz w:val="20"/>
                <w:szCs w:val="20"/>
                <w:vertAlign w:val="subscript"/>
                <w:rPrChange w:id="507" w:author="Alexander Morgan" w:date="2020-04-28T21:23:00Z">
                  <w:rPr>
                    <w:b/>
                    <w:bCs/>
                    <w:sz w:val="20"/>
                    <w:szCs w:val="20"/>
                    <w:vertAlign w:val="subscript"/>
                  </w:rPr>
                </w:rPrChange>
              </w:rPr>
              <w:t>2</w:t>
            </w:r>
          </w:p>
        </w:tc>
        <w:tc>
          <w:tcPr>
            <w:tcW w:w="1453" w:type="dxa"/>
            <w:vAlign w:val="center"/>
          </w:tcPr>
          <w:p w14:paraId="1D26E6A1" w14:textId="77777777" w:rsidR="000674DE" w:rsidRPr="000E3EC9" w:rsidRDefault="000674DE" w:rsidP="000E3EC9">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20"/>
                <w:rPrChange w:id="508" w:author="Alexander Morgan" w:date="2020-04-28T21:23:00Z">
                  <w:rPr>
                    <w:rFonts w:eastAsiaTheme="minorEastAsia"/>
                    <w:sz w:val="20"/>
                    <w:szCs w:val="20"/>
                  </w:rPr>
                </w:rPrChange>
              </w:rPr>
              <w:pPrChange w:id="509" w:author="Alexander Morgan" w:date="2020-04-28T21:23:00Z">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pPr>
              </w:pPrChange>
            </w:pPr>
            <w:r w:rsidRPr="000E3EC9">
              <w:rPr>
                <w:sz w:val="20"/>
                <w:szCs w:val="20"/>
                <w:lang w:val="el-GR"/>
                <w:rPrChange w:id="510" w:author="Alexander Morgan" w:date="2020-04-28T21:23:00Z">
                  <w:rPr>
                    <w:b/>
                    <w:bCs/>
                    <w:sz w:val="20"/>
                    <w:szCs w:val="20"/>
                    <w:lang w:val="el-GR"/>
                  </w:rPr>
                </w:rPrChange>
              </w:rPr>
              <w:t>β</w:t>
            </w:r>
            <w:r w:rsidRPr="000E3EC9">
              <w:rPr>
                <w:sz w:val="20"/>
                <w:szCs w:val="20"/>
                <w:vertAlign w:val="subscript"/>
                <w:rPrChange w:id="511" w:author="Alexander Morgan" w:date="2020-04-28T21:23:00Z">
                  <w:rPr>
                    <w:b/>
                    <w:bCs/>
                    <w:sz w:val="20"/>
                    <w:szCs w:val="20"/>
                    <w:vertAlign w:val="subscript"/>
                  </w:rPr>
                </w:rPrChange>
              </w:rPr>
              <w:t>3</w:t>
            </w:r>
          </w:p>
        </w:tc>
        <w:tc>
          <w:tcPr>
            <w:tcW w:w="1453" w:type="dxa"/>
            <w:vAlign w:val="center"/>
          </w:tcPr>
          <w:p w14:paraId="786A640F" w14:textId="77777777" w:rsidR="000674DE" w:rsidRPr="000E3EC9" w:rsidRDefault="000674DE" w:rsidP="000E3EC9">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l-GR"/>
                <w:rPrChange w:id="512" w:author="Alexander Morgan" w:date="2020-04-28T21:23:00Z">
                  <w:rPr>
                    <w:b/>
                    <w:bCs/>
                    <w:sz w:val="20"/>
                    <w:szCs w:val="20"/>
                    <w:lang w:val="el-GR"/>
                  </w:rPr>
                </w:rPrChange>
              </w:rPr>
              <w:pPrChange w:id="513" w:author="Alexander Morgan" w:date="2020-04-28T21:23:00Z">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pPr>
              </w:pPrChange>
            </w:pPr>
            <w:r w:rsidRPr="000E3EC9">
              <w:rPr>
                <w:sz w:val="20"/>
                <w:szCs w:val="20"/>
                <w:lang w:val="el-GR"/>
                <w:rPrChange w:id="514" w:author="Alexander Morgan" w:date="2020-04-28T21:23:00Z">
                  <w:rPr>
                    <w:b/>
                    <w:bCs/>
                    <w:sz w:val="20"/>
                    <w:szCs w:val="20"/>
                    <w:lang w:val="el-GR"/>
                  </w:rPr>
                </w:rPrChange>
              </w:rPr>
              <w:t>β</w:t>
            </w:r>
            <w:r w:rsidRPr="000E3EC9">
              <w:rPr>
                <w:sz w:val="20"/>
                <w:szCs w:val="20"/>
                <w:vertAlign w:val="subscript"/>
                <w:rPrChange w:id="515" w:author="Alexander Morgan" w:date="2020-04-28T21:23:00Z">
                  <w:rPr>
                    <w:b/>
                    <w:bCs/>
                    <w:sz w:val="20"/>
                    <w:szCs w:val="20"/>
                    <w:vertAlign w:val="subscript"/>
                  </w:rPr>
                </w:rPrChange>
              </w:rPr>
              <w:t>3</w:t>
            </w:r>
          </w:p>
        </w:tc>
        <w:tc>
          <w:tcPr>
            <w:tcW w:w="1453" w:type="dxa"/>
            <w:vAlign w:val="center"/>
          </w:tcPr>
          <w:p w14:paraId="248D8EC8" w14:textId="77777777" w:rsidR="000674DE" w:rsidRPr="000E3EC9" w:rsidRDefault="000674DE" w:rsidP="000E3EC9">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l-GR"/>
                <w:rPrChange w:id="516" w:author="Alexander Morgan" w:date="2020-04-28T21:23:00Z">
                  <w:rPr>
                    <w:b/>
                    <w:bCs/>
                    <w:sz w:val="20"/>
                    <w:szCs w:val="20"/>
                    <w:lang w:val="el-GR"/>
                  </w:rPr>
                </w:rPrChange>
              </w:rPr>
              <w:pPrChange w:id="517" w:author="Alexander Morgan" w:date="2020-04-28T21:23:00Z">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pPr>
              </w:pPrChange>
            </w:pPr>
            <w:r w:rsidRPr="000E3EC9">
              <w:rPr>
                <w:sz w:val="20"/>
                <w:szCs w:val="20"/>
                <w:lang w:val="el-GR"/>
                <w:rPrChange w:id="518" w:author="Alexander Morgan" w:date="2020-04-28T21:23:00Z">
                  <w:rPr>
                    <w:b/>
                    <w:bCs/>
                    <w:sz w:val="20"/>
                    <w:szCs w:val="20"/>
                    <w:lang w:val="el-GR"/>
                  </w:rPr>
                </w:rPrChange>
              </w:rPr>
              <w:t>β</w:t>
            </w:r>
            <w:r w:rsidRPr="000E3EC9">
              <w:rPr>
                <w:sz w:val="20"/>
                <w:szCs w:val="20"/>
                <w:vertAlign w:val="subscript"/>
                <w:rPrChange w:id="519" w:author="Alexander Morgan" w:date="2020-04-28T21:23:00Z">
                  <w:rPr>
                    <w:b/>
                    <w:bCs/>
                    <w:sz w:val="20"/>
                    <w:szCs w:val="20"/>
                    <w:vertAlign w:val="subscript"/>
                  </w:rPr>
                </w:rPrChange>
              </w:rPr>
              <w:t>3</w:t>
            </w:r>
          </w:p>
        </w:tc>
      </w:tr>
      <w:tr w:rsidR="000674DE" w:rsidRPr="009D435A" w14:paraId="39A8B8D2" w14:textId="77777777" w:rsidTr="00BD34FC">
        <w:tc>
          <w:tcPr>
            <w:cnfStyle w:val="001000000000" w:firstRow="0" w:lastRow="0" w:firstColumn="1" w:lastColumn="0" w:oddVBand="0" w:evenVBand="0" w:oddHBand="0" w:evenHBand="0" w:firstRowFirstColumn="0" w:firstRowLastColumn="0" w:lastRowFirstColumn="0" w:lastRowLastColumn="0"/>
            <w:tcW w:w="120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7BBDA2D7" w14:textId="77777777" w:rsidR="000674DE" w:rsidRPr="009D435A" w:rsidRDefault="000674DE" w:rsidP="00BD34FC">
            <w:pPr>
              <w:pStyle w:val="NoSpacing"/>
              <w:spacing w:line="276" w:lineRule="auto"/>
              <w:rPr>
                <w:rFonts w:eastAsiaTheme="minorEastAsia"/>
                <w:color w:val="FFFFFF" w:themeColor="background1"/>
                <w:sz w:val="20"/>
                <w:szCs w:val="20"/>
              </w:rPr>
            </w:pPr>
          </w:p>
        </w:tc>
        <w:tc>
          <w:tcPr>
            <w:tcW w:w="14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351D0C77" w14:textId="77777777" w:rsidR="000674DE" w:rsidRPr="009D435A" w:rsidRDefault="000674DE" w:rsidP="00BD34FC">
            <w:pPr>
              <w:pStyle w:val="NoSpacing"/>
              <w:spacing w:line="276" w:lineRule="auto"/>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0"/>
              </w:rPr>
            </w:pPr>
            <w:r w:rsidRPr="003050D8">
              <w:rPr>
                <w:b/>
                <w:bCs/>
                <w:color w:val="FFFFFF" w:themeColor="background1"/>
                <w:sz w:val="20"/>
                <w:szCs w:val="20"/>
              </w:rPr>
              <w:t>Remainders 3</w:t>
            </w:r>
          </w:p>
        </w:tc>
        <w:tc>
          <w:tcPr>
            <w:tcW w:w="1145" w:type="dxa"/>
            <w:tcBorders>
              <w:left w:val="single" w:sz="4" w:space="0" w:color="FFFFFF" w:themeColor="background1"/>
            </w:tcBorders>
            <w:vAlign w:val="center"/>
          </w:tcPr>
          <w:p w14:paraId="3673FC89" w14:textId="77777777" w:rsidR="000674DE" w:rsidRPr="000E3EC9" w:rsidRDefault="000674DE" w:rsidP="000E3EC9">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Change w:id="520" w:author="Alexander Morgan" w:date="2020-04-28T21:23:00Z">
                  <w:rPr>
                    <w:rFonts w:eastAsiaTheme="minorEastAsia"/>
                    <w:sz w:val="20"/>
                    <w:szCs w:val="20"/>
                  </w:rPr>
                </w:rPrChange>
              </w:rPr>
              <w:pPrChange w:id="521" w:author="Alexander Morgan" w:date="2020-04-28T21:23:00Z">
                <w:pPr>
                  <w:pStyle w:val="NoSpacing"/>
                  <w:spacing w:line="276" w:lineRule="auto"/>
                  <w:cnfStyle w:val="000000000000" w:firstRow="0" w:lastRow="0" w:firstColumn="0" w:lastColumn="0" w:oddVBand="0" w:evenVBand="0" w:oddHBand="0" w:evenHBand="0" w:firstRowFirstColumn="0" w:firstRowLastColumn="0" w:lastRowFirstColumn="0" w:lastRowLastColumn="0"/>
                </w:pPr>
              </w:pPrChange>
            </w:pPr>
            <w:r w:rsidRPr="000E3EC9">
              <w:rPr>
                <w:sz w:val="20"/>
                <w:szCs w:val="20"/>
                <w:lang w:val="el-GR"/>
                <w:rPrChange w:id="522" w:author="Alexander Morgan" w:date="2020-04-28T21:23:00Z">
                  <w:rPr>
                    <w:b/>
                    <w:bCs/>
                    <w:sz w:val="20"/>
                    <w:szCs w:val="20"/>
                    <w:lang w:val="el-GR"/>
                  </w:rPr>
                </w:rPrChange>
              </w:rPr>
              <w:t>β</w:t>
            </w:r>
            <w:r w:rsidRPr="000E3EC9">
              <w:rPr>
                <w:sz w:val="20"/>
                <w:szCs w:val="20"/>
                <w:vertAlign w:val="subscript"/>
                <w:rPrChange w:id="523" w:author="Alexander Morgan" w:date="2020-04-28T21:23:00Z">
                  <w:rPr>
                    <w:b/>
                    <w:bCs/>
                    <w:sz w:val="20"/>
                    <w:szCs w:val="20"/>
                    <w:vertAlign w:val="subscript"/>
                  </w:rPr>
                </w:rPrChange>
              </w:rPr>
              <w:t>4</w:t>
            </w:r>
          </w:p>
        </w:tc>
        <w:tc>
          <w:tcPr>
            <w:tcW w:w="1010" w:type="dxa"/>
            <w:vAlign w:val="center"/>
          </w:tcPr>
          <w:p w14:paraId="1AABDC4D" w14:textId="77777777" w:rsidR="000674DE" w:rsidRPr="000E3EC9" w:rsidRDefault="000674DE" w:rsidP="000E3EC9">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Change w:id="524" w:author="Alexander Morgan" w:date="2020-04-28T21:23:00Z">
                  <w:rPr>
                    <w:rFonts w:eastAsiaTheme="minorEastAsia"/>
                    <w:sz w:val="20"/>
                    <w:szCs w:val="20"/>
                  </w:rPr>
                </w:rPrChange>
              </w:rPr>
              <w:pPrChange w:id="525" w:author="Alexander Morgan" w:date="2020-04-28T21:23:00Z">
                <w:pPr>
                  <w:pStyle w:val="NoSpacing"/>
                  <w:spacing w:line="276" w:lineRule="auto"/>
                  <w:cnfStyle w:val="000000000000" w:firstRow="0" w:lastRow="0" w:firstColumn="0" w:lastColumn="0" w:oddVBand="0" w:evenVBand="0" w:oddHBand="0" w:evenHBand="0" w:firstRowFirstColumn="0" w:firstRowLastColumn="0" w:lastRowFirstColumn="0" w:lastRowLastColumn="0"/>
                </w:pPr>
              </w:pPrChange>
            </w:pPr>
            <w:r w:rsidRPr="000E3EC9">
              <w:rPr>
                <w:sz w:val="20"/>
                <w:szCs w:val="20"/>
                <w:lang w:val="el-GR"/>
                <w:rPrChange w:id="526" w:author="Alexander Morgan" w:date="2020-04-28T21:23:00Z">
                  <w:rPr>
                    <w:b/>
                    <w:bCs/>
                    <w:sz w:val="20"/>
                    <w:szCs w:val="20"/>
                    <w:lang w:val="el-GR"/>
                  </w:rPr>
                </w:rPrChange>
              </w:rPr>
              <w:t>β</w:t>
            </w:r>
            <w:r w:rsidRPr="000E3EC9">
              <w:rPr>
                <w:sz w:val="20"/>
                <w:szCs w:val="20"/>
                <w:vertAlign w:val="subscript"/>
                <w:rPrChange w:id="527" w:author="Alexander Morgan" w:date="2020-04-28T21:23:00Z">
                  <w:rPr>
                    <w:b/>
                    <w:bCs/>
                    <w:sz w:val="20"/>
                    <w:szCs w:val="20"/>
                    <w:vertAlign w:val="subscript"/>
                  </w:rPr>
                </w:rPrChange>
              </w:rPr>
              <w:t>2</w:t>
            </w:r>
          </w:p>
        </w:tc>
        <w:tc>
          <w:tcPr>
            <w:tcW w:w="1453" w:type="dxa"/>
            <w:vAlign w:val="center"/>
          </w:tcPr>
          <w:p w14:paraId="4E2F4938" w14:textId="77777777" w:rsidR="000674DE" w:rsidRPr="000E3EC9" w:rsidRDefault="000674DE" w:rsidP="000E3EC9">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Change w:id="528" w:author="Alexander Morgan" w:date="2020-04-28T21:23:00Z">
                  <w:rPr>
                    <w:rFonts w:eastAsiaTheme="minorEastAsia"/>
                    <w:sz w:val="20"/>
                    <w:szCs w:val="20"/>
                  </w:rPr>
                </w:rPrChange>
              </w:rPr>
              <w:pPrChange w:id="529" w:author="Alexander Morgan" w:date="2020-04-28T21:23:00Z">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pPr>
              </w:pPrChange>
            </w:pPr>
            <w:r w:rsidRPr="000E3EC9">
              <w:rPr>
                <w:sz w:val="20"/>
                <w:szCs w:val="20"/>
                <w:lang w:val="el-GR"/>
                <w:rPrChange w:id="530" w:author="Alexander Morgan" w:date="2020-04-28T21:23:00Z">
                  <w:rPr>
                    <w:b/>
                    <w:bCs/>
                    <w:sz w:val="20"/>
                    <w:szCs w:val="20"/>
                    <w:lang w:val="el-GR"/>
                  </w:rPr>
                </w:rPrChange>
              </w:rPr>
              <w:t>β</w:t>
            </w:r>
            <w:r w:rsidRPr="000E3EC9">
              <w:rPr>
                <w:sz w:val="20"/>
                <w:szCs w:val="20"/>
                <w:vertAlign w:val="subscript"/>
                <w:rPrChange w:id="531" w:author="Alexander Morgan" w:date="2020-04-28T21:23:00Z">
                  <w:rPr>
                    <w:b/>
                    <w:bCs/>
                    <w:sz w:val="20"/>
                    <w:szCs w:val="20"/>
                    <w:vertAlign w:val="subscript"/>
                  </w:rPr>
                </w:rPrChange>
              </w:rPr>
              <w:t>3</w:t>
            </w:r>
          </w:p>
        </w:tc>
        <w:tc>
          <w:tcPr>
            <w:tcW w:w="1453" w:type="dxa"/>
            <w:vAlign w:val="center"/>
          </w:tcPr>
          <w:p w14:paraId="0718BB9E" w14:textId="77777777" w:rsidR="000674DE" w:rsidRPr="000E3EC9" w:rsidRDefault="000674DE" w:rsidP="000E3EC9">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l-GR"/>
                <w:rPrChange w:id="532" w:author="Alexander Morgan" w:date="2020-04-28T21:23:00Z">
                  <w:rPr>
                    <w:b/>
                    <w:bCs/>
                    <w:sz w:val="20"/>
                    <w:szCs w:val="20"/>
                    <w:lang w:val="el-GR"/>
                  </w:rPr>
                </w:rPrChange>
              </w:rPr>
              <w:pPrChange w:id="533" w:author="Alexander Morgan" w:date="2020-04-28T21:23:00Z">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pPr>
              </w:pPrChange>
            </w:pPr>
            <w:r w:rsidRPr="000E3EC9">
              <w:rPr>
                <w:sz w:val="20"/>
                <w:szCs w:val="20"/>
                <w:lang w:val="el-GR"/>
                <w:rPrChange w:id="534" w:author="Alexander Morgan" w:date="2020-04-28T21:23:00Z">
                  <w:rPr>
                    <w:b/>
                    <w:bCs/>
                    <w:sz w:val="20"/>
                    <w:szCs w:val="20"/>
                    <w:lang w:val="el-GR"/>
                  </w:rPr>
                </w:rPrChange>
              </w:rPr>
              <w:t>β</w:t>
            </w:r>
            <w:r w:rsidRPr="000E3EC9">
              <w:rPr>
                <w:sz w:val="20"/>
                <w:szCs w:val="20"/>
                <w:vertAlign w:val="subscript"/>
                <w:rPrChange w:id="535" w:author="Alexander Morgan" w:date="2020-04-28T21:23:00Z">
                  <w:rPr>
                    <w:b/>
                    <w:bCs/>
                    <w:sz w:val="20"/>
                    <w:szCs w:val="20"/>
                    <w:vertAlign w:val="subscript"/>
                  </w:rPr>
                </w:rPrChange>
              </w:rPr>
              <w:t>3</w:t>
            </w:r>
          </w:p>
        </w:tc>
        <w:tc>
          <w:tcPr>
            <w:tcW w:w="1453" w:type="dxa"/>
            <w:vAlign w:val="center"/>
          </w:tcPr>
          <w:p w14:paraId="5AE260CF" w14:textId="77777777" w:rsidR="000674DE" w:rsidRPr="000E3EC9" w:rsidRDefault="000674DE" w:rsidP="000E3EC9">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l-GR"/>
                <w:rPrChange w:id="536" w:author="Alexander Morgan" w:date="2020-04-28T21:23:00Z">
                  <w:rPr>
                    <w:b/>
                    <w:bCs/>
                    <w:sz w:val="20"/>
                    <w:szCs w:val="20"/>
                    <w:lang w:val="el-GR"/>
                  </w:rPr>
                </w:rPrChange>
              </w:rPr>
              <w:pPrChange w:id="537" w:author="Alexander Morgan" w:date="2020-04-28T21:23:00Z">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pPr>
              </w:pPrChange>
            </w:pPr>
            <w:r w:rsidRPr="000E3EC9">
              <w:rPr>
                <w:sz w:val="20"/>
                <w:szCs w:val="20"/>
                <w:lang w:val="el-GR"/>
                <w:rPrChange w:id="538" w:author="Alexander Morgan" w:date="2020-04-28T21:23:00Z">
                  <w:rPr>
                    <w:b/>
                    <w:bCs/>
                    <w:sz w:val="20"/>
                    <w:szCs w:val="20"/>
                    <w:lang w:val="el-GR"/>
                  </w:rPr>
                </w:rPrChange>
              </w:rPr>
              <w:t>β</w:t>
            </w:r>
            <w:r w:rsidRPr="000E3EC9">
              <w:rPr>
                <w:sz w:val="20"/>
                <w:szCs w:val="20"/>
                <w:vertAlign w:val="subscript"/>
                <w:rPrChange w:id="539" w:author="Alexander Morgan" w:date="2020-04-28T21:23:00Z">
                  <w:rPr>
                    <w:b/>
                    <w:bCs/>
                    <w:sz w:val="20"/>
                    <w:szCs w:val="20"/>
                    <w:vertAlign w:val="subscript"/>
                  </w:rPr>
                </w:rPrChange>
              </w:rPr>
              <w:t>3</w:t>
            </w:r>
          </w:p>
        </w:tc>
      </w:tr>
    </w:tbl>
    <w:p w14:paraId="2229622C" w14:textId="77777777" w:rsidR="005B4C80" w:rsidRDefault="005B4C80" w:rsidP="005B4C80">
      <w:pPr>
        <w:pStyle w:val="NoSpacing"/>
        <w:jc w:val="both"/>
        <w:rPr>
          <w:ins w:id="540" w:author="Alexander Morgan" w:date="2020-04-28T17:24:00Z"/>
        </w:rPr>
      </w:pPr>
    </w:p>
    <w:p w14:paraId="0CF1ACE7" w14:textId="71BC040E" w:rsidR="00320064" w:rsidRDefault="00320064" w:rsidP="005B4C80">
      <w:pPr>
        <w:pStyle w:val="NoSpacing"/>
        <w:jc w:val="both"/>
        <w:rPr>
          <w:ins w:id="541" w:author="Alexander Morgan" w:date="2020-04-28T17:43:00Z"/>
        </w:rPr>
      </w:pPr>
      <w:commentRangeStart w:id="542"/>
      <w:ins w:id="543" w:author="Alexander Morgan" w:date="2020-04-28T17:43:00Z">
        <w:r>
          <w:t>The WAIFW matrix structure allows for similar levels</w:t>
        </w:r>
      </w:ins>
      <w:ins w:id="544" w:author="Alexander Morgan" w:date="2020-04-28T17:46:00Z">
        <w:r>
          <w:t xml:space="preserve"> </w:t>
        </w:r>
      </w:ins>
      <w:ins w:id="545" w:author="Alexander Morgan" w:date="2020-04-28T17:43:00Z">
        <w:r>
          <w:t xml:space="preserve">of transmission </w:t>
        </w:r>
      </w:ins>
      <w:ins w:id="546" w:author="Alexander Morgan" w:date="2020-04-28T17:46:00Z">
        <w:r>
          <w:t xml:space="preserve">within the </w:t>
        </w:r>
      </w:ins>
      <w:ins w:id="547" w:author="Alexander Morgan" w:date="2020-04-28T17:43:00Z">
        <w:r>
          <w:t>vulnerabl</w:t>
        </w:r>
      </w:ins>
      <w:ins w:id="548" w:author="Alexander Morgan" w:date="2020-04-28T17:47:00Z">
        <w:r>
          <w:t>e</w:t>
        </w:r>
      </w:ins>
      <w:ins w:id="549" w:author="Alexander Morgan" w:date="2020-04-28T17:43:00Z">
        <w:r>
          <w:t xml:space="preserve"> and </w:t>
        </w:r>
      </w:ins>
      <w:ins w:id="550" w:author="Alexander Morgan" w:date="2020-04-28T17:46:00Z">
        <w:r>
          <w:t xml:space="preserve">between </w:t>
        </w:r>
      </w:ins>
      <w:ins w:id="551" w:author="Alexander Morgan" w:date="2020-04-28T17:43:00Z">
        <w:r>
          <w:t>the</w:t>
        </w:r>
      </w:ins>
      <w:ins w:id="552" w:author="Alexander Morgan" w:date="2020-04-28T17:51:00Z">
        <w:r w:rsidR="000118B9">
          <w:t xml:space="preserve"> protective </w:t>
        </w:r>
      </w:ins>
      <w:ins w:id="553" w:author="Alexander Morgan" w:date="2020-04-28T17:43:00Z">
        <w:r>
          <w:t>shielders sub-p</w:t>
        </w:r>
      </w:ins>
      <w:ins w:id="554" w:author="Alexander Morgan" w:date="2020-04-28T17:44:00Z">
        <w:r>
          <w:t>opulation</w:t>
        </w:r>
      </w:ins>
      <w:ins w:id="555" w:author="Alexander Morgan" w:date="2020-04-28T17:51:00Z">
        <w:r w:rsidR="000118B9">
          <w:t xml:space="preserve"> </w:t>
        </w:r>
      </w:ins>
      <w:ins w:id="556" w:author="Alexander Morgan" w:date="2020-04-28T17:50:00Z">
        <w:r>
          <w:t>(</w:t>
        </w:r>
        <w:r>
          <w:rPr>
            <w:rFonts w:cstheme="minorHAnsi"/>
          </w:rPr>
          <w:t>β</w:t>
        </w:r>
        <w:r w:rsidRPr="00320064">
          <w:rPr>
            <w:vertAlign w:val="subscript"/>
            <w:rPrChange w:id="557" w:author="Alexander Morgan" w:date="2020-04-28T17:50:00Z">
              <w:rPr/>
            </w:rPrChange>
          </w:rPr>
          <w:t>1</w:t>
        </w:r>
        <w:r>
          <w:t>)</w:t>
        </w:r>
      </w:ins>
      <w:ins w:id="558" w:author="Alexander Morgan" w:date="2020-04-28T17:44:00Z">
        <w:r>
          <w:t>. Shielders themselves can subsequently contact the remainder sub-population at</w:t>
        </w:r>
      </w:ins>
      <w:ins w:id="559" w:author="Alexander Morgan" w:date="2020-04-28T17:51:00Z">
        <w:r w:rsidR="000118B9">
          <w:t xml:space="preserve"> a</w:t>
        </w:r>
      </w:ins>
      <w:ins w:id="560" w:author="Alexander Morgan" w:date="2020-04-28T17:44:00Z">
        <w:r>
          <w:t xml:space="preserve"> different level</w:t>
        </w:r>
      </w:ins>
      <w:ins w:id="561" w:author="Alexander Morgan" w:date="2020-04-28T17:50:00Z">
        <w:r>
          <w:t xml:space="preserve"> </w:t>
        </w:r>
        <w:r>
          <w:t>(</w:t>
        </w:r>
        <w:r>
          <w:rPr>
            <w:rFonts w:cstheme="minorHAnsi"/>
          </w:rPr>
          <w:t>β</w:t>
        </w:r>
        <w:r>
          <w:rPr>
            <w:vertAlign w:val="subscript"/>
          </w:rPr>
          <w:t>2</w:t>
        </w:r>
        <w:r>
          <w:t>)</w:t>
        </w:r>
      </w:ins>
      <w:ins w:id="562" w:author="Alexander Morgan" w:date="2020-04-28T17:44:00Z">
        <w:r>
          <w:t xml:space="preserve">, with the remainder population having </w:t>
        </w:r>
      </w:ins>
      <w:ins w:id="563" w:author="Alexander Morgan" w:date="2020-04-28T21:24:00Z">
        <w:r w:rsidR="000E3EC9">
          <w:t>greater</w:t>
        </w:r>
      </w:ins>
      <w:ins w:id="564" w:author="Alexander Morgan" w:date="2020-04-28T17:45:00Z">
        <w:r>
          <w:t xml:space="preserve"> levels of contact with</w:t>
        </w:r>
      </w:ins>
      <w:ins w:id="565" w:author="Alexander Morgan" w:date="2020-04-28T21:24:00Z">
        <w:r w:rsidR="000E3EC9">
          <w:t xml:space="preserve"> one</w:t>
        </w:r>
      </w:ins>
      <w:ins w:id="566" w:author="Alexander Morgan" w:date="2020-04-28T17:45:00Z">
        <w:r>
          <w:t xml:space="preserve"> other</w:t>
        </w:r>
      </w:ins>
      <w:ins w:id="567" w:author="Alexander Morgan" w:date="2020-04-28T17:50:00Z">
        <w:r>
          <w:t xml:space="preserve"> </w:t>
        </w:r>
        <w:r>
          <w:t>(</w:t>
        </w:r>
        <w:r>
          <w:rPr>
            <w:rFonts w:cstheme="minorHAnsi"/>
          </w:rPr>
          <w:t>β</w:t>
        </w:r>
        <w:r>
          <w:rPr>
            <w:vertAlign w:val="subscript"/>
          </w:rPr>
          <w:t>3</w:t>
        </w:r>
        <w:r>
          <w:t>)</w:t>
        </w:r>
      </w:ins>
      <w:ins w:id="568" w:author="Alexander Morgan" w:date="2020-04-28T17:45:00Z">
        <w:r>
          <w:t xml:space="preserve">. Transmission between the vulnerable and remainder sub-populations was assumed to be much lower than </w:t>
        </w:r>
      </w:ins>
      <w:ins w:id="569" w:author="Alexander Morgan" w:date="2020-04-28T17:50:00Z">
        <w:r>
          <w:t xml:space="preserve">with other sub-populations </w:t>
        </w:r>
        <w:r>
          <w:t>(</w:t>
        </w:r>
        <w:r>
          <w:rPr>
            <w:rFonts w:cstheme="minorHAnsi"/>
          </w:rPr>
          <w:t>β</w:t>
        </w:r>
        <w:r>
          <w:rPr>
            <w:vertAlign w:val="subscript"/>
          </w:rPr>
          <w:t>4</w:t>
        </w:r>
        <w:r>
          <w:t>)</w:t>
        </w:r>
        <w:r>
          <w:t>.</w:t>
        </w:r>
      </w:ins>
      <w:commentRangeEnd w:id="542"/>
      <w:ins w:id="570" w:author="Alexander Morgan" w:date="2020-04-28T17:52:00Z">
        <w:r w:rsidR="000118B9">
          <w:rPr>
            <w:rStyle w:val="CommentReference"/>
          </w:rPr>
          <w:commentReference w:id="542"/>
        </w:r>
      </w:ins>
    </w:p>
    <w:p w14:paraId="48208209" w14:textId="77777777" w:rsidR="005B4C80" w:rsidDel="000118B9" w:rsidRDefault="005B4C80" w:rsidP="000674DE">
      <w:pPr>
        <w:pStyle w:val="NoSpacing"/>
        <w:jc w:val="both"/>
        <w:rPr>
          <w:del w:id="571" w:author="Alexander Morgan" w:date="2020-04-28T17:52:00Z"/>
        </w:rPr>
      </w:pPr>
    </w:p>
    <w:p w14:paraId="63CE75A7" w14:textId="77777777" w:rsidR="000118B9" w:rsidRDefault="000118B9" w:rsidP="000674DE">
      <w:pPr>
        <w:pStyle w:val="NoSpacing"/>
        <w:jc w:val="both"/>
      </w:pPr>
    </w:p>
    <w:p w14:paraId="2738C5F8" w14:textId="77777777" w:rsidR="000674DE" w:rsidRDefault="000674DE" w:rsidP="000674DE">
      <w:pPr>
        <w:pStyle w:val="NoSpacing"/>
        <w:rPr>
          <w:b/>
          <w:bCs/>
          <w:u w:val="single"/>
        </w:rPr>
      </w:pPr>
      <w:r w:rsidRPr="00026CE3">
        <w:rPr>
          <w:b/>
          <w:bCs/>
          <w:u w:val="single"/>
        </w:rPr>
        <w:t>Modelling Enhanced Shielding</w:t>
      </w:r>
    </w:p>
    <w:p w14:paraId="480F783C" w14:textId="77777777" w:rsidR="000674DE" w:rsidRPr="00026CE3" w:rsidRDefault="000674DE" w:rsidP="000674DE">
      <w:pPr>
        <w:pStyle w:val="NoSpacing"/>
        <w:jc w:val="center"/>
        <w:rPr>
          <w:b/>
          <w:bCs/>
          <w:u w:val="single"/>
        </w:rPr>
      </w:pPr>
    </w:p>
    <w:p w14:paraId="14847808" w14:textId="6214CC81" w:rsidR="000674DE" w:rsidRDefault="000674DE" w:rsidP="000674DE">
      <w:pPr>
        <w:pStyle w:val="NoSpacing"/>
        <w:jc w:val="both"/>
      </w:pPr>
      <w:r>
        <w:t xml:space="preserve">To model the effect of an enhanced shielding strategy on COVID-19 transmission, four intervention “phases” were considered. These phases describe social distancing measures which aim to control a </w:t>
      </w:r>
      <w:del w:id="572" w:author="Alexander Morgan" w:date="2020-04-28T17:25:00Z">
        <w:r w:rsidDel="005B4C80">
          <w:delText xml:space="preserve">simulated </w:delText>
        </w:r>
      </w:del>
      <w:r>
        <w:t xml:space="preserve">COVID-19 epidemic. Interventions were modelled as alterations in the </w:t>
      </w:r>
      <w:del w:id="573" w:author="Alexander Morgan" w:date="2020-04-28T18:19:00Z">
        <w:r w:rsidDel="003C04A6">
          <w:delText>R</w:delText>
        </w:r>
        <w:r w:rsidRPr="00026CE3" w:rsidDel="003C04A6">
          <w:rPr>
            <w:vertAlign w:val="subscript"/>
          </w:rPr>
          <w:delText>0</w:delText>
        </w:r>
        <w:r w:rsidDel="003C04A6">
          <w:delText xml:space="preserve"> </w:delText>
        </w:r>
      </w:del>
      <w:ins w:id="574" w:author="Alexander Morgan" w:date="2020-04-28T18:19:00Z">
        <w:r w:rsidR="003C04A6">
          <w:t>reproduction number</w:t>
        </w:r>
        <w:r w:rsidR="003C04A6">
          <w:t xml:space="preserve"> </w:t>
        </w:r>
      </w:ins>
      <w:ins w:id="575" w:author="Alexander Morgan" w:date="2020-04-28T21:24:00Z">
        <w:r w:rsidR="000E3EC9">
          <w:t>(</w:t>
        </w:r>
        <w:commentRangeStart w:id="576"/>
        <w:r w:rsidR="000E3EC9">
          <w:t>R)</w:t>
        </w:r>
        <w:commentRangeEnd w:id="576"/>
        <w:r w:rsidR="000E3EC9">
          <w:rPr>
            <w:rStyle w:val="CommentReference"/>
          </w:rPr>
          <w:commentReference w:id="576"/>
        </w:r>
        <w:r w:rsidR="000E3EC9">
          <w:t xml:space="preserve"> </w:t>
        </w:r>
      </w:ins>
      <w:r>
        <w:t>values</w:t>
      </w:r>
      <w:ins w:id="577" w:author="Alexander Morgan" w:date="2020-04-28T21:24:00Z">
        <w:r w:rsidR="000E3EC9">
          <w:t xml:space="preserve"> </w:t>
        </w:r>
      </w:ins>
      <w:del w:id="578" w:author="Alexander Morgan" w:date="2020-04-28T21:24:00Z">
        <w:r w:rsidDel="000E3EC9">
          <w:delText xml:space="preserve"> </w:delText>
        </w:r>
      </w:del>
      <w:r>
        <w:t xml:space="preserve">(translated into </w:t>
      </w:r>
      <w:r>
        <w:rPr>
          <w:rFonts w:cstheme="minorHAnsi"/>
        </w:rPr>
        <w:t>β</w:t>
      </w:r>
      <w:r>
        <w:t xml:space="preserve"> values)</w:t>
      </w:r>
      <w:ins w:id="579" w:author="Alexander Morgan" w:date="2020-04-28T18:19:00Z">
        <w:r w:rsidR="003C04A6">
          <w:t xml:space="preserve"> (eqn 1.2)</w:t>
        </w:r>
      </w:ins>
      <w:r>
        <w:t xml:space="preserve">, representing changes in infectious pressure resulting from these control measures. </w:t>
      </w:r>
    </w:p>
    <w:p w14:paraId="38FD8367" w14:textId="77777777" w:rsidR="000674DE" w:rsidRDefault="000674DE" w:rsidP="000674DE">
      <w:pPr>
        <w:pStyle w:val="NoSpacing"/>
        <w:jc w:val="both"/>
      </w:pPr>
    </w:p>
    <w:p w14:paraId="0E4825DB" w14:textId="21C9FB04" w:rsidR="000E3EC9" w:rsidRDefault="00E327D4" w:rsidP="000E3EC9">
      <w:pPr>
        <w:pStyle w:val="NoSpacing"/>
        <w:jc w:val="both"/>
        <w:rPr>
          <w:ins w:id="580" w:author="Alexander Morgan" w:date="2020-04-28T21:15:00Z"/>
        </w:rPr>
      </w:pPr>
      <w:ins w:id="581" w:author="Alexander Morgan" w:date="2020-04-28T21:26:00Z">
        <w:r>
          <w:t>I</w:t>
        </w:r>
        <w:r>
          <w:t>n the context of an enhanced shielding strategy</w:t>
        </w:r>
        <w:r>
          <w:t xml:space="preserve">, </w:t>
        </w:r>
      </w:ins>
      <w:del w:id="582" w:author="Alexander Morgan" w:date="2020-04-28T18:19:00Z">
        <w:r w:rsidR="000674DE" w:rsidDel="003C04A6">
          <w:delText>In the context of the enhanced shielding strategy, the</w:delText>
        </w:r>
      </w:del>
      <w:ins w:id="583" w:author="Alexander Morgan" w:date="2020-04-28T21:26:00Z">
        <w:r>
          <w:t>t</w:t>
        </w:r>
      </w:ins>
      <w:ins w:id="584" w:author="Alexander Morgan" w:date="2020-04-28T18:19:00Z">
        <w:r w:rsidR="003C04A6">
          <w:t>he</w:t>
        </w:r>
      </w:ins>
      <w:r w:rsidR="000674DE">
        <w:t xml:space="preserve"> intervention phases were assumed to impact the </w:t>
      </w:r>
      <w:ins w:id="585" w:author="Alexander Morgan" w:date="2020-04-28T21:25:00Z">
        <w:r w:rsidRPr="00E327D4">
          <w:rPr>
            <w:highlight w:val="yellow"/>
            <w:rPrChange w:id="586" w:author="Alexander Morgan" w:date="2020-04-28T21:27:00Z">
              <w:rPr/>
            </w:rPrChange>
          </w:rPr>
          <w:t>R</w:t>
        </w:r>
        <w:r>
          <w:t xml:space="preserve"> values (and subsequently the </w:t>
        </w:r>
      </w:ins>
      <w:r w:rsidR="000674DE">
        <w:rPr>
          <w:rFonts w:cstheme="minorHAnsi"/>
        </w:rPr>
        <w:t>β</w:t>
      </w:r>
      <w:del w:id="587" w:author="Alexander Morgan" w:date="2020-04-28T20:26:00Z">
        <w:r w:rsidR="000674DE" w:rsidDel="005F0974">
          <w:rPr>
            <w:vertAlign w:val="subscript"/>
          </w:rPr>
          <w:delText>X</w:delText>
        </w:r>
      </w:del>
      <w:r w:rsidR="000674DE">
        <w:t xml:space="preserve"> values</w:t>
      </w:r>
      <w:ins w:id="588" w:author="Alexander Morgan" w:date="2020-04-28T21:25:00Z">
        <w:r>
          <w:t>)</w:t>
        </w:r>
      </w:ins>
      <w:r w:rsidR="000674DE">
        <w:t xml:space="preserve"> differently</w:t>
      </w:r>
      <w:ins w:id="589" w:author="Alexander Morgan" w:date="2020-04-28T18:19:00Z">
        <w:r w:rsidR="003C04A6">
          <w:t xml:space="preserve"> </w:t>
        </w:r>
      </w:ins>
      <w:ins w:id="590" w:author="Alexander Morgan" w:date="2020-04-28T21:25:00Z">
        <w:r>
          <w:t>within/between each sub-population</w:t>
        </w:r>
      </w:ins>
      <w:r w:rsidR="000674DE">
        <w:t>, to reflect the loosening or tightening of social distancing measures throughout the progression of the outbreak (</w:t>
      </w:r>
      <w:r w:rsidR="000674DE" w:rsidRPr="007A6DA1">
        <w:rPr>
          <w:b/>
          <w:bCs/>
        </w:rPr>
        <w:t xml:space="preserve">Table </w:t>
      </w:r>
      <w:r w:rsidR="000674DE">
        <w:rPr>
          <w:b/>
          <w:bCs/>
        </w:rPr>
        <w:t>M</w:t>
      </w:r>
      <w:r w:rsidR="000674DE" w:rsidRPr="007A6DA1">
        <w:rPr>
          <w:b/>
          <w:bCs/>
        </w:rPr>
        <w:t>4</w:t>
      </w:r>
      <w:r w:rsidR="000674DE">
        <w:t>). The transition from phase 1 to phase 2 represents the hard lockdown implemented on the 24</w:t>
      </w:r>
      <w:r w:rsidR="000674DE" w:rsidRPr="00A33E69">
        <w:rPr>
          <w:vertAlign w:val="superscript"/>
        </w:rPr>
        <w:t>th</w:t>
      </w:r>
      <w:r w:rsidR="000674DE">
        <w:t xml:space="preserve"> March 2020, phase 3 represents a progressive release (for the remainder subpopulation) or tightening (for the vulnerable subpopulation) of restrictions applied over a </w:t>
      </w:r>
      <w:del w:id="591" w:author="Alexander Morgan" w:date="2020-04-28T18:17:00Z">
        <w:r w:rsidR="000674DE" w:rsidDel="003C04A6">
          <w:delText>12 week</w:delText>
        </w:r>
      </w:del>
      <w:ins w:id="592" w:author="Alexander Morgan" w:date="2020-04-28T18:17:00Z">
        <w:r w:rsidR="003C04A6">
          <w:t>12-week</w:t>
        </w:r>
      </w:ins>
      <w:r w:rsidR="000674DE">
        <w:t xml:space="preserve"> period. Phase 4 represents the end point of the gradual transition of phase 3.</w:t>
      </w:r>
      <w:ins w:id="593" w:author="Alexander Morgan" w:date="2020-04-28T21:15:00Z">
        <w:r w:rsidR="000E3EC9">
          <w:t xml:space="preserve"> </w:t>
        </w:r>
        <w:r w:rsidR="000E3EC9">
          <w:t xml:space="preserve">The model simulations start on day 0 and lockdown </w:t>
        </w:r>
      </w:ins>
      <w:ins w:id="594" w:author="Alexander Morgan" w:date="2020-04-28T21:26:00Z">
        <w:r>
          <w:t xml:space="preserve">is implemented </w:t>
        </w:r>
      </w:ins>
      <w:ins w:id="595" w:author="Alexander Morgan" w:date="2020-04-28T21:15:00Z">
        <w:r w:rsidR="000E3EC9">
          <w:t>on a selected “trigger day" which corresponds to where the proportion of total recovered individuals</w:t>
        </w:r>
      </w:ins>
      <w:ins w:id="596" w:author="Alexander Morgan" w:date="2020-04-28T21:26:00Z">
        <w:r>
          <w:t xml:space="preserve"> (R</w:t>
        </w:r>
        <w:r w:rsidRPr="00E327D4">
          <w:rPr>
            <w:vertAlign w:val="subscript"/>
            <w:rPrChange w:id="597" w:author="Alexander Morgan" w:date="2020-04-28T21:26:00Z">
              <w:rPr/>
            </w:rPrChange>
          </w:rPr>
          <w:t>tot</w:t>
        </w:r>
        <w:r>
          <w:t>)</w:t>
        </w:r>
      </w:ins>
      <w:ins w:id="598" w:author="Alexander Morgan" w:date="2020-04-28T21:15:00Z">
        <w:r w:rsidR="000E3EC9">
          <w:t xml:space="preserve"> is 0.06 seven days after the trigger day. The </w:t>
        </w:r>
        <w:r w:rsidR="000E3EC9" w:rsidRPr="00E327D4">
          <w:rPr>
            <w:highlight w:val="yellow"/>
            <w:rPrChange w:id="599" w:author="Alexander Morgan" w:date="2020-04-28T21:27:00Z">
              <w:rPr/>
            </w:rPrChange>
          </w:rPr>
          <w:t>R</w:t>
        </w:r>
        <w:r w:rsidR="000E3EC9">
          <w:t xml:space="preserve"> values that are modelled in the </w:t>
        </w:r>
        <w:r w:rsidR="000E3EC9" w:rsidRPr="000E3EC9">
          <w:rPr>
            <w:rPrChange w:id="600" w:author="Alexander Morgan" w:date="2020-04-28T21:16:00Z">
              <w:rPr/>
            </w:rPrChange>
          </w:rPr>
          <w:t xml:space="preserve">baseline scenario are </w:t>
        </w:r>
      </w:ins>
      <w:ins w:id="601" w:author="Alexander Morgan" w:date="2020-04-28T21:27:00Z">
        <w:r>
          <w:t xml:space="preserve">also </w:t>
        </w:r>
      </w:ins>
      <w:ins w:id="602" w:author="Alexander Morgan" w:date="2020-04-28T21:15:00Z">
        <w:r w:rsidR="000E3EC9" w:rsidRPr="000E3EC9">
          <w:rPr>
            <w:rPrChange w:id="603" w:author="Alexander Morgan" w:date="2020-04-28T21:16:00Z">
              <w:rPr/>
            </w:rPrChange>
          </w:rPr>
          <w:t xml:space="preserve">shown in </w:t>
        </w:r>
        <w:r w:rsidR="000E3EC9" w:rsidRPr="00E327D4">
          <w:rPr>
            <w:b/>
            <w:bCs/>
            <w:rPrChange w:id="604" w:author="Alexander Morgan" w:date="2020-04-28T21:27:00Z">
              <w:rPr/>
            </w:rPrChange>
          </w:rPr>
          <w:t>table M</w:t>
        </w:r>
      </w:ins>
      <w:ins w:id="605" w:author="Alexander Morgan" w:date="2020-04-28T21:27:00Z">
        <w:r w:rsidRPr="00E327D4">
          <w:rPr>
            <w:b/>
            <w:bCs/>
            <w:rPrChange w:id="606" w:author="Alexander Morgan" w:date="2020-04-28T21:27:00Z">
              <w:rPr/>
            </w:rPrChange>
          </w:rPr>
          <w:t>4</w:t>
        </w:r>
      </w:ins>
      <w:ins w:id="607" w:author="Alexander Morgan" w:date="2020-04-28T21:15:00Z">
        <w:r w:rsidR="000E3EC9">
          <w:t xml:space="preserve"> and were used to calculate the </w:t>
        </w:r>
        <w:r w:rsidR="000E3EC9">
          <w:rPr>
            <w:rFonts w:cstheme="minorHAnsi"/>
          </w:rPr>
          <w:t>β</w:t>
        </w:r>
        <w:r w:rsidR="000E3EC9">
          <w:t xml:space="preserve"> values used in each phase. </w:t>
        </w:r>
      </w:ins>
    </w:p>
    <w:p w14:paraId="70A6DE9B" w14:textId="0D21E7BB" w:rsidR="000674DE" w:rsidRDefault="000674DE" w:rsidP="000674DE">
      <w:pPr>
        <w:pStyle w:val="NoSpacing"/>
        <w:jc w:val="both"/>
        <w:rPr>
          <w:ins w:id="608" w:author="Alexander Morgan" w:date="2020-04-28T21:30:00Z"/>
        </w:rPr>
      </w:pPr>
    </w:p>
    <w:p w14:paraId="68C39B1E" w14:textId="3322B1DB" w:rsidR="00E327D4" w:rsidRDefault="00E327D4" w:rsidP="000674DE">
      <w:pPr>
        <w:pStyle w:val="NoSpacing"/>
        <w:jc w:val="both"/>
        <w:rPr>
          <w:ins w:id="609" w:author="Alexander Morgan" w:date="2020-04-28T21:30:00Z"/>
        </w:rPr>
      </w:pPr>
    </w:p>
    <w:p w14:paraId="550DDDDF" w14:textId="1005A083" w:rsidR="00E327D4" w:rsidRDefault="00E327D4" w:rsidP="000674DE">
      <w:pPr>
        <w:pStyle w:val="NoSpacing"/>
        <w:jc w:val="both"/>
        <w:rPr>
          <w:ins w:id="610" w:author="Alexander Morgan" w:date="2020-04-28T21:30:00Z"/>
        </w:rPr>
      </w:pPr>
    </w:p>
    <w:p w14:paraId="42EB75AA" w14:textId="5E0DDDD0" w:rsidR="00E327D4" w:rsidRDefault="00E327D4" w:rsidP="000674DE">
      <w:pPr>
        <w:pStyle w:val="NoSpacing"/>
        <w:jc w:val="both"/>
        <w:rPr>
          <w:ins w:id="611" w:author="Alexander Morgan" w:date="2020-04-28T21:30:00Z"/>
        </w:rPr>
      </w:pPr>
    </w:p>
    <w:p w14:paraId="55035359" w14:textId="7BA14E8D" w:rsidR="00E327D4" w:rsidRDefault="00E327D4" w:rsidP="000674DE">
      <w:pPr>
        <w:pStyle w:val="NoSpacing"/>
        <w:jc w:val="both"/>
        <w:rPr>
          <w:ins w:id="612" w:author="Alexander Morgan" w:date="2020-04-28T21:30:00Z"/>
        </w:rPr>
      </w:pPr>
    </w:p>
    <w:p w14:paraId="764F7387" w14:textId="610FE911" w:rsidR="00E327D4" w:rsidRDefault="00E327D4" w:rsidP="000674DE">
      <w:pPr>
        <w:pStyle w:val="NoSpacing"/>
        <w:jc w:val="both"/>
        <w:rPr>
          <w:ins w:id="613" w:author="Alexander Morgan" w:date="2020-04-28T21:30:00Z"/>
        </w:rPr>
      </w:pPr>
    </w:p>
    <w:p w14:paraId="3A6D2816" w14:textId="08A7B7F3" w:rsidR="00E327D4" w:rsidRDefault="00E327D4" w:rsidP="000674DE">
      <w:pPr>
        <w:pStyle w:val="NoSpacing"/>
        <w:jc w:val="both"/>
        <w:rPr>
          <w:ins w:id="614" w:author="Alexander Morgan" w:date="2020-04-28T21:30:00Z"/>
        </w:rPr>
      </w:pPr>
    </w:p>
    <w:p w14:paraId="2548A498" w14:textId="6EDF2159" w:rsidR="00E327D4" w:rsidRDefault="00E327D4" w:rsidP="000674DE">
      <w:pPr>
        <w:pStyle w:val="NoSpacing"/>
        <w:jc w:val="both"/>
        <w:rPr>
          <w:ins w:id="615" w:author="Alexander Morgan" w:date="2020-04-28T21:30:00Z"/>
        </w:rPr>
      </w:pPr>
    </w:p>
    <w:p w14:paraId="010F5423" w14:textId="441B7F7B" w:rsidR="00E327D4" w:rsidRDefault="00E327D4" w:rsidP="000674DE">
      <w:pPr>
        <w:pStyle w:val="NoSpacing"/>
        <w:jc w:val="both"/>
        <w:rPr>
          <w:ins w:id="616" w:author="Alexander Morgan" w:date="2020-04-28T21:30:00Z"/>
        </w:rPr>
      </w:pPr>
    </w:p>
    <w:p w14:paraId="6DF6776F" w14:textId="2350DC41" w:rsidR="00E327D4" w:rsidRDefault="00E327D4" w:rsidP="000674DE">
      <w:pPr>
        <w:pStyle w:val="NoSpacing"/>
        <w:jc w:val="both"/>
        <w:rPr>
          <w:ins w:id="617" w:author="Alexander Morgan" w:date="2020-04-28T21:30:00Z"/>
        </w:rPr>
      </w:pPr>
    </w:p>
    <w:p w14:paraId="701E7810" w14:textId="5BF0DE78" w:rsidR="00E327D4" w:rsidRDefault="00E327D4" w:rsidP="000674DE">
      <w:pPr>
        <w:pStyle w:val="NoSpacing"/>
        <w:jc w:val="both"/>
        <w:rPr>
          <w:ins w:id="618" w:author="Alexander Morgan" w:date="2020-04-28T21:30:00Z"/>
        </w:rPr>
      </w:pPr>
    </w:p>
    <w:p w14:paraId="429387B9" w14:textId="30CA8DCA" w:rsidR="00E327D4" w:rsidRDefault="00E327D4" w:rsidP="000674DE">
      <w:pPr>
        <w:pStyle w:val="NoSpacing"/>
        <w:jc w:val="both"/>
        <w:rPr>
          <w:ins w:id="619" w:author="Alexander Morgan" w:date="2020-04-28T21:30:00Z"/>
        </w:rPr>
      </w:pPr>
    </w:p>
    <w:p w14:paraId="65AE4018" w14:textId="68DDBE05" w:rsidR="00E327D4" w:rsidRDefault="00E327D4" w:rsidP="000674DE">
      <w:pPr>
        <w:pStyle w:val="NoSpacing"/>
        <w:jc w:val="both"/>
        <w:rPr>
          <w:ins w:id="620" w:author="Alexander Morgan" w:date="2020-04-28T21:30:00Z"/>
        </w:rPr>
      </w:pPr>
    </w:p>
    <w:p w14:paraId="1DCFB5D6" w14:textId="447F9B6C" w:rsidR="00E327D4" w:rsidRDefault="00E327D4" w:rsidP="000674DE">
      <w:pPr>
        <w:pStyle w:val="NoSpacing"/>
        <w:jc w:val="both"/>
        <w:rPr>
          <w:ins w:id="621" w:author="Alexander Morgan" w:date="2020-04-28T21:30:00Z"/>
        </w:rPr>
      </w:pPr>
    </w:p>
    <w:p w14:paraId="6E7A5F6A" w14:textId="67AB55E6" w:rsidR="00E327D4" w:rsidRDefault="00E327D4" w:rsidP="000674DE">
      <w:pPr>
        <w:pStyle w:val="NoSpacing"/>
        <w:jc w:val="both"/>
        <w:rPr>
          <w:ins w:id="622" w:author="Alexander Morgan" w:date="2020-04-28T21:30:00Z"/>
        </w:rPr>
      </w:pPr>
    </w:p>
    <w:p w14:paraId="330B4414" w14:textId="523F7FD7" w:rsidR="00E327D4" w:rsidRDefault="00E327D4" w:rsidP="000674DE">
      <w:pPr>
        <w:pStyle w:val="NoSpacing"/>
        <w:jc w:val="both"/>
        <w:rPr>
          <w:ins w:id="623" w:author="Alexander Morgan" w:date="2020-04-28T21:30:00Z"/>
        </w:rPr>
      </w:pPr>
    </w:p>
    <w:p w14:paraId="69184D5E" w14:textId="645D0F6C" w:rsidR="00E327D4" w:rsidRDefault="00E327D4" w:rsidP="000674DE">
      <w:pPr>
        <w:pStyle w:val="NoSpacing"/>
        <w:jc w:val="both"/>
        <w:rPr>
          <w:ins w:id="624" w:author="Alexander Morgan" w:date="2020-04-28T21:30:00Z"/>
        </w:rPr>
      </w:pPr>
    </w:p>
    <w:p w14:paraId="6125A13C" w14:textId="7BA7766D" w:rsidR="00E327D4" w:rsidRDefault="00E327D4" w:rsidP="000674DE">
      <w:pPr>
        <w:pStyle w:val="NoSpacing"/>
        <w:jc w:val="both"/>
        <w:rPr>
          <w:ins w:id="625" w:author="Alexander Morgan" w:date="2020-04-28T21:30:00Z"/>
        </w:rPr>
      </w:pPr>
    </w:p>
    <w:p w14:paraId="6277288F" w14:textId="105BE49F" w:rsidR="00E327D4" w:rsidRDefault="00E327D4" w:rsidP="000674DE">
      <w:pPr>
        <w:pStyle w:val="NoSpacing"/>
        <w:jc w:val="both"/>
        <w:rPr>
          <w:ins w:id="626" w:author="Alexander Morgan" w:date="2020-04-28T21:30:00Z"/>
        </w:rPr>
      </w:pPr>
    </w:p>
    <w:p w14:paraId="305E661A" w14:textId="307FD215" w:rsidR="00E327D4" w:rsidRDefault="00E327D4" w:rsidP="000674DE">
      <w:pPr>
        <w:pStyle w:val="NoSpacing"/>
        <w:jc w:val="both"/>
        <w:rPr>
          <w:ins w:id="627" w:author="Alexander Morgan" w:date="2020-04-28T21:30:00Z"/>
        </w:rPr>
      </w:pPr>
    </w:p>
    <w:p w14:paraId="32AB32EA" w14:textId="6CCD1931" w:rsidR="00E327D4" w:rsidRDefault="00E327D4" w:rsidP="000674DE">
      <w:pPr>
        <w:pStyle w:val="NoSpacing"/>
        <w:jc w:val="both"/>
        <w:rPr>
          <w:ins w:id="628" w:author="Alexander Morgan" w:date="2020-04-28T21:30:00Z"/>
        </w:rPr>
      </w:pPr>
    </w:p>
    <w:p w14:paraId="134C5302" w14:textId="72191DE9" w:rsidR="00E327D4" w:rsidRDefault="00E327D4" w:rsidP="000674DE">
      <w:pPr>
        <w:pStyle w:val="NoSpacing"/>
        <w:jc w:val="both"/>
        <w:rPr>
          <w:ins w:id="629" w:author="Alexander Morgan" w:date="2020-04-28T21:30:00Z"/>
        </w:rPr>
      </w:pPr>
    </w:p>
    <w:p w14:paraId="489D5799" w14:textId="57366E69" w:rsidR="00E327D4" w:rsidRDefault="00E327D4" w:rsidP="000674DE">
      <w:pPr>
        <w:pStyle w:val="NoSpacing"/>
        <w:jc w:val="both"/>
        <w:rPr>
          <w:ins w:id="630" w:author="Alexander Morgan" w:date="2020-04-28T21:30:00Z"/>
        </w:rPr>
      </w:pPr>
    </w:p>
    <w:p w14:paraId="5E368636" w14:textId="6CC7BE2D" w:rsidR="00E327D4" w:rsidRDefault="00E327D4" w:rsidP="000674DE">
      <w:pPr>
        <w:pStyle w:val="NoSpacing"/>
        <w:jc w:val="both"/>
        <w:rPr>
          <w:ins w:id="631" w:author="Alexander Morgan" w:date="2020-04-28T21:30:00Z"/>
        </w:rPr>
      </w:pPr>
    </w:p>
    <w:p w14:paraId="45D7A827" w14:textId="77777777" w:rsidR="00E327D4" w:rsidRDefault="00E327D4" w:rsidP="000674DE">
      <w:pPr>
        <w:pStyle w:val="NoSpacing"/>
        <w:jc w:val="both"/>
      </w:pPr>
    </w:p>
    <w:p w14:paraId="0D843116" w14:textId="27F8A295" w:rsidR="000E3EC9" w:rsidDel="000E3EC9" w:rsidRDefault="000E3EC9" w:rsidP="000674DE">
      <w:pPr>
        <w:pStyle w:val="NoSpacing"/>
        <w:jc w:val="both"/>
        <w:rPr>
          <w:del w:id="632" w:author="Alexander Morgan" w:date="2020-04-28T21:17:00Z"/>
        </w:rPr>
      </w:pPr>
    </w:p>
    <w:p w14:paraId="1D9C411A" w14:textId="77777777" w:rsidR="000674DE" w:rsidRPr="00000890" w:rsidRDefault="000674DE" w:rsidP="000674DE">
      <w:pPr>
        <w:pStyle w:val="NoSpacing"/>
        <w:jc w:val="both"/>
      </w:pPr>
      <w:r w:rsidRPr="00000890">
        <w:t xml:space="preserve"> </w:t>
      </w:r>
      <w:r w:rsidRPr="00000890">
        <w:rPr>
          <w:b/>
          <w:bCs/>
        </w:rPr>
        <w:t xml:space="preserve">Table </w:t>
      </w:r>
      <w:r>
        <w:rPr>
          <w:b/>
          <w:bCs/>
        </w:rPr>
        <w:t>M</w:t>
      </w:r>
      <w:r w:rsidRPr="00000890">
        <w:rPr>
          <w:b/>
          <w:bCs/>
        </w:rPr>
        <w:t xml:space="preserve">4 </w:t>
      </w:r>
      <w:r w:rsidRPr="00000890">
        <w:t xml:space="preserve">– Description of Phased Enhanced Shielding Strategy </w:t>
      </w:r>
    </w:p>
    <w:tbl>
      <w:tblPr>
        <w:tblStyle w:val="GridTable4"/>
        <w:tblW w:w="9129" w:type="dxa"/>
        <w:tblLayout w:type="fixed"/>
        <w:tblLook w:val="04A0" w:firstRow="1" w:lastRow="0" w:firstColumn="1" w:lastColumn="0" w:noHBand="0" w:noVBand="1"/>
        <w:tblPrChange w:id="633" w:author="Alexander Morgan" w:date="2020-04-28T21:19:00Z">
          <w:tblPr>
            <w:tblStyle w:val="GridTable4"/>
            <w:tblW w:w="9016" w:type="dxa"/>
            <w:tblLayout w:type="fixed"/>
            <w:tblLook w:val="04A0" w:firstRow="1" w:lastRow="0" w:firstColumn="1" w:lastColumn="0" w:noHBand="0" w:noVBand="1"/>
          </w:tblPr>
        </w:tblPrChange>
      </w:tblPr>
      <w:tblGrid>
        <w:gridCol w:w="947"/>
        <w:gridCol w:w="4577"/>
        <w:gridCol w:w="1165"/>
        <w:gridCol w:w="559"/>
        <w:gridCol w:w="661"/>
        <w:gridCol w:w="661"/>
        <w:gridCol w:w="559"/>
        <w:tblGridChange w:id="634">
          <w:tblGrid>
            <w:gridCol w:w="947"/>
            <w:gridCol w:w="2754"/>
            <w:gridCol w:w="1063"/>
            <w:gridCol w:w="559"/>
            <w:gridCol w:w="504"/>
            <w:gridCol w:w="157"/>
            <w:gridCol w:w="661"/>
            <w:gridCol w:w="245"/>
            <w:gridCol w:w="157"/>
            <w:gridCol w:w="666"/>
            <w:gridCol w:w="240"/>
            <w:gridCol w:w="162"/>
            <w:gridCol w:w="901"/>
          </w:tblGrid>
        </w:tblGridChange>
      </w:tblGrid>
      <w:tr w:rsidR="000E3EC9" w:rsidRPr="009D435A" w14:paraId="42425DE5" w14:textId="77777777" w:rsidTr="000E3EC9">
        <w:trPr>
          <w:cnfStyle w:val="100000000000" w:firstRow="1" w:lastRow="0" w:firstColumn="0" w:lastColumn="0" w:oddVBand="0" w:evenVBand="0" w:oddHBand="0" w:evenHBand="0" w:firstRowFirstColumn="0" w:firstRowLastColumn="0" w:lastRowFirstColumn="0" w:lastRowLastColumn="0"/>
          <w:trHeight w:val="539"/>
          <w:ins w:id="635" w:author="Alexander Morgan" w:date="2020-04-28T21:15:00Z"/>
          <w:trPrChange w:id="636" w:author="Alexander Morgan" w:date="2020-04-28T21:19:00Z">
            <w:trPr>
              <w:trHeight w:val="539"/>
            </w:trPr>
          </w:trPrChange>
        </w:trPr>
        <w:tc>
          <w:tcPr>
            <w:cnfStyle w:val="001000000000" w:firstRow="0" w:lastRow="0" w:firstColumn="1" w:lastColumn="0" w:oddVBand="0" w:evenVBand="0" w:oddHBand="0" w:evenHBand="0" w:firstRowFirstColumn="0" w:firstRowLastColumn="0" w:lastRowFirstColumn="0" w:lastRowLastColumn="0"/>
            <w:tcW w:w="947" w:type="dxa"/>
            <w:vMerge w:val="restart"/>
            <w:tcBorders>
              <w:top w:val="single" w:sz="4" w:space="0" w:color="FFFFFF" w:themeColor="background1"/>
              <w:left w:val="single" w:sz="4" w:space="0" w:color="FFFFFF" w:themeColor="background1"/>
              <w:right w:val="single" w:sz="4" w:space="0" w:color="FFFFFF" w:themeColor="background1"/>
            </w:tcBorders>
            <w:vAlign w:val="center"/>
            <w:tcPrChange w:id="637" w:author="Alexander Morgan" w:date="2020-04-28T21:19:00Z">
              <w:tcPr>
                <w:tcW w:w="947" w:type="dxa"/>
                <w:vMerge w:val="restart"/>
                <w:tcBorders>
                  <w:top w:val="single" w:sz="4" w:space="0" w:color="FFFFFF" w:themeColor="background1"/>
                  <w:left w:val="single" w:sz="4" w:space="0" w:color="FFFFFF" w:themeColor="background1"/>
                  <w:right w:val="single" w:sz="4" w:space="0" w:color="FFFFFF" w:themeColor="background1"/>
                </w:tcBorders>
              </w:tcPr>
            </w:tcPrChange>
          </w:tcPr>
          <w:p w14:paraId="04DDC82E" w14:textId="72D453C2" w:rsidR="000E3EC9" w:rsidRPr="000E3EC9" w:rsidRDefault="000E3EC9" w:rsidP="000E3EC9">
            <w:pPr>
              <w:pStyle w:val="NoSpacing"/>
              <w:spacing w:line="276" w:lineRule="auto"/>
              <w:jc w:val="center"/>
              <w:cnfStyle w:val="101000000000" w:firstRow="1" w:lastRow="0" w:firstColumn="1" w:lastColumn="0" w:oddVBand="0" w:evenVBand="0" w:oddHBand="0" w:evenHBand="0" w:firstRowFirstColumn="0" w:firstRowLastColumn="0" w:lastRowFirstColumn="0" w:lastRowLastColumn="0"/>
              <w:rPr>
                <w:ins w:id="638" w:author="Alexander Morgan" w:date="2020-04-28T21:15:00Z"/>
                <w:sz w:val="20"/>
                <w:szCs w:val="20"/>
                <w:rPrChange w:id="639" w:author="Alexander Morgan" w:date="2020-04-28T21:18:00Z">
                  <w:rPr>
                    <w:ins w:id="640" w:author="Alexander Morgan" w:date="2020-04-28T21:15:00Z"/>
                    <w:sz w:val="20"/>
                    <w:szCs w:val="20"/>
                  </w:rPr>
                </w:rPrChange>
              </w:rPr>
              <w:pPrChange w:id="641" w:author="Alexander Morgan" w:date="2020-04-28T21:18:00Z">
                <w:pPr>
                  <w:pStyle w:val="NoSpacing"/>
                  <w:spacing w:line="276" w:lineRule="auto"/>
                  <w:cnfStyle w:val="101000000000" w:firstRow="1" w:lastRow="0" w:firstColumn="1" w:lastColumn="0" w:oddVBand="0" w:evenVBand="0" w:oddHBand="0" w:evenHBand="0" w:firstRowFirstColumn="0" w:firstRowLastColumn="0" w:lastRowFirstColumn="0" w:lastRowLastColumn="0"/>
                </w:pPr>
              </w:pPrChange>
            </w:pPr>
            <w:r w:rsidRPr="000E3EC9">
              <w:rPr>
                <w:sz w:val="20"/>
                <w:szCs w:val="20"/>
                <w:rPrChange w:id="642" w:author="Alexander Morgan" w:date="2020-04-28T21:18:00Z">
                  <w:rPr>
                    <w:sz w:val="20"/>
                    <w:szCs w:val="20"/>
                  </w:rPr>
                </w:rPrChange>
              </w:rPr>
              <w:t>Phases</w:t>
            </w:r>
          </w:p>
        </w:tc>
        <w:tc>
          <w:tcPr>
            <w:tcW w:w="4577" w:type="dxa"/>
            <w:vMerge w:val="restart"/>
            <w:tcBorders>
              <w:top w:val="single" w:sz="4" w:space="0" w:color="FFFFFF" w:themeColor="background1"/>
              <w:left w:val="single" w:sz="4" w:space="0" w:color="FFFFFF" w:themeColor="background1"/>
              <w:right w:val="single" w:sz="4" w:space="0" w:color="FFFFFF" w:themeColor="background1"/>
            </w:tcBorders>
            <w:vAlign w:val="center"/>
            <w:tcPrChange w:id="643" w:author="Alexander Morgan" w:date="2020-04-28T21:19:00Z">
              <w:tcPr>
                <w:tcW w:w="2754" w:type="dxa"/>
                <w:vMerge w:val="restart"/>
                <w:tcBorders>
                  <w:top w:val="single" w:sz="4" w:space="0" w:color="FFFFFF" w:themeColor="background1"/>
                  <w:left w:val="single" w:sz="4" w:space="0" w:color="FFFFFF" w:themeColor="background1"/>
                  <w:right w:val="single" w:sz="4" w:space="0" w:color="FFFFFF" w:themeColor="background1"/>
                </w:tcBorders>
                <w:vAlign w:val="center"/>
              </w:tcPr>
            </w:tcPrChange>
          </w:tcPr>
          <w:p w14:paraId="4B554881" w14:textId="79EB3B49" w:rsidR="000E3EC9" w:rsidRPr="000E3EC9" w:rsidRDefault="000E3EC9" w:rsidP="000E3EC9">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ins w:id="644" w:author="Alexander Morgan" w:date="2020-04-28T21:15:00Z"/>
                <w:sz w:val="20"/>
                <w:szCs w:val="20"/>
                <w:rPrChange w:id="645" w:author="Alexander Morgan" w:date="2020-04-28T21:18:00Z">
                  <w:rPr>
                    <w:ins w:id="646" w:author="Alexander Morgan" w:date="2020-04-28T21:15:00Z"/>
                    <w:sz w:val="20"/>
                    <w:szCs w:val="20"/>
                  </w:rPr>
                </w:rPrChange>
              </w:rPr>
              <w:pPrChange w:id="647" w:author="Alexander Morgan" w:date="2020-04-28T21:18:00Z">
                <w:pPr>
                  <w:pStyle w:val="NoSpacing"/>
                  <w:spacing w:line="276" w:lineRule="auto"/>
                  <w:cnfStyle w:val="100000000000" w:firstRow="1" w:lastRow="0" w:firstColumn="0" w:lastColumn="0" w:oddVBand="0" w:evenVBand="0" w:oddHBand="0" w:evenHBand="0" w:firstRowFirstColumn="0" w:firstRowLastColumn="0" w:lastRowFirstColumn="0" w:lastRowLastColumn="0"/>
                </w:pPr>
              </w:pPrChange>
            </w:pPr>
            <w:r w:rsidRPr="000E3EC9">
              <w:rPr>
                <w:sz w:val="20"/>
                <w:szCs w:val="20"/>
                <w:rPrChange w:id="648" w:author="Alexander Morgan" w:date="2020-04-28T21:18:00Z">
                  <w:rPr>
                    <w:sz w:val="20"/>
                    <w:szCs w:val="20"/>
                  </w:rPr>
                </w:rPrChange>
              </w:rPr>
              <w:t>Description of Intervention Phase</w:t>
            </w:r>
          </w:p>
        </w:tc>
        <w:tc>
          <w:tcPr>
            <w:tcW w:w="1165" w:type="dxa"/>
            <w:vMerge w:val="restart"/>
            <w:tcBorders>
              <w:top w:val="single" w:sz="4" w:space="0" w:color="FFFFFF" w:themeColor="background1"/>
              <w:left w:val="single" w:sz="4" w:space="0" w:color="FFFFFF" w:themeColor="background1"/>
              <w:right w:val="single" w:sz="4" w:space="0" w:color="FFFFFF" w:themeColor="background1"/>
            </w:tcBorders>
            <w:vAlign w:val="center"/>
            <w:tcPrChange w:id="649" w:author="Alexander Morgan" w:date="2020-04-28T21:19:00Z">
              <w:tcPr>
                <w:tcW w:w="1063" w:type="dxa"/>
                <w:vMerge w:val="restart"/>
                <w:tcBorders>
                  <w:top w:val="single" w:sz="4" w:space="0" w:color="FFFFFF" w:themeColor="background1"/>
                  <w:left w:val="single" w:sz="4" w:space="0" w:color="FFFFFF" w:themeColor="background1"/>
                  <w:right w:val="single" w:sz="4" w:space="0" w:color="FFFFFF" w:themeColor="background1"/>
                </w:tcBorders>
              </w:tcPr>
            </w:tcPrChange>
          </w:tcPr>
          <w:p w14:paraId="21CB54C2" w14:textId="1023890A" w:rsidR="000E3EC9" w:rsidRPr="000E3EC9" w:rsidRDefault="000E3EC9" w:rsidP="000E3EC9">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ins w:id="650" w:author="Alexander Morgan" w:date="2020-04-28T21:15:00Z"/>
                <w:sz w:val="20"/>
                <w:szCs w:val="20"/>
                <w:rPrChange w:id="651" w:author="Alexander Morgan" w:date="2020-04-28T21:18:00Z">
                  <w:rPr>
                    <w:ins w:id="652" w:author="Alexander Morgan" w:date="2020-04-28T21:15:00Z"/>
                    <w:b w:val="0"/>
                    <w:bCs w:val="0"/>
                    <w:sz w:val="20"/>
                    <w:szCs w:val="20"/>
                  </w:rPr>
                </w:rPrChange>
              </w:rPr>
              <w:pPrChange w:id="653" w:author="Alexander Morgan" w:date="2020-04-28T21:18:00Z">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pPr>
              </w:pPrChange>
            </w:pPr>
            <w:r w:rsidRPr="000E3EC9">
              <w:rPr>
                <w:sz w:val="20"/>
                <w:szCs w:val="20"/>
                <w:rPrChange w:id="654" w:author="Alexander Morgan" w:date="2020-04-28T21:18:00Z">
                  <w:rPr>
                    <w:b w:val="0"/>
                    <w:bCs w:val="0"/>
                    <w:sz w:val="20"/>
                    <w:szCs w:val="20"/>
                  </w:rPr>
                </w:rPrChange>
              </w:rPr>
              <w:t>Duration</w:t>
            </w:r>
          </w:p>
        </w:tc>
        <w:tc>
          <w:tcPr>
            <w:tcW w:w="2440"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Change w:id="655" w:author="Alexander Morgan" w:date="2020-04-28T21:19:00Z">
              <w:tcPr>
                <w:tcW w:w="4252" w:type="dxa"/>
                <w:gridSpan w:val="10"/>
                <w:tcBorders>
                  <w:top w:val="single" w:sz="4" w:space="0" w:color="FFFFFF" w:themeColor="background1"/>
                  <w:left w:val="single" w:sz="4" w:space="0" w:color="FFFFFF" w:themeColor="background1"/>
                  <w:right w:val="single" w:sz="4" w:space="0" w:color="FFFFFF" w:themeColor="background1"/>
                </w:tcBorders>
              </w:tcPr>
            </w:tcPrChange>
          </w:tcPr>
          <w:p w14:paraId="6B62A434" w14:textId="7530BB88" w:rsidR="000E3EC9" w:rsidRPr="000E3EC9" w:rsidRDefault="000E3EC9" w:rsidP="000E3EC9">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ins w:id="656" w:author="Alexander Morgan" w:date="2020-04-28T21:15:00Z"/>
                <w:sz w:val="20"/>
                <w:szCs w:val="20"/>
                <w:rPrChange w:id="657" w:author="Alexander Morgan" w:date="2020-04-28T21:18:00Z">
                  <w:rPr>
                    <w:ins w:id="658" w:author="Alexander Morgan" w:date="2020-04-28T21:15:00Z"/>
                    <w:b w:val="0"/>
                    <w:bCs w:val="0"/>
                    <w:sz w:val="20"/>
                    <w:szCs w:val="20"/>
                  </w:rPr>
                </w:rPrChange>
              </w:rPr>
              <w:pPrChange w:id="659" w:author="Alexander Morgan" w:date="2020-04-28T21:18:00Z">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pPr>
              </w:pPrChange>
            </w:pPr>
            <w:ins w:id="660" w:author="Alexander Morgan" w:date="2020-04-28T21:16:00Z">
              <w:r w:rsidRPr="000E3EC9">
                <w:rPr>
                  <w:sz w:val="20"/>
                  <w:szCs w:val="20"/>
                  <w:rPrChange w:id="661" w:author="Alexander Morgan" w:date="2020-04-28T21:18:00Z">
                    <w:rPr>
                      <w:sz w:val="20"/>
                      <w:szCs w:val="20"/>
                    </w:rPr>
                  </w:rPrChange>
                </w:rPr>
                <w:t xml:space="preserve">R0 </w:t>
              </w:r>
              <w:r w:rsidRPr="000E3EC9">
                <w:rPr>
                  <w:sz w:val="20"/>
                  <w:szCs w:val="20"/>
                  <w:rPrChange w:id="662" w:author="Alexander Morgan" w:date="2020-04-28T21:18:00Z">
                    <w:rPr>
                      <w:sz w:val="20"/>
                      <w:szCs w:val="20"/>
                    </w:rPr>
                  </w:rPrChange>
                </w:rPr>
                <w:t xml:space="preserve">used to </w:t>
              </w:r>
              <w:r w:rsidRPr="000E3EC9">
                <w:rPr>
                  <w:sz w:val="20"/>
                  <w:szCs w:val="20"/>
                  <w:rPrChange w:id="663" w:author="Alexander Morgan" w:date="2020-04-28T21:18:00Z">
                    <w:rPr>
                      <w:sz w:val="20"/>
                      <w:szCs w:val="20"/>
                    </w:rPr>
                  </w:rPrChange>
                </w:rPr>
                <w:t xml:space="preserve">calculate </w:t>
              </w:r>
              <w:r w:rsidRPr="000E3EC9">
                <w:rPr>
                  <w:rFonts w:cstheme="minorHAnsi"/>
                  <w:sz w:val="20"/>
                  <w:szCs w:val="20"/>
                  <w:rPrChange w:id="664" w:author="Alexander Morgan" w:date="2020-04-28T21:18:00Z">
                    <w:rPr>
                      <w:rFonts w:cstheme="minorHAnsi"/>
                      <w:sz w:val="20"/>
                      <w:szCs w:val="20"/>
                    </w:rPr>
                  </w:rPrChange>
                </w:rPr>
                <w:t>β</w:t>
              </w:r>
            </w:ins>
            <w:ins w:id="665" w:author="Alexander Morgan" w:date="2020-04-28T21:20:00Z">
              <w:r>
                <w:rPr>
                  <w:rFonts w:cstheme="minorHAnsi"/>
                  <w:sz w:val="20"/>
                  <w:szCs w:val="20"/>
                </w:rPr>
                <w:t>*</w:t>
              </w:r>
            </w:ins>
          </w:p>
        </w:tc>
      </w:tr>
      <w:tr w:rsidR="000E3EC9" w:rsidRPr="009D435A" w14:paraId="6EBA45C5" w14:textId="149205E7" w:rsidTr="000E3EC9">
        <w:trPr>
          <w:cnfStyle w:val="000000100000" w:firstRow="0" w:lastRow="0" w:firstColumn="0" w:lastColumn="0" w:oddVBand="0" w:evenVBand="0" w:oddHBand="1" w:evenHBand="0" w:firstRowFirstColumn="0" w:firstRowLastColumn="0" w:lastRowFirstColumn="0" w:lastRowLastColumn="0"/>
          <w:trHeight w:val="539"/>
          <w:trPrChange w:id="666" w:author="Alexander Morgan" w:date="2020-04-28T21:19:00Z">
            <w:trPr>
              <w:trHeight w:val="539"/>
            </w:trPr>
          </w:trPrChange>
        </w:trPr>
        <w:tc>
          <w:tcPr>
            <w:cnfStyle w:val="001000000000" w:firstRow="0" w:lastRow="0" w:firstColumn="1" w:lastColumn="0" w:oddVBand="0" w:evenVBand="0" w:oddHBand="0" w:evenHBand="0" w:firstRowFirstColumn="0" w:firstRowLastColumn="0" w:lastRowFirstColumn="0" w:lastRowLastColumn="0"/>
            <w:tcW w:w="947" w:type="dxa"/>
            <w:vMerge/>
            <w:tcBorders>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Change w:id="667" w:author="Alexander Morgan" w:date="2020-04-28T21:19:00Z">
              <w:tcPr>
                <w:tcW w:w="947" w:type="dxa"/>
                <w:vMerge/>
                <w:tcBorders>
                  <w:left w:val="single" w:sz="4" w:space="0" w:color="FFFFFF" w:themeColor="background1"/>
                  <w:bottom w:val="single" w:sz="4" w:space="0" w:color="FFFFFF" w:themeColor="background1"/>
                  <w:right w:val="single" w:sz="4" w:space="0" w:color="FFFFFF" w:themeColor="background1"/>
                </w:tcBorders>
              </w:tcPr>
            </w:tcPrChange>
          </w:tcPr>
          <w:p w14:paraId="0E7A486F" w14:textId="30241207" w:rsidR="000E3EC9" w:rsidRPr="000E3EC9" w:rsidRDefault="000E3EC9" w:rsidP="000E3EC9">
            <w:pPr>
              <w:pStyle w:val="NoSpacing"/>
              <w:spacing w:line="276" w:lineRule="auto"/>
              <w:jc w:val="center"/>
              <w:cnfStyle w:val="001000100000" w:firstRow="0" w:lastRow="0" w:firstColumn="1" w:lastColumn="0" w:oddVBand="0" w:evenVBand="0" w:oddHBand="1" w:evenHBand="0" w:firstRowFirstColumn="0" w:firstRowLastColumn="0" w:lastRowFirstColumn="0" w:lastRowLastColumn="0"/>
              <w:rPr>
                <w:sz w:val="20"/>
                <w:szCs w:val="20"/>
                <w:rPrChange w:id="668" w:author="Alexander Morgan" w:date="2020-04-28T21:18:00Z">
                  <w:rPr>
                    <w:sz w:val="20"/>
                    <w:szCs w:val="20"/>
                  </w:rPr>
                </w:rPrChange>
              </w:rPr>
              <w:pPrChange w:id="669" w:author="Alexander Morgan" w:date="2020-04-28T21:18:00Z">
                <w:pPr>
                  <w:pStyle w:val="NoSpacing"/>
                  <w:spacing w:line="276" w:lineRule="auto"/>
                  <w:cnfStyle w:val="001000100000" w:firstRow="0" w:lastRow="0" w:firstColumn="1" w:lastColumn="0" w:oddVBand="0" w:evenVBand="0" w:oddHBand="1" w:evenHBand="0" w:firstRowFirstColumn="0" w:firstRowLastColumn="0" w:lastRowFirstColumn="0" w:lastRowLastColumn="0"/>
                </w:pPr>
              </w:pPrChange>
            </w:pPr>
          </w:p>
        </w:tc>
        <w:tc>
          <w:tcPr>
            <w:tcW w:w="4577" w:type="dxa"/>
            <w:vMerge/>
            <w:tcBorders>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Change w:id="670" w:author="Alexander Morgan" w:date="2020-04-28T21:19:00Z">
              <w:tcPr>
                <w:tcW w:w="2754" w:type="dxa"/>
                <w:vMerge/>
                <w:tcBorders>
                  <w:left w:val="single" w:sz="4" w:space="0" w:color="FFFFFF" w:themeColor="background1"/>
                  <w:bottom w:val="single" w:sz="4" w:space="0" w:color="FFFFFF" w:themeColor="background1"/>
                  <w:right w:val="single" w:sz="4" w:space="0" w:color="FFFFFF" w:themeColor="background1"/>
                </w:tcBorders>
                <w:vAlign w:val="center"/>
              </w:tcPr>
            </w:tcPrChange>
          </w:tcPr>
          <w:p w14:paraId="04397077" w14:textId="35A79AD2" w:rsidR="000E3EC9" w:rsidRPr="000E3EC9" w:rsidRDefault="000E3EC9" w:rsidP="000E3EC9">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b/>
                <w:bCs/>
                <w:sz w:val="20"/>
                <w:szCs w:val="20"/>
                <w:rPrChange w:id="671" w:author="Alexander Morgan" w:date="2020-04-28T21:18:00Z">
                  <w:rPr>
                    <w:rFonts w:eastAsiaTheme="minorEastAsia"/>
                    <w:b/>
                    <w:bCs/>
                    <w:sz w:val="20"/>
                    <w:szCs w:val="20"/>
                  </w:rPr>
                </w:rPrChange>
              </w:rPr>
              <w:pPrChange w:id="672" w:author="Alexander Morgan" w:date="2020-04-28T21:18:00Z">
                <w:pPr>
                  <w:pStyle w:val="NoSpacing"/>
                  <w:spacing w:line="276" w:lineRule="auto"/>
                  <w:cnfStyle w:val="000000100000" w:firstRow="0" w:lastRow="0" w:firstColumn="0" w:lastColumn="0" w:oddVBand="0" w:evenVBand="0" w:oddHBand="1" w:evenHBand="0" w:firstRowFirstColumn="0" w:firstRowLastColumn="0" w:lastRowFirstColumn="0" w:lastRowLastColumn="0"/>
                </w:pPr>
              </w:pPrChange>
            </w:pPr>
          </w:p>
        </w:tc>
        <w:tc>
          <w:tcPr>
            <w:tcW w:w="1165" w:type="dxa"/>
            <w:vMerge/>
            <w:tcBorders>
              <w:left w:val="single" w:sz="4" w:space="0" w:color="FFFFFF" w:themeColor="background1"/>
              <w:right w:val="single" w:sz="4" w:space="0" w:color="FFFFFF" w:themeColor="background1"/>
            </w:tcBorders>
            <w:shd w:val="clear" w:color="auto" w:fill="000000" w:themeFill="text1"/>
            <w:vAlign w:val="center"/>
            <w:tcPrChange w:id="673" w:author="Alexander Morgan" w:date="2020-04-28T21:19:00Z">
              <w:tcPr>
                <w:tcW w:w="1063" w:type="dxa"/>
                <w:vMerge/>
                <w:tcBorders>
                  <w:left w:val="single" w:sz="4" w:space="0" w:color="FFFFFF" w:themeColor="background1"/>
                  <w:right w:val="single" w:sz="4" w:space="0" w:color="FFFFFF" w:themeColor="background1"/>
                </w:tcBorders>
              </w:tcPr>
            </w:tcPrChange>
          </w:tcPr>
          <w:p w14:paraId="2A9C4A2B" w14:textId="34893E30" w:rsidR="000E3EC9" w:rsidRPr="000E3EC9" w:rsidRDefault="000E3EC9" w:rsidP="000E3EC9">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Change w:id="674" w:author="Alexander Morgan" w:date="2020-04-28T21:18:00Z">
                  <w:rPr>
                    <w:b/>
                    <w:bCs/>
                    <w:sz w:val="20"/>
                    <w:szCs w:val="20"/>
                  </w:rPr>
                </w:rPrChange>
              </w:rPr>
              <w:pPrChange w:id="675" w:author="Alexander Morgan" w:date="2020-04-28T21:18:00Z">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pPr>
              </w:pPrChange>
            </w:pPr>
          </w:p>
        </w:tc>
        <w:tc>
          <w:tcPr>
            <w:tcW w:w="559"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vAlign w:val="center"/>
            <w:tcPrChange w:id="676" w:author="Alexander Morgan" w:date="2020-04-28T21:19:00Z">
              <w:tcPr>
                <w:tcW w:w="1063" w:type="dxa"/>
                <w:gridSpan w:val="2"/>
                <w:tcBorders>
                  <w:top w:val="single" w:sz="4" w:space="0" w:color="FFFFFF" w:themeColor="background1"/>
                  <w:left w:val="single" w:sz="4" w:space="0" w:color="FFFFFF" w:themeColor="background1"/>
                  <w:right w:val="single" w:sz="4" w:space="0" w:color="FFFFFF" w:themeColor="background1"/>
                </w:tcBorders>
              </w:tcPr>
            </w:tcPrChange>
          </w:tcPr>
          <w:p w14:paraId="4B845FF8" w14:textId="27DABC31" w:rsidR="000E3EC9" w:rsidRPr="000E3EC9" w:rsidRDefault="000E3EC9" w:rsidP="000E3EC9">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ins w:id="677" w:author="Alexander Morgan" w:date="2020-04-28T21:15:00Z"/>
                <w:b/>
                <w:bCs/>
                <w:sz w:val="20"/>
                <w:szCs w:val="20"/>
                <w:rPrChange w:id="678" w:author="Alexander Morgan" w:date="2020-04-28T21:18:00Z">
                  <w:rPr>
                    <w:ins w:id="679" w:author="Alexander Morgan" w:date="2020-04-28T21:15:00Z"/>
                    <w:b/>
                    <w:bCs/>
                    <w:sz w:val="20"/>
                    <w:szCs w:val="20"/>
                  </w:rPr>
                </w:rPrChange>
              </w:rPr>
              <w:pPrChange w:id="680" w:author="Alexander Morgan" w:date="2020-04-28T21:18:00Z">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pPr>
              </w:pPrChange>
            </w:pPr>
            <w:ins w:id="681" w:author="Alexander Morgan" w:date="2020-04-28T21:16:00Z">
              <w:r w:rsidRPr="000E3EC9">
                <w:rPr>
                  <w:b/>
                  <w:bCs/>
                  <w:sz w:val="20"/>
                  <w:szCs w:val="20"/>
                  <w:lang w:val="el-GR"/>
                  <w:rPrChange w:id="682" w:author="Alexander Morgan" w:date="2020-04-28T21:18:00Z">
                    <w:rPr>
                      <w:b/>
                      <w:bCs/>
                      <w:sz w:val="20"/>
                      <w:szCs w:val="20"/>
                      <w:lang w:val="el-GR"/>
                    </w:rPr>
                  </w:rPrChange>
                </w:rPr>
                <w:t>β</w:t>
              </w:r>
              <w:r w:rsidRPr="000E3EC9">
                <w:rPr>
                  <w:b/>
                  <w:bCs/>
                  <w:sz w:val="20"/>
                  <w:szCs w:val="20"/>
                  <w:vertAlign w:val="subscript"/>
                  <w:lang w:val="el-GR"/>
                  <w:rPrChange w:id="683" w:author="Alexander Morgan" w:date="2020-04-28T21:18:00Z">
                    <w:rPr>
                      <w:b/>
                      <w:bCs/>
                      <w:sz w:val="20"/>
                      <w:szCs w:val="20"/>
                      <w:vertAlign w:val="subscript"/>
                      <w:lang w:val="el-GR"/>
                    </w:rPr>
                  </w:rPrChange>
                </w:rPr>
                <w:t>1</w:t>
              </w:r>
            </w:ins>
          </w:p>
        </w:tc>
        <w:tc>
          <w:tcPr>
            <w:tcW w:w="661"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vAlign w:val="center"/>
            <w:tcPrChange w:id="684" w:author="Alexander Morgan" w:date="2020-04-28T21:19:00Z">
              <w:tcPr>
                <w:tcW w:w="1063" w:type="dxa"/>
                <w:gridSpan w:val="3"/>
                <w:tcBorders>
                  <w:top w:val="single" w:sz="4" w:space="0" w:color="FFFFFF" w:themeColor="background1"/>
                  <w:left w:val="single" w:sz="4" w:space="0" w:color="FFFFFF" w:themeColor="background1"/>
                  <w:right w:val="single" w:sz="4" w:space="0" w:color="FFFFFF" w:themeColor="background1"/>
                </w:tcBorders>
              </w:tcPr>
            </w:tcPrChange>
          </w:tcPr>
          <w:p w14:paraId="56250D52" w14:textId="0D7272C7" w:rsidR="000E3EC9" w:rsidRPr="000E3EC9" w:rsidRDefault="000E3EC9" w:rsidP="000E3EC9">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ins w:id="685" w:author="Alexander Morgan" w:date="2020-04-28T21:15:00Z"/>
                <w:b/>
                <w:bCs/>
                <w:sz w:val="20"/>
                <w:szCs w:val="20"/>
                <w:rPrChange w:id="686" w:author="Alexander Morgan" w:date="2020-04-28T21:18:00Z">
                  <w:rPr>
                    <w:ins w:id="687" w:author="Alexander Morgan" w:date="2020-04-28T21:15:00Z"/>
                    <w:b/>
                    <w:bCs/>
                    <w:sz w:val="20"/>
                    <w:szCs w:val="20"/>
                  </w:rPr>
                </w:rPrChange>
              </w:rPr>
              <w:pPrChange w:id="688" w:author="Alexander Morgan" w:date="2020-04-28T21:18:00Z">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pPr>
              </w:pPrChange>
            </w:pPr>
            <w:ins w:id="689" w:author="Alexander Morgan" w:date="2020-04-28T21:16:00Z">
              <w:r w:rsidRPr="000E3EC9">
                <w:rPr>
                  <w:b/>
                  <w:bCs/>
                  <w:sz w:val="20"/>
                  <w:szCs w:val="20"/>
                  <w:lang w:val="el-GR"/>
                  <w:rPrChange w:id="690" w:author="Alexander Morgan" w:date="2020-04-28T21:18:00Z">
                    <w:rPr>
                      <w:b/>
                      <w:bCs/>
                      <w:sz w:val="20"/>
                      <w:szCs w:val="20"/>
                      <w:lang w:val="el-GR"/>
                    </w:rPr>
                  </w:rPrChange>
                </w:rPr>
                <w:t>β</w:t>
              </w:r>
              <w:r w:rsidRPr="000E3EC9">
                <w:rPr>
                  <w:b/>
                  <w:bCs/>
                  <w:sz w:val="20"/>
                  <w:szCs w:val="20"/>
                  <w:vertAlign w:val="subscript"/>
                  <w:rPrChange w:id="691" w:author="Alexander Morgan" w:date="2020-04-28T21:18:00Z">
                    <w:rPr>
                      <w:b/>
                      <w:bCs/>
                      <w:sz w:val="20"/>
                      <w:szCs w:val="20"/>
                      <w:vertAlign w:val="subscript"/>
                    </w:rPr>
                  </w:rPrChange>
                </w:rPr>
                <w:t>2</w:t>
              </w:r>
            </w:ins>
          </w:p>
        </w:tc>
        <w:tc>
          <w:tcPr>
            <w:tcW w:w="6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Change w:id="692" w:author="Alexander Morgan" w:date="2020-04-28T21:19:00Z">
              <w:tcPr>
                <w:tcW w:w="1063" w:type="dxa"/>
                <w:gridSpan w:val="3"/>
                <w:tcBorders>
                  <w:top w:val="single" w:sz="4" w:space="0" w:color="FFFFFF" w:themeColor="background1"/>
                  <w:left w:val="single" w:sz="4" w:space="0" w:color="FFFFFF" w:themeColor="background1"/>
                  <w:right w:val="single" w:sz="4" w:space="0" w:color="FFFFFF" w:themeColor="background1"/>
                </w:tcBorders>
              </w:tcPr>
            </w:tcPrChange>
          </w:tcPr>
          <w:p w14:paraId="70B47552" w14:textId="7AAA0100" w:rsidR="000E3EC9" w:rsidRPr="000E3EC9" w:rsidRDefault="000E3EC9" w:rsidP="000E3EC9">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ins w:id="693" w:author="Alexander Morgan" w:date="2020-04-28T21:15:00Z"/>
                <w:b/>
                <w:bCs/>
                <w:sz w:val="20"/>
                <w:szCs w:val="20"/>
                <w:rPrChange w:id="694" w:author="Alexander Morgan" w:date="2020-04-28T21:18:00Z">
                  <w:rPr>
                    <w:ins w:id="695" w:author="Alexander Morgan" w:date="2020-04-28T21:15:00Z"/>
                    <w:b/>
                    <w:bCs/>
                    <w:sz w:val="20"/>
                    <w:szCs w:val="20"/>
                  </w:rPr>
                </w:rPrChange>
              </w:rPr>
              <w:pPrChange w:id="696" w:author="Alexander Morgan" w:date="2020-04-28T21:18:00Z">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pPr>
              </w:pPrChange>
            </w:pPr>
            <w:ins w:id="697" w:author="Alexander Morgan" w:date="2020-04-28T21:16:00Z">
              <w:r w:rsidRPr="000E3EC9">
                <w:rPr>
                  <w:b/>
                  <w:bCs/>
                  <w:sz w:val="20"/>
                  <w:szCs w:val="20"/>
                  <w:lang w:val="el-GR"/>
                  <w:rPrChange w:id="698" w:author="Alexander Morgan" w:date="2020-04-28T21:18:00Z">
                    <w:rPr>
                      <w:b/>
                      <w:bCs/>
                      <w:sz w:val="20"/>
                      <w:szCs w:val="20"/>
                      <w:lang w:val="el-GR"/>
                    </w:rPr>
                  </w:rPrChange>
                </w:rPr>
                <w:t>β</w:t>
              </w:r>
              <w:r w:rsidRPr="000E3EC9">
                <w:rPr>
                  <w:b/>
                  <w:bCs/>
                  <w:sz w:val="20"/>
                  <w:szCs w:val="20"/>
                  <w:vertAlign w:val="subscript"/>
                  <w:rPrChange w:id="699" w:author="Alexander Morgan" w:date="2020-04-28T21:18:00Z">
                    <w:rPr>
                      <w:b/>
                      <w:bCs/>
                      <w:sz w:val="20"/>
                      <w:szCs w:val="20"/>
                      <w:vertAlign w:val="subscript"/>
                    </w:rPr>
                  </w:rPrChange>
                </w:rPr>
                <w:t>3</w:t>
              </w:r>
            </w:ins>
          </w:p>
        </w:tc>
        <w:tc>
          <w:tcPr>
            <w:tcW w:w="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Change w:id="700" w:author="Alexander Morgan" w:date="2020-04-28T21:19:00Z">
              <w:tcPr>
                <w:tcW w:w="1063" w:type="dxa"/>
                <w:gridSpan w:val="2"/>
                <w:tcBorders>
                  <w:top w:val="single" w:sz="4" w:space="0" w:color="FFFFFF" w:themeColor="background1"/>
                  <w:left w:val="single" w:sz="4" w:space="0" w:color="FFFFFF" w:themeColor="background1"/>
                  <w:right w:val="single" w:sz="4" w:space="0" w:color="FFFFFF" w:themeColor="background1"/>
                </w:tcBorders>
              </w:tcPr>
            </w:tcPrChange>
          </w:tcPr>
          <w:p w14:paraId="40F91FB2" w14:textId="66F54C7E" w:rsidR="000E3EC9" w:rsidRPr="000E3EC9" w:rsidRDefault="000E3EC9" w:rsidP="000E3EC9">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ins w:id="701" w:author="Alexander Morgan" w:date="2020-04-28T21:15:00Z"/>
                <w:b/>
                <w:bCs/>
                <w:sz w:val="20"/>
                <w:szCs w:val="20"/>
                <w:rPrChange w:id="702" w:author="Alexander Morgan" w:date="2020-04-28T21:18:00Z">
                  <w:rPr>
                    <w:ins w:id="703" w:author="Alexander Morgan" w:date="2020-04-28T21:15:00Z"/>
                    <w:b/>
                    <w:bCs/>
                    <w:sz w:val="20"/>
                    <w:szCs w:val="20"/>
                  </w:rPr>
                </w:rPrChange>
              </w:rPr>
              <w:pPrChange w:id="704" w:author="Alexander Morgan" w:date="2020-04-28T21:18:00Z">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pPr>
              </w:pPrChange>
            </w:pPr>
            <w:ins w:id="705" w:author="Alexander Morgan" w:date="2020-04-28T21:16:00Z">
              <w:r w:rsidRPr="000E3EC9">
                <w:rPr>
                  <w:b/>
                  <w:bCs/>
                  <w:sz w:val="20"/>
                  <w:szCs w:val="20"/>
                  <w:lang w:val="el-GR"/>
                  <w:rPrChange w:id="706" w:author="Alexander Morgan" w:date="2020-04-28T21:18:00Z">
                    <w:rPr>
                      <w:b/>
                      <w:bCs/>
                      <w:sz w:val="20"/>
                      <w:szCs w:val="20"/>
                      <w:lang w:val="el-GR"/>
                    </w:rPr>
                  </w:rPrChange>
                </w:rPr>
                <w:t>β</w:t>
              </w:r>
              <w:r w:rsidRPr="000E3EC9">
                <w:rPr>
                  <w:b/>
                  <w:bCs/>
                  <w:sz w:val="20"/>
                  <w:szCs w:val="20"/>
                  <w:vertAlign w:val="subscript"/>
                  <w:rPrChange w:id="707" w:author="Alexander Morgan" w:date="2020-04-28T21:18:00Z">
                    <w:rPr>
                      <w:b/>
                      <w:bCs/>
                      <w:sz w:val="20"/>
                      <w:szCs w:val="20"/>
                      <w:vertAlign w:val="subscript"/>
                    </w:rPr>
                  </w:rPrChange>
                </w:rPr>
                <w:t>4</w:t>
              </w:r>
            </w:ins>
          </w:p>
        </w:tc>
      </w:tr>
      <w:tr w:rsidR="000E3EC9" w:rsidRPr="009D435A" w14:paraId="519D68CD" w14:textId="3041D305" w:rsidTr="000E3EC9">
        <w:tblPrEx>
          <w:tblPrExChange w:id="708" w:author="Alexander Morgan" w:date="2020-04-28T21:19:00Z">
            <w:tblPrEx>
              <w:tblW w:w="8124" w:type="dxa"/>
            </w:tblPrEx>
          </w:tblPrExChange>
        </w:tblPrEx>
        <w:trPr>
          <w:trHeight w:val="254"/>
          <w:trPrChange w:id="709" w:author="Alexander Morgan" w:date="2020-04-28T21:19:00Z">
            <w:trPr>
              <w:gridAfter w:val="0"/>
              <w:wAfter w:w="9" w:type="dxa"/>
              <w:trHeight w:val="254"/>
            </w:trPr>
          </w:trPrChange>
        </w:trPr>
        <w:tc>
          <w:tcPr>
            <w:cnfStyle w:val="001000000000" w:firstRow="0" w:lastRow="0" w:firstColumn="1" w:lastColumn="0" w:oddVBand="0" w:evenVBand="0" w:oddHBand="0" w:evenHBand="0" w:firstRowFirstColumn="0" w:firstRowLastColumn="0" w:lastRowFirstColumn="0" w:lastRowLastColumn="0"/>
            <w:tcW w:w="9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Change w:id="710" w:author="Alexander Morgan" w:date="2020-04-28T21:19:00Z">
              <w:tcPr>
                <w:tcW w:w="9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tcPrChange>
          </w:tcPr>
          <w:p w14:paraId="7B1385E8" w14:textId="77777777" w:rsidR="000E3EC9" w:rsidRPr="005156F2" w:rsidRDefault="000E3EC9" w:rsidP="000E3EC9">
            <w:pPr>
              <w:pStyle w:val="NoSpacing"/>
              <w:spacing w:line="276" w:lineRule="auto"/>
              <w:rPr>
                <w:color w:val="FFFFFF" w:themeColor="background1"/>
                <w:sz w:val="20"/>
                <w:szCs w:val="20"/>
              </w:rPr>
            </w:pPr>
            <w:r w:rsidRPr="005156F2">
              <w:rPr>
                <w:color w:val="FFFFFF" w:themeColor="background1"/>
                <w:sz w:val="20"/>
                <w:szCs w:val="20"/>
              </w:rPr>
              <w:t>Phase 1</w:t>
            </w:r>
          </w:p>
        </w:tc>
        <w:tc>
          <w:tcPr>
            <w:tcW w:w="4577" w:type="dxa"/>
            <w:tcBorders>
              <w:top w:val="single" w:sz="4" w:space="0" w:color="FFFFFF" w:themeColor="background1"/>
              <w:left w:val="single" w:sz="4" w:space="0" w:color="FFFFFF" w:themeColor="background1"/>
            </w:tcBorders>
            <w:vAlign w:val="center"/>
            <w:tcPrChange w:id="711" w:author="Alexander Morgan" w:date="2020-04-28T21:19:00Z">
              <w:tcPr>
                <w:tcW w:w="2754" w:type="dxa"/>
                <w:tcBorders>
                  <w:top w:val="single" w:sz="4" w:space="0" w:color="FFFFFF" w:themeColor="background1"/>
                  <w:left w:val="single" w:sz="4" w:space="0" w:color="FFFFFF" w:themeColor="background1"/>
                </w:tcBorders>
                <w:vAlign w:val="center"/>
              </w:tcPr>
            </w:tcPrChange>
          </w:tcPr>
          <w:p w14:paraId="3705127D" w14:textId="599CD23C" w:rsidR="000E3EC9" w:rsidRPr="000E3EC9" w:rsidRDefault="000E3EC9" w:rsidP="000E3EC9">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rPrChange w:id="712" w:author="Alexander Morgan" w:date="2020-04-28T21:17:00Z">
                  <w:rPr>
                    <w:rFonts w:eastAsiaTheme="minorEastAsia" w:cstheme="minorHAnsi"/>
                    <w:sz w:val="18"/>
                    <w:szCs w:val="18"/>
                  </w:rPr>
                </w:rPrChange>
              </w:rPr>
              <w:pPrChange w:id="713" w:author="Alexander Morgan" w:date="2020-04-28T21:17:00Z">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pPr>
              </w:pPrChange>
            </w:pPr>
            <w:r w:rsidRPr="000E3EC9">
              <w:rPr>
                <w:rFonts w:eastAsiaTheme="minorEastAsia" w:cstheme="minorHAnsi"/>
                <w:sz w:val="20"/>
                <w:szCs w:val="20"/>
                <w:rPrChange w:id="714" w:author="Alexander Morgan" w:date="2020-04-28T21:17:00Z">
                  <w:rPr>
                    <w:rFonts w:eastAsiaTheme="minorEastAsia" w:cstheme="minorHAnsi"/>
                    <w:sz w:val="18"/>
                    <w:szCs w:val="18"/>
                  </w:rPr>
                </w:rPrChange>
              </w:rPr>
              <w:t>Represents the “business as usual” approach that was operating pre-lockdown.</w:t>
            </w:r>
            <w:ins w:id="715" w:author="Alexander Morgan" w:date="2020-04-28T21:03:00Z">
              <w:r w:rsidRPr="000E3EC9">
                <w:rPr>
                  <w:rFonts w:eastAsiaTheme="minorEastAsia" w:cstheme="minorHAnsi"/>
                  <w:sz w:val="20"/>
                  <w:szCs w:val="20"/>
                  <w:rPrChange w:id="716" w:author="Alexander Morgan" w:date="2020-04-28T21:17:00Z">
                    <w:rPr>
                      <w:rFonts w:eastAsiaTheme="minorEastAsia" w:cstheme="minorHAnsi"/>
                      <w:sz w:val="18"/>
                      <w:szCs w:val="18"/>
                    </w:rPr>
                  </w:rPrChange>
                </w:rPr>
                <w:t xml:space="preserve"> We assume a pre-lockdown </w:t>
              </w:r>
              <w:r w:rsidRPr="00E327D4">
                <w:rPr>
                  <w:rFonts w:eastAsiaTheme="minorEastAsia" w:cstheme="minorHAnsi"/>
                  <w:sz w:val="20"/>
                  <w:szCs w:val="20"/>
                  <w:highlight w:val="yellow"/>
                  <w:rPrChange w:id="717" w:author="Alexander Morgan" w:date="2020-04-28T21:27:00Z">
                    <w:rPr>
                      <w:rFonts w:eastAsiaTheme="minorEastAsia" w:cstheme="minorHAnsi"/>
                      <w:sz w:val="18"/>
                      <w:szCs w:val="18"/>
                    </w:rPr>
                  </w:rPrChange>
                </w:rPr>
                <w:t>R</w:t>
              </w:r>
              <w:r w:rsidRPr="000E3EC9">
                <w:rPr>
                  <w:rFonts w:eastAsiaTheme="minorEastAsia" w:cstheme="minorHAnsi"/>
                  <w:sz w:val="20"/>
                  <w:szCs w:val="20"/>
                  <w:rPrChange w:id="718" w:author="Alexander Morgan" w:date="2020-04-28T21:17:00Z">
                    <w:rPr>
                      <w:rFonts w:eastAsiaTheme="minorEastAsia" w:cstheme="minorHAnsi"/>
                      <w:sz w:val="18"/>
                      <w:szCs w:val="18"/>
                    </w:rPr>
                  </w:rPrChange>
                </w:rPr>
                <w:t xml:space="preserve"> of 1.7 – reflecting pre</w:t>
              </w:r>
            </w:ins>
            <w:ins w:id="719" w:author="Alexander Morgan" w:date="2020-04-28T21:05:00Z">
              <w:r w:rsidRPr="000E3EC9">
                <w:rPr>
                  <w:rFonts w:eastAsiaTheme="minorEastAsia" w:cstheme="minorHAnsi"/>
                  <w:sz w:val="20"/>
                  <w:szCs w:val="20"/>
                  <w:rPrChange w:id="720" w:author="Alexander Morgan" w:date="2020-04-28T21:17:00Z">
                    <w:rPr>
                      <w:rFonts w:eastAsiaTheme="minorEastAsia" w:cstheme="minorHAnsi"/>
                      <w:sz w:val="18"/>
                      <w:szCs w:val="18"/>
                    </w:rPr>
                  </w:rPrChange>
                </w:rPr>
                <w:t>-</w:t>
              </w:r>
            </w:ins>
            <w:ins w:id="721" w:author="Alexander Morgan" w:date="2020-04-28T21:03:00Z">
              <w:r w:rsidRPr="000E3EC9">
                <w:rPr>
                  <w:rFonts w:eastAsiaTheme="minorEastAsia" w:cstheme="minorHAnsi"/>
                  <w:sz w:val="20"/>
                  <w:szCs w:val="20"/>
                  <w:rPrChange w:id="722" w:author="Alexander Morgan" w:date="2020-04-28T21:17:00Z">
                    <w:rPr>
                      <w:rFonts w:eastAsiaTheme="minorEastAsia" w:cstheme="minorHAnsi"/>
                      <w:sz w:val="18"/>
                      <w:szCs w:val="18"/>
                    </w:rPr>
                  </w:rPrChange>
                </w:rPr>
                <w:t>existing reductions to transm</w:t>
              </w:r>
            </w:ins>
            <w:ins w:id="723" w:author="Alexander Morgan" w:date="2020-04-28T21:04:00Z">
              <w:r w:rsidRPr="000E3EC9">
                <w:rPr>
                  <w:rFonts w:eastAsiaTheme="minorEastAsia" w:cstheme="minorHAnsi"/>
                  <w:sz w:val="20"/>
                  <w:szCs w:val="20"/>
                  <w:rPrChange w:id="724" w:author="Alexander Morgan" w:date="2020-04-28T21:17:00Z">
                    <w:rPr>
                      <w:rFonts w:eastAsiaTheme="minorEastAsia" w:cstheme="minorHAnsi"/>
                      <w:sz w:val="18"/>
                      <w:szCs w:val="18"/>
                    </w:rPr>
                  </w:rPrChange>
                </w:rPr>
                <w:t xml:space="preserve">ission </w:t>
              </w:r>
            </w:ins>
            <w:ins w:id="725" w:author="Alexander Morgan" w:date="2020-04-28T21:11:00Z">
              <w:r w:rsidRPr="000E3EC9">
                <w:rPr>
                  <w:rFonts w:eastAsiaTheme="minorEastAsia" w:cstheme="minorHAnsi"/>
                  <w:sz w:val="20"/>
                  <w:szCs w:val="20"/>
                  <w:rPrChange w:id="726" w:author="Alexander Morgan" w:date="2020-04-28T21:17:00Z">
                    <w:rPr>
                      <w:rFonts w:eastAsiaTheme="minorEastAsia" w:cstheme="minorHAnsi"/>
                      <w:sz w:val="18"/>
                      <w:szCs w:val="18"/>
                    </w:rPr>
                  </w:rPrChange>
                </w:rPr>
                <w:t>from a baseline R</w:t>
              </w:r>
              <w:r w:rsidRPr="00E327D4">
                <w:rPr>
                  <w:rFonts w:eastAsiaTheme="minorEastAsia" w:cstheme="minorHAnsi"/>
                  <w:sz w:val="20"/>
                  <w:szCs w:val="20"/>
                  <w:vertAlign w:val="subscript"/>
                  <w:rPrChange w:id="727" w:author="Alexander Morgan" w:date="2020-04-28T21:28:00Z">
                    <w:rPr>
                      <w:rFonts w:eastAsiaTheme="minorEastAsia" w:cstheme="minorHAnsi"/>
                      <w:sz w:val="18"/>
                      <w:szCs w:val="18"/>
                    </w:rPr>
                  </w:rPrChange>
                </w:rPr>
                <w:t>0</w:t>
              </w:r>
              <w:r w:rsidRPr="000E3EC9">
                <w:rPr>
                  <w:rFonts w:eastAsiaTheme="minorEastAsia" w:cstheme="minorHAnsi"/>
                  <w:sz w:val="20"/>
                  <w:szCs w:val="20"/>
                  <w:rPrChange w:id="728" w:author="Alexander Morgan" w:date="2020-04-28T21:17:00Z">
                    <w:rPr>
                      <w:rFonts w:eastAsiaTheme="minorEastAsia" w:cstheme="minorHAnsi"/>
                      <w:sz w:val="18"/>
                      <w:szCs w:val="18"/>
                    </w:rPr>
                  </w:rPrChange>
                </w:rPr>
                <w:t xml:space="preserve"> = 2.8 </w:t>
              </w:r>
            </w:ins>
            <w:ins w:id="729" w:author="Alexander Morgan" w:date="2020-04-28T21:06:00Z">
              <w:r w:rsidRPr="000E3EC9">
                <w:rPr>
                  <w:rFonts w:eastAsiaTheme="minorEastAsia" w:cstheme="minorHAnsi"/>
                  <w:sz w:val="20"/>
                  <w:szCs w:val="20"/>
                  <w:rPrChange w:id="730" w:author="Alexander Morgan" w:date="2020-04-28T21:17:00Z">
                    <w:rPr>
                      <w:rFonts w:eastAsiaTheme="minorEastAsia" w:cstheme="minorHAnsi"/>
                      <w:sz w:val="18"/>
                      <w:szCs w:val="18"/>
                    </w:rPr>
                  </w:rPrChange>
                </w:rPr>
                <w:t>(spontaneous social distancing etc).</w:t>
              </w:r>
            </w:ins>
          </w:p>
        </w:tc>
        <w:tc>
          <w:tcPr>
            <w:tcW w:w="1165" w:type="dxa"/>
            <w:tcBorders>
              <w:top w:val="single" w:sz="4" w:space="0" w:color="FFFFFF" w:themeColor="background1"/>
            </w:tcBorders>
            <w:vAlign w:val="center"/>
            <w:tcPrChange w:id="731" w:author="Alexander Morgan" w:date="2020-04-28T21:19:00Z">
              <w:tcPr>
                <w:tcW w:w="1063" w:type="dxa"/>
                <w:tcBorders>
                  <w:top w:val="single" w:sz="4" w:space="0" w:color="FFFFFF" w:themeColor="background1"/>
                </w:tcBorders>
                <w:vAlign w:val="center"/>
              </w:tcPr>
            </w:tcPrChange>
          </w:tcPr>
          <w:p w14:paraId="6A6794D6" w14:textId="77777777" w:rsidR="000E3EC9" w:rsidRDefault="000E3EC9" w:rsidP="000E3EC9">
            <w:pPr>
              <w:pStyle w:val="NoSpacing"/>
              <w:jc w:val="center"/>
              <w:cnfStyle w:val="000000000000" w:firstRow="0" w:lastRow="0" w:firstColumn="0" w:lastColumn="0" w:oddVBand="0" w:evenVBand="0" w:oddHBand="0" w:evenHBand="0" w:firstRowFirstColumn="0" w:firstRowLastColumn="0" w:lastRowFirstColumn="0" w:lastRowLastColumn="0"/>
              <w:rPr>
                <w:ins w:id="732" w:author="Alexander Morgan" w:date="2020-04-28T21:18:00Z"/>
                <w:rFonts w:eastAsiaTheme="minorEastAsia" w:cstheme="minorHAnsi"/>
                <w:sz w:val="20"/>
                <w:szCs w:val="20"/>
              </w:rPr>
            </w:pPr>
            <w:r w:rsidRPr="000E3EC9">
              <w:rPr>
                <w:rFonts w:eastAsiaTheme="minorEastAsia" w:cstheme="minorHAnsi"/>
                <w:sz w:val="20"/>
                <w:szCs w:val="20"/>
                <w:rPrChange w:id="733" w:author="Alexander Morgan" w:date="2020-04-28T21:17:00Z">
                  <w:rPr>
                    <w:rFonts w:eastAsiaTheme="minorEastAsia" w:cstheme="minorHAnsi"/>
                    <w:sz w:val="18"/>
                    <w:szCs w:val="18"/>
                  </w:rPr>
                </w:rPrChange>
              </w:rPr>
              <w:t>Up until R</w:t>
            </w:r>
            <w:ins w:id="734" w:author="Alexander Morgan" w:date="2020-04-28T20:55:00Z">
              <w:r w:rsidRPr="000E3EC9">
                <w:rPr>
                  <w:rFonts w:eastAsiaTheme="minorEastAsia" w:cstheme="minorHAnsi"/>
                  <w:sz w:val="20"/>
                  <w:szCs w:val="20"/>
                  <w:vertAlign w:val="subscript"/>
                  <w:rPrChange w:id="735" w:author="Alexander Morgan" w:date="2020-04-28T21:17:00Z">
                    <w:rPr>
                      <w:rFonts w:eastAsiaTheme="minorEastAsia" w:cstheme="minorHAnsi"/>
                      <w:sz w:val="18"/>
                      <w:szCs w:val="18"/>
                    </w:rPr>
                  </w:rPrChange>
                </w:rPr>
                <w:t>tot</w:t>
              </w:r>
            </w:ins>
            <w:r w:rsidRPr="000E3EC9">
              <w:rPr>
                <w:rFonts w:eastAsiaTheme="minorEastAsia" w:cstheme="minorHAnsi"/>
                <w:sz w:val="20"/>
                <w:szCs w:val="20"/>
                <w:rPrChange w:id="736" w:author="Alexander Morgan" w:date="2020-04-28T21:17:00Z">
                  <w:rPr>
                    <w:rFonts w:eastAsiaTheme="minorEastAsia" w:cstheme="minorHAnsi"/>
                    <w:sz w:val="18"/>
                    <w:szCs w:val="18"/>
                  </w:rPr>
                </w:rPrChange>
              </w:rPr>
              <w:t>(t+7) = 0.06</w:t>
            </w:r>
          </w:p>
          <w:p w14:paraId="58A30CF7" w14:textId="1FD20F06" w:rsidR="000E3EC9" w:rsidRPr="000E3EC9" w:rsidRDefault="000E3EC9" w:rsidP="000E3EC9">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rPrChange w:id="737" w:author="Alexander Morgan" w:date="2020-04-28T21:17:00Z">
                  <w:rPr>
                    <w:rFonts w:eastAsiaTheme="minorEastAsia" w:cstheme="minorHAnsi"/>
                    <w:sz w:val="18"/>
                    <w:szCs w:val="18"/>
                  </w:rPr>
                </w:rPrChange>
              </w:rPr>
              <w:pPrChange w:id="738" w:author="Alexander Morgan" w:date="2020-04-28T21:18:00Z">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pPr>
              </w:pPrChange>
            </w:pPr>
            <w:ins w:id="739" w:author="Alexander Morgan" w:date="2020-04-28T21:18:00Z">
              <w:r>
                <w:rPr>
                  <w:rFonts w:eastAsiaTheme="minorEastAsia" w:cstheme="minorHAnsi"/>
                  <w:sz w:val="20"/>
                  <w:szCs w:val="20"/>
                </w:rPr>
                <w:t>(day 71)</w:t>
              </w:r>
            </w:ins>
          </w:p>
        </w:tc>
        <w:tc>
          <w:tcPr>
            <w:tcW w:w="559" w:type="dxa"/>
            <w:tcBorders>
              <w:top w:val="single" w:sz="4" w:space="0" w:color="FFFFFF" w:themeColor="background1"/>
            </w:tcBorders>
            <w:vAlign w:val="center"/>
            <w:tcPrChange w:id="740" w:author="Alexander Morgan" w:date="2020-04-28T21:19:00Z">
              <w:tcPr>
                <w:tcW w:w="559" w:type="dxa"/>
                <w:tcBorders>
                  <w:top w:val="single" w:sz="4" w:space="0" w:color="FFFFFF" w:themeColor="background1"/>
                </w:tcBorders>
                <w:vAlign w:val="center"/>
              </w:tcPr>
            </w:tcPrChange>
          </w:tcPr>
          <w:p w14:paraId="4D91DF7F" w14:textId="46CE7346" w:rsidR="000E3EC9" w:rsidRPr="000E3EC9" w:rsidRDefault="000E3EC9" w:rsidP="000E3EC9">
            <w:pPr>
              <w:pStyle w:val="NoSpacing"/>
              <w:jc w:val="center"/>
              <w:cnfStyle w:val="000000000000" w:firstRow="0" w:lastRow="0" w:firstColumn="0" w:lastColumn="0" w:oddVBand="0" w:evenVBand="0" w:oddHBand="0" w:evenHBand="0" w:firstRowFirstColumn="0" w:firstRowLastColumn="0" w:lastRowFirstColumn="0" w:lastRowLastColumn="0"/>
              <w:rPr>
                <w:ins w:id="741" w:author="Alexander Morgan" w:date="2020-04-28T21:15:00Z"/>
                <w:rFonts w:eastAsiaTheme="minorEastAsia" w:cstheme="minorHAnsi"/>
                <w:sz w:val="20"/>
                <w:szCs w:val="20"/>
                <w:rPrChange w:id="742" w:author="Alexander Morgan" w:date="2020-04-28T21:17:00Z">
                  <w:rPr>
                    <w:ins w:id="743" w:author="Alexander Morgan" w:date="2020-04-28T21:15:00Z"/>
                    <w:rFonts w:eastAsiaTheme="minorEastAsia" w:cstheme="minorHAnsi"/>
                    <w:sz w:val="18"/>
                    <w:szCs w:val="18"/>
                  </w:rPr>
                </w:rPrChange>
              </w:rPr>
              <w:pPrChange w:id="744" w:author="Alexander Morgan" w:date="2020-04-28T21:17:00Z">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pPr>
              </w:pPrChange>
            </w:pPr>
            <w:ins w:id="745" w:author="Alexander Morgan" w:date="2020-04-28T21:16:00Z">
              <w:r w:rsidRPr="000E3EC9">
                <w:rPr>
                  <w:sz w:val="20"/>
                  <w:szCs w:val="20"/>
                  <w:rPrChange w:id="746" w:author="Alexander Morgan" w:date="2020-04-28T21:17:00Z">
                    <w:rPr>
                      <w:sz w:val="20"/>
                      <w:szCs w:val="20"/>
                    </w:rPr>
                  </w:rPrChange>
                </w:rPr>
                <w:t>1.7</w:t>
              </w:r>
            </w:ins>
          </w:p>
        </w:tc>
        <w:tc>
          <w:tcPr>
            <w:tcW w:w="661" w:type="dxa"/>
            <w:tcBorders>
              <w:top w:val="single" w:sz="4" w:space="0" w:color="FFFFFF" w:themeColor="background1"/>
            </w:tcBorders>
            <w:vAlign w:val="center"/>
            <w:tcPrChange w:id="747" w:author="Alexander Morgan" w:date="2020-04-28T21:19:00Z">
              <w:tcPr>
                <w:tcW w:w="661" w:type="dxa"/>
                <w:gridSpan w:val="2"/>
                <w:tcBorders>
                  <w:top w:val="single" w:sz="4" w:space="0" w:color="FFFFFF" w:themeColor="background1"/>
                </w:tcBorders>
                <w:vAlign w:val="center"/>
              </w:tcPr>
            </w:tcPrChange>
          </w:tcPr>
          <w:p w14:paraId="5E70E66F" w14:textId="7929126D" w:rsidR="000E3EC9" w:rsidRPr="000E3EC9" w:rsidRDefault="000E3EC9" w:rsidP="000E3EC9">
            <w:pPr>
              <w:pStyle w:val="NoSpacing"/>
              <w:jc w:val="center"/>
              <w:cnfStyle w:val="000000000000" w:firstRow="0" w:lastRow="0" w:firstColumn="0" w:lastColumn="0" w:oddVBand="0" w:evenVBand="0" w:oddHBand="0" w:evenHBand="0" w:firstRowFirstColumn="0" w:firstRowLastColumn="0" w:lastRowFirstColumn="0" w:lastRowLastColumn="0"/>
              <w:rPr>
                <w:ins w:id="748" w:author="Alexander Morgan" w:date="2020-04-28T21:15:00Z"/>
                <w:rFonts w:eastAsiaTheme="minorEastAsia" w:cstheme="minorHAnsi"/>
                <w:sz w:val="20"/>
                <w:szCs w:val="20"/>
                <w:rPrChange w:id="749" w:author="Alexander Morgan" w:date="2020-04-28T21:17:00Z">
                  <w:rPr>
                    <w:ins w:id="750" w:author="Alexander Morgan" w:date="2020-04-28T21:15:00Z"/>
                    <w:rFonts w:eastAsiaTheme="minorEastAsia" w:cstheme="minorHAnsi"/>
                    <w:sz w:val="18"/>
                    <w:szCs w:val="18"/>
                  </w:rPr>
                </w:rPrChange>
              </w:rPr>
              <w:pPrChange w:id="751" w:author="Alexander Morgan" w:date="2020-04-28T21:17:00Z">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pPr>
              </w:pPrChange>
            </w:pPr>
            <w:ins w:id="752" w:author="Alexander Morgan" w:date="2020-04-28T21:16:00Z">
              <w:r w:rsidRPr="000E3EC9">
                <w:rPr>
                  <w:sz w:val="20"/>
                  <w:szCs w:val="20"/>
                  <w:rPrChange w:id="753" w:author="Alexander Morgan" w:date="2020-04-28T21:17:00Z">
                    <w:rPr>
                      <w:sz w:val="20"/>
                      <w:szCs w:val="20"/>
                    </w:rPr>
                  </w:rPrChange>
                </w:rPr>
                <w:t>1.7</w:t>
              </w:r>
            </w:ins>
          </w:p>
        </w:tc>
        <w:tc>
          <w:tcPr>
            <w:tcW w:w="661" w:type="dxa"/>
            <w:tcBorders>
              <w:top w:val="single" w:sz="4" w:space="0" w:color="FFFFFF" w:themeColor="background1"/>
            </w:tcBorders>
            <w:vAlign w:val="center"/>
            <w:tcPrChange w:id="754" w:author="Alexander Morgan" w:date="2020-04-28T21:19:00Z">
              <w:tcPr>
                <w:tcW w:w="1063" w:type="dxa"/>
                <w:gridSpan w:val="3"/>
                <w:tcBorders>
                  <w:top w:val="single" w:sz="4" w:space="0" w:color="FFFFFF" w:themeColor="background1"/>
                </w:tcBorders>
                <w:vAlign w:val="center"/>
              </w:tcPr>
            </w:tcPrChange>
          </w:tcPr>
          <w:p w14:paraId="342FE7B7" w14:textId="37B4E32C" w:rsidR="000E3EC9" w:rsidRPr="000E3EC9" w:rsidRDefault="000E3EC9" w:rsidP="000E3EC9">
            <w:pPr>
              <w:pStyle w:val="NoSpacing"/>
              <w:jc w:val="center"/>
              <w:cnfStyle w:val="000000000000" w:firstRow="0" w:lastRow="0" w:firstColumn="0" w:lastColumn="0" w:oddVBand="0" w:evenVBand="0" w:oddHBand="0" w:evenHBand="0" w:firstRowFirstColumn="0" w:firstRowLastColumn="0" w:lastRowFirstColumn="0" w:lastRowLastColumn="0"/>
              <w:rPr>
                <w:ins w:id="755" w:author="Alexander Morgan" w:date="2020-04-28T21:15:00Z"/>
                <w:rFonts w:eastAsiaTheme="minorEastAsia" w:cstheme="minorHAnsi"/>
                <w:sz w:val="20"/>
                <w:szCs w:val="20"/>
                <w:rPrChange w:id="756" w:author="Alexander Morgan" w:date="2020-04-28T21:17:00Z">
                  <w:rPr>
                    <w:ins w:id="757" w:author="Alexander Morgan" w:date="2020-04-28T21:15:00Z"/>
                    <w:rFonts w:eastAsiaTheme="minorEastAsia" w:cstheme="minorHAnsi"/>
                    <w:sz w:val="18"/>
                    <w:szCs w:val="18"/>
                  </w:rPr>
                </w:rPrChange>
              </w:rPr>
              <w:pPrChange w:id="758" w:author="Alexander Morgan" w:date="2020-04-28T21:17:00Z">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pPr>
              </w:pPrChange>
            </w:pPr>
            <w:ins w:id="759" w:author="Alexander Morgan" w:date="2020-04-28T21:16:00Z">
              <w:r w:rsidRPr="000E3EC9">
                <w:rPr>
                  <w:sz w:val="20"/>
                  <w:szCs w:val="20"/>
                  <w:rPrChange w:id="760" w:author="Alexander Morgan" w:date="2020-04-28T21:17:00Z">
                    <w:rPr>
                      <w:sz w:val="20"/>
                      <w:szCs w:val="20"/>
                    </w:rPr>
                  </w:rPrChange>
                </w:rPr>
                <w:t>1.7</w:t>
              </w:r>
            </w:ins>
          </w:p>
        </w:tc>
        <w:tc>
          <w:tcPr>
            <w:tcW w:w="559" w:type="dxa"/>
            <w:tcBorders>
              <w:top w:val="single" w:sz="4" w:space="0" w:color="FFFFFF" w:themeColor="background1"/>
            </w:tcBorders>
            <w:vAlign w:val="center"/>
            <w:tcPrChange w:id="761" w:author="Alexander Morgan" w:date="2020-04-28T21:19:00Z">
              <w:tcPr>
                <w:tcW w:w="1068" w:type="dxa"/>
                <w:gridSpan w:val="3"/>
                <w:tcBorders>
                  <w:top w:val="single" w:sz="4" w:space="0" w:color="FFFFFF" w:themeColor="background1"/>
                </w:tcBorders>
                <w:vAlign w:val="center"/>
              </w:tcPr>
            </w:tcPrChange>
          </w:tcPr>
          <w:p w14:paraId="68493B1C" w14:textId="317BE753" w:rsidR="000E3EC9" w:rsidRPr="000E3EC9" w:rsidRDefault="000E3EC9" w:rsidP="000E3EC9">
            <w:pPr>
              <w:pStyle w:val="NoSpacing"/>
              <w:jc w:val="center"/>
              <w:cnfStyle w:val="000000000000" w:firstRow="0" w:lastRow="0" w:firstColumn="0" w:lastColumn="0" w:oddVBand="0" w:evenVBand="0" w:oddHBand="0" w:evenHBand="0" w:firstRowFirstColumn="0" w:firstRowLastColumn="0" w:lastRowFirstColumn="0" w:lastRowLastColumn="0"/>
              <w:rPr>
                <w:ins w:id="762" w:author="Alexander Morgan" w:date="2020-04-28T21:15:00Z"/>
                <w:rFonts w:eastAsiaTheme="minorEastAsia" w:cstheme="minorHAnsi"/>
                <w:sz w:val="20"/>
                <w:szCs w:val="20"/>
                <w:rPrChange w:id="763" w:author="Alexander Morgan" w:date="2020-04-28T21:17:00Z">
                  <w:rPr>
                    <w:ins w:id="764" w:author="Alexander Morgan" w:date="2020-04-28T21:15:00Z"/>
                    <w:rFonts w:eastAsiaTheme="minorEastAsia" w:cstheme="minorHAnsi"/>
                    <w:sz w:val="18"/>
                    <w:szCs w:val="18"/>
                  </w:rPr>
                </w:rPrChange>
              </w:rPr>
              <w:pPrChange w:id="765" w:author="Alexander Morgan" w:date="2020-04-28T21:17:00Z">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pPr>
              </w:pPrChange>
            </w:pPr>
            <w:ins w:id="766" w:author="Alexander Morgan" w:date="2020-04-28T21:16:00Z">
              <w:r w:rsidRPr="000E3EC9">
                <w:rPr>
                  <w:sz w:val="20"/>
                  <w:szCs w:val="20"/>
                  <w:rPrChange w:id="767" w:author="Alexander Morgan" w:date="2020-04-28T21:17:00Z">
                    <w:rPr>
                      <w:sz w:val="20"/>
                      <w:szCs w:val="20"/>
                    </w:rPr>
                  </w:rPrChange>
                </w:rPr>
                <w:t>1.7</w:t>
              </w:r>
            </w:ins>
          </w:p>
        </w:tc>
      </w:tr>
      <w:tr w:rsidR="000E3EC9" w:rsidRPr="009D435A" w14:paraId="19267602" w14:textId="5C6D8846" w:rsidTr="00E327D4">
        <w:tblPrEx>
          <w:tblPrExChange w:id="768" w:author="Alexander Morgan" w:date="2020-04-28T21:30:00Z">
            <w:tblPrEx>
              <w:tblW w:w="7732" w:type="dxa"/>
            </w:tblPrEx>
          </w:tblPrExChange>
        </w:tblPrEx>
        <w:trPr>
          <w:cnfStyle w:val="000000100000" w:firstRow="0" w:lastRow="0" w:firstColumn="0" w:lastColumn="0" w:oddVBand="0" w:evenVBand="0" w:oddHBand="1" w:evenHBand="0" w:firstRowFirstColumn="0" w:firstRowLastColumn="0" w:lastRowFirstColumn="0" w:lastRowLastColumn="0"/>
          <w:trHeight w:val="70"/>
          <w:trPrChange w:id="769" w:author="Alexander Morgan" w:date="2020-04-28T21:30:00Z">
            <w:trPr>
              <w:gridAfter w:val="0"/>
              <w:wAfter w:w="19" w:type="dxa"/>
              <w:trHeight w:val="70"/>
            </w:trPr>
          </w:trPrChange>
        </w:trPr>
        <w:tc>
          <w:tcPr>
            <w:cnfStyle w:val="001000000000" w:firstRow="0" w:lastRow="0" w:firstColumn="1" w:lastColumn="0" w:oddVBand="0" w:evenVBand="0" w:oddHBand="0" w:evenHBand="0" w:firstRowFirstColumn="0" w:firstRowLastColumn="0" w:lastRowFirstColumn="0" w:lastRowLastColumn="0"/>
            <w:tcW w:w="9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Change w:id="770" w:author="Alexander Morgan" w:date="2020-04-28T21:30:00Z">
              <w:tcPr>
                <w:tcW w:w="9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tcPrChange>
          </w:tcPr>
          <w:p w14:paraId="1ECA6661" w14:textId="77777777" w:rsidR="000E3EC9" w:rsidRPr="005156F2" w:rsidRDefault="000E3EC9" w:rsidP="000E3EC9">
            <w:pPr>
              <w:pStyle w:val="NoSpacing"/>
              <w:spacing w:line="276" w:lineRule="auto"/>
              <w:cnfStyle w:val="001000100000" w:firstRow="0" w:lastRow="0" w:firstColumn="1" w:lastColumn="0" w:oddVBand="0" w:evenVBand="0" w:oddHBand="1" w:evenHBand="0" w:firstRowFirstColumn="0" w:firstRowLastColumn="0" w:lastRowFirstColumn="0" w:lastRowLastColumn="0"/>
              <w:rPr>
                <w:color w:val="FFFFFF" w:themeColor="background1"/>
                <w:sz w:val="20"/>
                <w:szCs w:val="20"/>
              </w:rPr>
            </w:pPr>
            <w:r w:rsidRPr="005156F2">
              <w:rPr>
                <w:color w:val="FFFFFF" w:themeColor="background1"/>
                <w:sz w:val="20"/>
                <w:szCs w:val="20"/>
              </w:rPr>
              <w:t>Phase 2</w:t>
            </w:r>
          </w:p>
        </w:tc>
        <w:tc>
          <w:tcPr>
            <w:tcW w:w="4577" w:type="dxa"/>
            <w:tcBorders>
              <w:left w:val="single" w:sz="4" w:space="0" w:color="FFFFFF" w:themeColor="background1"/>
            </w:tcBorders>
            <w:vAlign w:val="center"/>
            <w:tcPrChange w:id="771" w:author="Alexander Morgan" w:date="2020-04-28T21:30:00Z">
              <w:tcPr>
                <w:tcW w:w="2754" w:type="dxa"/>
                <w:tcBorders>
                  <w:left w:val="single" w:sz="4" w:space="0" w:color="FFFFFF" w:themeColor="background1"/>
                </w:tcBorders>
                <w:vAlign w:val="center"/>
              </w:tcPr>
            </w:tcPrChange>
          </w:tcPr>
          <w:p w14:paraId="55C662EA" w14:textId="703A1FFC" w:rsidR="000E3EC9" w:rsidRPr="000E3EC9" w:rsidRDefault="000E3EC9" w:rsidP="000E3EC9">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cstheme="minorHAnsi"/>
                <w:sz w:val="20"/>
                <w:szCs w:val="20"/>
                <w:rPrChange w:id="772" w:author="Alexander Morgan" w:date="2020-04-28T21:17:00Z">
                  <w:rPr>
                    <w:rFonts w:eastAsiaTheme="minorEastAsia" w:cstheme="minorHAnsi"/>
                    <w:sz w:val="18"/>
                    <w:szCs w:val="18"/>
                  </w:rPr>
                </w:rPrChange>
              </w:rPr>
              <w:pPrChange w:id="773" w:author="Alexander Morgan" w:date="2020-04-28T21:17:00Z">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pPr>
              </w:pPrChange>
            </w:pPr>
            <w:r w:rsidRPr="000E3EC9">
              <w:rPr>
                <w:rFonts w:eastAsiaTheme="minorEastAsia" w:cstheme="minorHAnsi"/>
                <w:sz w:val="20"/>
                <w:szCs w:val="20"/>
                <w:rPrChange w:id="774" w:author="Alexander Morgan" w:date="2020-04-28T21:17:00Z">
                  <w:rPr>
                    <w:rFonts w:eastAsiaTheme="minorEastAsia" w:cstheme="minorHAnsi"/>
                    <w:sz w:val="18"/>
                    <w:szCs w:val="18"/>
                  </w:rPr>
                </w:rPrChange>
              </w:rPr>
              <w:t>Represents the nationwide lockdown that was applied approximately equally to all subpopulations</w:t>
            </w:r>
            <w:ins w:id="775" w:author="Alexander Morgan" w:date="2020-04-28T21:07:00Z">
              <w:r w:rsidRPr="000E3EC9">
                <w:rPr>
                  <w:rFonts w:eastAsiaTheme="minorEastAsia" w:cstheme="minorHAnsi"/>
                  <w:sz w:val="20"/>
                  <w:szCs w:val="20"/>
                  <w:rPrChange w:id="776" w:author="Alexander Morgan" w:date="2020-04-28T21:17:00Z">
                    <w:rPr>
                      <w:rFonts w:eastAsiaTheme="minorEastAsia" w:cstheme="minorHAnsi"/>
                      <w:sz w:val="18"/>
                      <w:szCs w:val="18"/>
                    </w:rPr>
                  </w:rPrChange>
                </w:rPr>
                <w:t xml:space="preserve">. </w:t>
              </w:r>
            </w:ins>
            <w:ins w:id="777" w:author="Alexander Morgan" w:date="2020-04-28T21:11:00Z">
              <w:r w:rsidRPr="000E3EC9">
                <w:rPr>
                  <w:rFonts w:eastAsiaTheme="minorEastAsia" w:cstheme="minorHAnsi"/>
                  <w:sz w:val="20"/>
                  <w:szCs w:val="20"/>
                  <w:rPrChange w:id="778" w:author="Alexander Morgan" w:date="2020-04-28T21:17:00Z">
                    <w:rPr>
                      <w:rFonts w:eastAsiaTheme="minorEastAsia" w:cstheme="minorHAnsi"/>
                      <w:sz w:val="18"/>
                      <w:szCs w:val="18"/>
                    </w:rPr>
                  </w:rPrChange>
                </w:rPr>
                <w:t xml:space="preserve">We assume that pre-existing shielding in the vulnerables has resulted in reductions to </w:t>
              </w:r>
              <w:r w:rsidRPr="00E327D4">
                <w:rPr>
                  <w:rFonts w:eastAsiaTheme="minorEastAsia" w:cstheme="minorHAnsi"/>
                  <w:sz w:val="20"/>
                  <w:szCs w:val="20"/>
                  <w:highlight w:val="yellow"/>
                  <w:rPrChange w:id="779" w:author="Alexander Morgan" w:date="2020-04-28T21:27:00Z">
                    <w:rPr>
                      <w:rFonts w:eastAsiaTheme="minorEastAsia" w:cstheme="minorHAnsi"/>
                      <w:sz w:val="18"/>
                      <w:szCs w:val="18"/>
                    </w:rPr>
                  </w:rPrChange>
                </w:rPr>
                <w:t>R</w:t>
              </w:r>
              <w:r w:rsidRPr="000E3EC9">
                <w:rPr>
                  <w:rFonts w:eastAsiaTheme="minorEastAsia" w:cstheme="minorHAnsi"/>
                  <w:sz w:val="20"/>
                  <w:szCs w:val="20"/>
                  <w:rPrChange w:id="780" w:author="Alexander Morgan" w:date="2020-04-28T21:17:00Z">
                    <w:rPr>
                      <w:rFonts w:eastAsiaTheme="minorEastAsia" w:cstheme="minorHAnsi"/>
                      <w:sz w:val="18"/>
                      <w:szCs w:val="18"/>
                    </w:rPr>
                  </w:rPrChange>
                </w:rPr>
                <w:t xml:space="preserve"> relative to the shielders and remainders (</w:t>
              </w:r>
              <w:r w:rsidRPr="00E327D4">
                <w:rPr>
                  <w:rFonts w:eastAsiaTheme="minorEastAsia" w:cstheme="minorHAnsi"/>
                  <w:sz w:val="20"/>
                  <w:szCs w:val="20"/>
                  <w:highlight w:val="yellow"/>
                  <w:rPrChange w:id="781" w:author="Alexander Morgan" w:date="2020-04-28T21:27:00Z">
                    <w:rPr>
                      <w:rFonts w:eastAsiaTheme="minorEastAsia" w:cstheme="minorHAnsi"/>
                      <w:sz w:val="18"/>
                      <w:szCs w:val="18"/>
                    </w:rPr>
                  </w:rPrChange>
                </w:rPr>
                <w:t>R</w:t>
              </w:r>
              <w:r w:rsidRPr="000E3EC9">
                <w:rPr>
                  <w:rFonts w:eastAsiaTheme="minorEastAsia" w:cstheme="minorHAnsi"/>
                  <w:sz w:val="20"/>
                  <w:szCs w:val="20"/>
                  <w:rPrChange w:id="782" w:author="Alexander Morgan" w:date="2020-04-28T21:17:00Z">
                    <w:rPr>
                      <w:rFonts w:eastAsiaTheme="minorEastAsia" w:cstheme="minorHAnsi"/>
                      <w:sz w:val="18"/>
                      <w:szCs w:val="18"/>
                    </w:rPr>
                  </w:rPrChange>
                </w:rPr>
                <w:t xml:space="preserve"> = 0.8/0.9).</w:t>
              </w:r>
            </w:ins>
          </w:p>
        </w:tc>
        <w:tc>
          <w:tcPr>
            <w:tcW w:w="1165" w:type="dxa"/>
            <w:vAlign w:val="center"/>
            <w:tcPrChange w:id="783" w:author="Alexander Morgan" w:date="2020-04-28T21:30:00Z">
              <w:tcPr>
                <w:tcW w:w="1063" w:type="dxa"/>
                <w:vAlign w:val="center"/>
              </w:tcPr>
            </w:tcPrChange>
          </w:tcPr>
          <w:p w14:paraId="36CD9662" w14:textId="77777777" w:rsidR="000E3EC9" w:rsidRPr="00E327D4" w:rsidRDefault="000E3EC9" w:rsidP="00E327D4">
            <w:pPr>
              <w:pStyle w:val="NoSpacing"/>
              <w:jc w:val="center"/>
              <w:cnfStyle w:val="000000100000" w:firstRow="0" w:lastRow="0" w:firstColumn="0" w:lastColumn="0" w:oddVBand="0" w:evenVBand="0" w:oddHBand="1" w:evenHBand="0" w:firstRowFirstColumn="0" w:firstRowLastColumn="0" w:lastRowFirstColumn="0" w:lastRowLastColumn="0"/>
              <w:rPr>
                <w:rPrChange w:id="784" w:author="Alexander Morgan" w:date="2020-04-28T21:30:00Z">
                  <w:rPr>
                    <w:rFonts w:cstheme="minorHAnsi"/>
                    <w:color w:val="222222"/>
                    <w:sz w:val="18"/>
                    <w:szCs w:val="18"/>
                    <w:shd w:val="clear" w:color="auto" w:fill="FFFFFF"/>
                  </w:rPr>
                </w:rPrChange>
              </w:rPr>
              <w:pPrChange w:id="785" w:author="Alexander Morgan" w:date="2020-04-28T21:30:00Z">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pPr>
              </w:pPrChange>
            </w:pPr>
            <w:r w:rsidRPr="00E327D4">
              <w:rPr>
                <w:sz w:val="20"/>
                <w:szCs w:val="20"/>
                <w:rPrChange w:id="786" w:author="Alexander Morgan" w:date="2020-04-28T21:30:00Z">
                  <w:rPr>
                    <w:rFonts w:cstheme="minorHAnsi"/>
                    <w:color w:val="222222"/>
                    <w:sz w:val="18"/>
                    <w:szCs w:val="18"/>
                    <w:shd w:val="clear" w:color="auto" w:fill="FFFFFF"/>
                  </w:rPr>
                </w:rPrChange>
              </w:rPr>
              <w:t>6 Weeks</w:t>
            </w:r>
          </w:p>
        </w:tc>
        <w:tc>
          <w:tcPr>
            <w:tcW w:w="559" w:type="dxa"/>
            <w:vAlign w:val="center"/>
            <w:tcPrChange w:id="787" w:author="Alexander Morgan" w:date="2020-04-28T21:30:00Z">
              <w:tcPr>
                <w:tcW w:w="559" w:type="dxa"/>
                <w:vAlign w:val="center"/>
              </w:tcPr>
            </w:tcPrChange>
          </w:tcPr>
          <w:p w14:paraId="2DED3EC0" w14:textId="79663AE8" w:rsidR="000E3EC9" w:rsidRPr="000E3EC9" w:rsidRDefault="000E3EC9" w:rsidP="000E3EC9">
            <w:pPr>
              <w:pStyle w:val="NoSpacing"/>
              <w:jc w:val="center"/>
              <w:cnfStyle w:val="000000100000" w:firstRow="0" w:lastRow="0" w:firstColumn="0" w:lastColumn="0" w:oddVBand="0" w:evenVBand="0" w:oddHBand="1" w:evenHBand="0" w:firstRowFirstColumn="0" w:firstRowLastColumn="0" w:lastRowFirstColumn="0" w:lastRowLastColumn="0"/>
              <w:rPr>
                <w:ins w:id="788" w:author="Alexander Morgan" w:date="2020-04-28T21:15:00Z"/>
                <w:rFonts w:cstheme="minorHAnsi"/>
                <w:color w:val="222222"/>
                <w:sz w:val="20"/>
                <w:szCs w:val="20"/>
                <w:shd w:val="clear" w:color="auto" w:fill="FFFFFF"/>
                <w:rPrChange w:id="789" w:author="Alexander Morgan" w:date="2020-04-28T21:17:00Z">
                  <w:rPr>
                    <w:ins w:id="790" w:author="Alexander Morgan" w:date="2020-04-28T21:15:00Z"/>
                    <w:rFonts w:cstheme="minorHAnsi"/>
                    <w:color w:val="222222"/>
                    <w:sz w:val="18"/>
                    <w:szCs w:val="18"/>
                    <w:shd w:val="clear" w:color="auto" w:fill="FFFFFF"/>
                  </w:rPr>
                </w:rPrChange>
              </w:rPr>
              <w:pPrChange w:id="791" w:author="Alexander Morgan" w:date="2020-04-28T21:17:00Z">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pPr>
              </w:pPrChange>
            </w:pPr>
            <w:ins w:id="792" w:author="Alexander Morgan" w:date="2020-04-28T21:16:00Z">
              <w:r w:rsidRPr="000E3EC9">
                <w:rPr>
                  <w:sz w:val="20"/>
                  <w:szCs w:val="20"/>
                  <w:rPrChange w:id="793" w:author="Alexander Morgan" w:date="2020-04-28T21:17:00Z">
                    <w:rPr>
                      <w:sz w:val="20"/>
                      <w:szCs w:val="20"/>
                    </w:rPr>
                  </w:rPrChange>
                </w:rPr>
                <w:t>0.8</w:t>
              </w:r>
            </w:ins>
          </w:p>
        </w:tc>
        <w:tc>
          <w:tcPr>
            <w:tcW w:w="661" w:type="dxa"/>
            <w:vAlign w:val="center"/>
            <w:tcPrChange w:id="794" w:author="Alexander Morgan" w:date="2020-04-28T21:30:00Z">
              <w:tcPr>
                <w:tcW w:w="661" w:type="dxa"/>
                <w:gridSpan w:val="2"/>
                <w:vAlign w:val="center"/>
              </w:tcPr>
            </w:tcPrChange>
          </w:tcPr>
          <w:p w14:paraId="749A45C4" w14:textId="61EEDBBA" w:rsidR="000E3EC9" w:rsidRPr="000E3EC9" w:rsidRDefault="000E3EC9" w:rsidP="000E3EC9">
            <w:pPr>
              <w:pStyle w:val="NoSpacing"/>
              <w:jc w:val="center"/>
              <w:cnfStyle w:val="000000100000" w:firstRow="0" w:lastRow="0" w:firstColumn="0" w:lastColumn="0" w:oddVBand="0" w:evenVBand="0" w:oddHBand="1" w:evenHBand="0" w:firstRowFirstColumn="0" w:firstRowLastColumn="0" w:lastRowFirstColumn="0" w:lastRowLastColumn="0"/>
              <w:rPr>
                <w:ins w:id="795" w:author="Alexander Morgan" w:date="2020-04-28T21:15:00Z"/>
                <w:rFonts w:cstheme="minorHAnsi"/>
                <w:color w:val="222222"/>
                <w:sz w:val="20"/>
                <w:szCs w:val="20"/>
                <w:shd w:val="clear" w:color="auto" w:fill="FFFFFF"/>
                <w:rPrChange w:id="796" w:author="Alexander Morgan" w:date="2020-04-28T21:17:00Z">
                  <w:rPr>
                    <w:ins w:id="797" w:author="Alexander Morgan" w:date="2020-04-28T21:15:00Z"/>
                    <w:rFonts w:cstheme="minorHAnsi"/>
                    <w:color w:val="222222"/>
                    <w:sz w:val="18"/>
                    <w:szCs w:val="18"/>
                    <w:shd w:val="clear" w:color="auto" w:fill="FFFFFF"/>
                  </w:rPr>
                </w:rPrChange>
              </w:rPr>
              <w:pPrChange w:id="798" w:author="Alexander Morgan" w:date="2020-04-28T21:17:00Z">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pPr>
              </w:pPrChange>
            </w:pPr>
            <w:ins w:id="799" w:author="Alexander Morgan" w:date="2020-04-28T21:16:00Z">
              <w:r w:rsidRPr="000E3EC9">
                <w:rPr>
                  <w:sz w:val="20"/>
                  <w:szCs w:val="20"/>
                  <w:rPrChange w:id="800" w:author="Alexander Morgan" w:date="2020-04-28T21:17:00Z">
                    <w:rPr>
                      <w:sz w:val="20"/>
                      <w:szCs w:val="20"/>
                    </w:rPr>
                  </w:rPrChange>
                </w:rPr>
                <w:t>0.9</w:t>
              </w:r>
            </w:ins>
          </w:p>
        </w:tc>
        <w:tc>
          <w:tcPr>
            <w:tcW w:w="661" w:type="dxa"/>
            <w:vAlign w:val="center"/>
            <w:tcPrChange w:id="801" w:author="Alexander Morgan" w:date="2020-04-28T21:30:00Z">
              <w:tcPr>
                <w:tcW w:w="661" w:type="dxa"/>
                <w:vAlign w:val="center"/>
              </w:tcPr>
            </w:tcPrChange>
          </w:tcPr>
          <w:p w14:paraId="223A947E" w14:textId="23705BBE" w:rsidR="000E3EC9" w:rsidRPr="000E3EC9" w:rsidRDefault="000E3EC9" w:rsidP="000E3EC9">
            <w:pPr>
              <w:pStyle w:val="NoSpacing"/>
              <w:jc w:val="center"/>
              <w:cnfStyle w:val="000000100000" w:firstRow="0" w:lastRow="0" w:firstColumn="0" w:lastColumn="0" w:oddVBand="0" w:evenVBand="0" w:oddHBand="1" w:evenHBand="0" w:firstRowFirstColumn="0" w:firstRowLastColumn="0" w:lastRowFirstColumn="0" w:lastRowLastColumn="0"/>
              <w:rPr>
                <w:ins w:id="802" w:author="Alexander Morgan" w:date="2020-04-28T21:15:00Z"/>
                <w:rFonts w:cstheme="minorHAnsi"/>
                <w:color w:val="222222"/>
                <w:sz w:val="20"/>
                <w:szCs w:val="20"/>
                <w:shd w:val="clear" w:color="auto" w:fill="FFFFFF"/>
                <w:rPrChange w:id="803" w:author="Alexander Morgan" w:date="2020-04-28T21:17:00Z">
                  <w:rPr>
                    <w:ins w:id="804" w:author="Alexander Morgan" w:date="2020-04-28T21:15:00Z"/>
                    <w:rFonts w:cstheme="minorHAnsi"/>
                    <w:color w:val="222222"/>
                    <w:sz w:val="18"/>
                    <w:szCs w:val="18"/>
                    <w:shd w:val="clear" w:color="auto" w:fill="FFFFFF"/>
                  </w:rPr>
                </w:rPrChange>
              </w:rPr>
              <w:pPrChange w:id="805" w:author="Alexander Morgan" w:date="2020-04-28T21:17:00Z">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pPr>
              </w:pPrChange>
            </w:pPr>
            <w:ins w:id="806" w:author="Alexander Morgan" w:date="2020-04-28T21:16:00Z">
              <w:r w:rsidRPr="000E3EC9">
                <w:rPr>
                  <w:sz w:val="20"/>
                  <w:szCs w:val="20"/>
                  <w:rPrChange w:id="807" w:author="Alexander Morgan" w:date="2020-04-28T21:17:00Z">
                    <w:rPr>
                      <w:sz w:val="20"/>
                      <w:szCs w:val="20"/>
                    </w:rPr>
                  </w:rPrChange>
                </w:rPr>
                <w:t>0.9</w:t>
              </w:r>
            </w:ins>
          </w:p>
        </w:tc>
        <w:tc>
          <w:tcPr>
            <w:tcW w:w="559" w:type="dxa"/>
            <w:vAlign w:val="center"/>
            <w:tcPrChange w:id="808" w:author="Alexander Morgan" w:date="2020-04-28T21:30:00Z">
              <w:tcPr>
                <w:tcW w:w="1068" w:type="dxa"/>
                <w:gridSpan w:val="3"/>
              </w:tcPr>
            </w:tcPrChange>
          </w:tcPr>
          <w:p w14:paraId="7111BCDE" w14:textId="287C5474" w:rsidR="000E3EC9" w:rsidRPr="000E3EC9" w:rsidRDefault="000E3EC9" w:rsidP="000E3EC9">
            <w:pPr>
              <w:pStyle w:val="NoSpacing"/>
              <w:jc w:val="center"/>
              <w:cnfStyle w:val="000000100000" w:firstRow="0" w:lastRow="0" w:firstColumn="0" w:lastColumn="0" w:oddVBand="0" w:evenVBand="0" w:oddHBand="1" w:evenHBand="0" w:firstRowFirstColumn="0" w:firstRowLastColumn="0" w:lastRowFirstColumn="0" w:lastRowLastColumn="0"/>
              <w:rPr>
                <w:ins w:id="809" w:author="Alexander Morgan" w:date="2020-04-28T21:15:00Z"/>
                <w:rFonts w:cstheme="minorHAnsi"/>
                <w:color w:val="222222"/>
                <w:sz w:val="20"/>
                <w:szCs w:val="20"/>
                <w:shd w:val="clear" w:color="auto" w:fill="FFFFFF"/>
                <w:rPrChange w:id="810" w:author="Alexander Morgan" w:date="2020-04-28T21:17:00Z">
                  <w:rPr>
                    <w:ins w:id="811" w:author="Alexander Morgan" w:date="2020-04-28T21:15:00Z"/>
                    <w:rFonts w:cstheme="minorHAnsi"/>
                    <w:color w:val="222222"/>
                    <w:sz w:val="18"/>
                    <w:szCs w:val="18"/>
                    <w:shd w:val="clear" w:color="auto" w:fill="FFFFFF"/>
                  </w:rPr>
                </w:rPrChange>
              </w:rPr>
              <w:pPrChange w:id="812" w:author="Alexander Morgan" w:date="2020-04-28T21:17:00Z">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pPr>
              </w:pPrChange>
            </w:pPr>
            <w:ins w:id="813" w:author="Alexander Morgan" w:date="2020-04-28T21:16:00Z">
              <w:r w:rsidRPr="000E3EC9">
                <w:rPr>
                  <w:sz w:val="20"/>
                  <w:szCs w:val="20"/>
                  <w:rPrChange w:id="814" w:author="Alexander Morgan" w:date="2020-04-28T21:17:00Z">
                    <w:rPr>
                      <w:sz w:val="20"/>
                      <w:szCs w:val="20"/>
                    </w:rPr>
                  </w:rPrChange>
                </w:rPr>
                <w:t>0.8</w:t>
              </w:r>
            </w:ins>
          </w:p>
        </w:tc>
      </w:tr>
      <w:tr w:rsidR="000E3EC9" w:rsidRPr="009D435A" w14:paraId="1D5CF210" w14:textId="50878FE0" w:rsidTr="000E3EC9">
        <w:trPr>
          <w:trHeight w:val="1780"/>
          <w:trPrChange w:id="815" w:author="Alexander Morgan" w:date="2020-04-28T21:19:00Z">
            <w:trPr>
              <w:trHeight w:val="1780"/>
            </w:trPr>
          </w:trPrChange>
        </w:trPr>
        <w:tc>
          <w:tcPr>
            <w:cnfStyle w:val="001000000000" w:firstRow="0" w:lastRow="0" w:firstColumn="1" w:lastColumn="0" w:oddVBand="0" w:evenVBand="0" w:oddHBand="0" w:evenHBand="0" w:firstRowFirstColumn="0" w:firstRowLastColumn="0" w:lastRowFirstColumn="0" w:lastRowLastColumn="0"/>
            <w:tcW w:w="947"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tcPrChange w:id="816" w:author="Alexander Morgan" w:date="2020-04-28T21:19:00Z">
              <w:tcPr>
                <w:tcW w:w="947"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tcPr>
            </w:tcPrChange>
          </w:tcPr>
          <w:p w14:paraId="7389F594" w14:textId="77777777" w:rsidR="000E3EC9" w:rsidRPr="005156F2" w:rsidRDefault="000E3EC9" w:rsidP="000E3EC9">
            <w:pPr>
              <w:pStyle w:val="NoSpacing"/>
              <w:pBdr>
                <w:top w:val="single" w:sz="4" w:space="1" w:color="FFFFFF" w:themeColor="background1"/>
                <w:left w:val="single" w:sz="4" w:space="4" w:color="FFFFFF" w:themeColor="background1"/>
                <w:bottom w:val="single" w:sz="4" w:space="1" w:color="FFFFFF" w:themeColor="background1"/>
                <w:right w:val="single" w:sz="4" w:space="4" w:color="FFFFFF" w:themeColor="background1"/>
                <w:between w:val="single" w:sz="4" w:space="1" w:color="FFFFFF" w:themeColor="background1"/>
                <w:bar w:val="single" w:sz="4" w:color="FFFFFF" w:themeColor="background1"/>
              </w:pBdr>
              <w:spacing w:line="276" w:lineRule="auto"/>
              <w:rPr>
                <w:rFonts w:eastAsiaTheme="minorEastAsia"/>
                <w:color w:val="FFFFFF" w:themeColor="background1"/>
                <w:sz w:val="20"/>
                <w:szCs w:val="20"/>
              </w:rPr>
            </w:pPr>
            <w:r w:rsidRPr="005156F2">
              <w:rPr>
                <w:rFonts w:eastAsiaTheme="minorEastAsia"/>
                <w:color w:val="FFFFFF" w:themeColor="background1"/>
                <w:sz w:val="20"/>
                <w:szCs w:val="20"/>
              </w:rPr>
              <w:t>Phase 3</w:t>
            </w:r>
          </w:p>
        </w:tc>
        <w:tc>
          <w:tcPr>
            <w:tcW w:w="4577" w:type="dxa"/>
            <w:tcBorders>
              <w:left w:val="single" w:sz="4" w:space="0" w:color="FFFFFF" w:themeColor="background1"/>
            </w:tcBorders>
            <w:vAlign w:val="center"/>
            <w:tcPrChange w:id="817" w:author="Alexander Morgan" w:date="2020-04-28T21:19:00Z">
              <w:tcPr>
                <w:tcW w:w="2754" w:type="dxa"/>
                <w:tcBorders>
                  <w:left w:val="single" w:sz="4" w:space="0" w:color="FFFFFF" w:themeColor="background1"/>
                </w:tcBorders>
                <w:vAlign w:val="center"/>
              </w:tcPr>
            </w:tcPrChange>
          </w:tcPr>
          <w:p w14:paraId="0E9F1A37" w14:textId="09CF80FA" w:rsidR="000E3EC9" w:rsidRPr="000E3EC9" w:rsidRDefault="000E3EC9" w:rsidP="000E3EC9">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rPrChange w:id="818" w:author="Alexander Morgan" w:date="2020-04-28T21:17:00Z">
                  <w:rPr>
                    <w:rFonts w:eastAsiaTheme="minorEastAsia" w:cstheme="minorHAnsi"/>
                    <w:sz w:val="18"/>
                    <w:szCs w:val="18"/>
                  </w:rPr>
                </w:rPrChange>
              </w:rPr>
              <w:pPrChange w:id="819" w:author="Alexander Morgan" w:date="2020-04-28T21:17:00Z">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pPr>
              </w:pPrChange>
            </w:pPr>
            <w:r w:rsidRPr="000E3EC9">
              <w:rPr>
                <w:rFonts w:eastAsiaTheme="minorEastAsia" w:cstheme="minorHAnsi"/>
                <w:sz w:val="20"/>
                <w:szCs w:val="20"/>
                <w:rPrChange w:id="820" w:author="Alexander Morgan" w:date="2020-04-28T21:17:00Z">
                  <w:rPr>
                    <w:rFonts w:eastAsiaTheme="minorEastAsia" w:cstheme="minorHAnsi"/>
                    <w:sz w:val="18"/>
                    <w:szCs w:val="18"/>
                  </w:rPr>
                </w:rPrChange>
              </w:rPr>
              <w:t>Represents a progressive change in restrictions – a progressive release of regulations to the remainder subpopulation and a progressive tightening of restrictions applied to the vulnerable subpopulation</w:t>
            </w:r>
            <w:ins w:id="821" w:author="Alexander Morgan" w:date="2020-04-28T21:10:00Z">
              <w:r w:rsidRPr="000E3EC9">
                <w:rPr>
                  <w:rFonts w:eastAsiaTheme="minorEastAsia" w:cstheme="minorHAnsi"/>
                  <w:sz w:val="20"/>
                  <w:szCs w:val="20"/>
                  <w:rPrChange w:id="822" w:author="Alexander Morgan" w:date="2020-04-28T21:17:00Z">
                    <w:rPr>
                      <w:rFonts w:eastAsiaTheme="minorEastAsia" w:cstheme="minorHAnsi"/>
                      <w:sz w:val="18"/>
                      <w:szCs w:val="18"/>
                    </w:rPr>
                  </w:rPrChange>
                </w:rPr>
                <w:t>.</w:t>
              </w:r>
            </w:ins>
            <w:ins w:id="823" w:author="Alexander Morgan" w:date="2020-04-28T21:28:00Z">
              <w:r w:rsidR="00E327D4">
                <w:rPr>
                  <w:rFonts w:eastAsiaTheme="minorEastAsia" w:cstheme="minorHAnsi"/>
                  <w:sz w:val="20"/>
                  <w:szCs w:val="20"/>
                </w:rPr>
                <w:t xml:space="preserve"> </w:t>
              </w:r>
              <w:r w:rsidR="00E327D4" w:rsidRPr="00E327D4">
                <w:rPr>
                  <w:rFonts w:eastAsiaTheme="minorEastAsia" w:cstheme="minorHAnsi"/>
                  <w:sz w:val="20"/>
                  <w:szCs w:val="20"/>
                  <w:highlight w:val="yellow"/>
                  <w:rPrChange w:id="824" w:author="Alexander Morgan" w:date="2020-04-28T21:28:00Z">
                    <w:rPr>
                      <w:rFonts w:eastAsiaTheme="minorEastAsia" w:cstheme="minorHAnsi"/>
                      <w:sz w:val="20"/>
                      <w:szCs w:val="20"/>
                    </w:rPr>
                  </w:rPrChange>
                </w:rPr>
                <w:t>R values</w:t>
              </w:r>
              <w:r w:rsidR="00E327D4">
                <w:rPr>
                  <w:rFonts w:eastAsiaTheme="minorEastAsia" w:cstheme="minorHAnsi"/>
                  <w:sz w:val="20"/>
                  <w:szCs w:val="20"/>
                </w:rPr>
                <w:t xml:space="preserve"> change linearly from phase 2 to phase 4 over the course of 12 weeks.</w:t>
              </w:r>
            </w:ins>
          </w:p>
        </w:tc>
        <w:tc>
          <w:tcPr>
            <w:tcW w:w="1165" w:type="dxa"/>
            <w:vAlign w:val="center"/>
            <w:tcPrChange w:id="825" w:author="Alexander Morgan" w:date="2020-04-28T21:19:00Z">
              <w:tcPr>
                <w:tcW w:w="1063" w:type="dxa"/>
                <w:vAlign w:val="center"/>
              </w:tcPr>
            </w:tcPrChange>
          </w:tcPr>
          <w:p w14:paraId="08BD75BE" w14:textId="77777777" w:rsidR="000E3EC9" w:rsidRPr="000E3EC9" w:rsidRDefault="000E3EC9" w:rsidP="000E3EC9">
            <w:pPr>
              <w:pStyle w:val="NoSpacing"/>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Change w:id="826" w:author="Alexander Morgan" w:date="2020-04-28T21:17:00Z">
                  <w:rPr>
                    <w:rFonts w:cstheme="minorHAnsi"/>
                    <w:sz w:val="18"/>
                    <w:szCs w:val="18"/>
                  </w:rPr>
                </w:rPrChange>
              </w:rPr>
              <w:pPrChange w:id="827" w:author="Alexander Morgan" w:date="2020-04-28T21:17:00Z">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pPr>
              </w:pPrChange>
            </w:pPr>
            <w:r w:rsidRPr="000E3EC9">
              <w:rPr>
                <w:rFonts w:cstheme="minorHAnsi"/>
                <w:sz w:val="20"/>
                <w:szCs w:val="20"/>
                <w:rPrChange w:id="828" w:author="Alexander Morgan" w:date="2020-04-28T21:17:00Z">
                  <w:rPr>
                    <w:rFonts w:cstheme="minorHAnsi"/>
                    <w:sz w:val="18"/>
                    <w:szCs w:val="18"/>
                  </w:rPr>
                </w:rPrChange>
              </w:rPr>
              <w:t>12 Weeks</w:t>
            </w:r>
          </w:p>
        </w:tc>
        <w:tc>
          <w:tcPr>
            <w:tcW w:w="2440" w:type="dxa"/>
            <w:gridSpan w:val="4"/>
            <w:vAlign w:val="center"/>
            <w:tcPrChange w:id="829" w:author="Alexander Morgan" w:date="2020-04-28T21:19:00Z">
              <w:tcPr>
                <w:tcW w:w="4252" w:type="dxa"/>
                <w:gridSpan w:val="10"/>
                <w:vAlign w:val="center"/>
              </w:tcPr>
            </w:tcPrChange>
          </w:tcPr>
          <w:p w14:paraId="7BA76EB2" w14:textId="3C7DD0C0" w:rsidR="000E3EC9" w:rsidRPr="000E3EC9" w:rsidRDefault="000E3EC9" w:rsidP="000E3EC9">
            <w:pPr>
              <w:pStyle w:val="NoSpacing"/>
              <w:jc w:val="center"/>
              <w:cnfStyle w:val="000000000000" w:firstRow="0" w:lastRow="0" w:firstColumn="0" w:lastColumn="0" w:oddVBand="0" w:evenVBand="0" w:oddHBand="0" w:evenHBand="0" w:firstRowFirstColumn="0" w:firstRowLastColumn="0" w:lastRowFirstColumn="0" w:lastRowLastColumn="0"/>
              <w:rPr>
                <w:ins w:id="830" w:author="Alexander Morgan" w:date="2020-04-28T21:15:00Z"/>
                <w:rFonts w:cstheme="minorHAnsi"/>
                <w:sz w:val="20"/>
                <w:szCs w:val="20"/>
                <w:rPrChange w:id="831" w:author="Alexander Morgan" w:date="2020-04-28T21:17:00Z">
                  <w:rPr>
                    <w:ins w:id="832" w:author="Alexander Morgan" w:date="2020-04-28T21:15:00Z"/>
                    <w:rFonts w:cstheme="minorHAnsi"/>
                    <w:sz w:val="18"/>
                    <w:szCs w:val="18"/>
                  </w:rPr>
                </w:rPrChange>
              </w:rPr>
              <w:pPrChange w:id="833" w:author="Alexander Morgan" w:date="2020-04-28T21:17:00Z">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pPr>
              </w:pPrChange>
            </w:pPr>
            <w:ins w:id="834" w:author="Alexander Morgan" w:date="2020-04-28T21:16:00Z">
              <w:r w:rsidRPr="000E3EC9">
                <w:rPr>
                  <w:sz w:val="20"/>
                  <w:szCs w:val="20"/>
                  <w:rPrChange w:id="835" w:author="Alexander Morgan" w:date="2020-04-28T21:17:00Z">
                    <w:rPr>
                      <w:sz w:val="20"/>
                      <w:szCs w:val="20"/>
                    </w:rPr>
                  </w:rPrChange>
                </w:rPr>
                <w:t>Linear Change to Phase 4</w:t>
              </w:r>
            </w:ins>
          </w:p>
        </w:tc>
      </w:tr>
      <w:tr w:rsidR="000E3EC9" w:rsidRPr="009D435A" w14:paraId="4521FA53" w14:textId="614E9933" w:rsidTr="000E3EC9">
        <w:tblPrEx>
          <w:tblPrExChange w:id="836" w:author="Alexander Morgan" w:date="2020-04-28T21:19:00Z">
            <w:tblPrEx>
              <w:tblW w:w="7732" w:type="dxa"/>
            </w:tblPrEx>
          </w:tblPrExChange>
        </w:tblPrEx>
        <w:trPr>
          <w:cnfStyle w:val="000000100000" w:firstRow="0" w:lastRow="0" w:firstColumn="0" w:lastColumn="0" w:oddVBand="0" w:evenVBand="0" w:oddHBand="1" w:evenHBand="0" w:firstRowFirstColumn="0" w:firstRowLastColumn="0" w:lastRowFirstColumn="0" w:lastRowLastColumn="0"/>
          <w:trHeight w:val="367"/>
          <w:trPrChange w:id="837" w:author="Alexander Morgan" w:date="2020-04-28T21:19:00Z">
            <w:trPr>
              <w:gridAfter w:val="0"/>
              <w:wAfter w:w="19" w:type="dxa"/>
              <w:trHeight w:val="367"/>
            </w:trPr>
          </w:trPrChange>
        </w:trPr>
        <w:tc>
          <w:tcPr>
            <w:cnfStyle w:val="001000000000" w:firstRow="0" w:lastRow="0" w:firstColumn="1" w:lastColumn="0" w:oddVBand="0" w:evenVBand="0" w:oddHBand="0" w:evenHBand="0" w:firstRowFirstColumn="0" w:firstRowLastColumn="0" w:lastRowFirstColumn="0" w:lastRowLastColumn="0"/>
            <w:tcW w:w="947" w:type="dxa"/>
            <w:tcBorders>
              <w:left w:val="single" w:sz="4" w:space="0" w:color="FFFFFF" w:themeColor="background1"/>
              <w:right w:val="single" w:sz="4" w:space="0" w:color="FFFFFF" w:themeColor="background1"/>
            </w:tcBorders>
            <w:shd w:val="clear" w:color="auto" w:fill="000000" w:themeFill="text1"/>
            <w:tcPrChange w:id="838" w:author="Alexander Morgan" w:date="2020-04-28T21:19:00Z">
              <w:tcPr>
                <w:tcW w:w="947" w:type="dxa"/>
                <w:tcBorders>
                  <w:left w:val="single" w:sz="4" w:space="0" w:color="FFFFFF" w:themeColor="background1"/>
                  <w:right w:val="single" w:sz="4" w:space="0" w:color="FFFFFF" w:themeColor="background1"/>
                </w:tcBorders>
                <w:shd w:val="clear" w:color="auto" w:fill="000000" w:themeFill="text1"/>
              </w:tcPr>
            </w:tcPrChange>
          </w:tcPr>
          <w:p w14:paraId="11BF065D" w14:textId="77777777" w:rsidR="000E3EC9" w:rsidRPr="005156F2" w:rsidRDefault="000E3EC9" w:rsidP="000E3EC9">
            <w:pPr>
              <w:pStyle w:val="NoSpacing"/>
              <w:spacing w:line="276" w:lineRule="auto"/>
              <w:cnfStyle w:val="001000100000" w:firstRow="0" w:lastRow="0" w:firstColumn="1" w:lastColumn="0" w:oddVBand="0" w:evenVBand="0" w:oddHBand="1" w:evenHBand="0" w:firstRowFirstColumn="0" w:firstRowLastColumn="0" w:lastRowFirstColumn="0" w:lastRowLastColumn="0"/>
              <w:rPr>
                <w:color w:val="FFFFFF" w:themeColor="background1"/>
                <w:sz w:val="20"/>
                <w:szCs w:val="20"/>
              </w:rPr>
            </w:pPr>
            <w:r w:rsidRPr="005156F2">
              <w:rPr>
                <w:color w:val="FFFFFF" w:themeColor="background1"/>
                <w:sz w:val="20"/>
                <w:szCs w:val="20"/>
              </w:rPr>
              <w:t>Phase 4</w:t>
            </w:r>
          </w:p>
        </w:tc>
        <w:tc>
          <w:tcPr>
            <w:tcW w:w="4577" w:type="dxa"/>
            <w:tcBorders>
              <w:left w:val="single" w:sz="4" w:space="0" w:color="FFFFFF" w:themeColor="background1"/>
            </w:tcBorders>
            <w:vAlign w:val="center"/>
            <w:tcPrChange w:id="839" w:author="Alexander Morgan" w:date="2020-04-28T21:19:00Z">
              <w:tcPr>
                <w:tcW w:w="2754" w:type="dxa"/>
                <w:tcBorders>
                  <w:left w:val="single" w:sz="4" w:space="0" w:color="FFFFFF" w:themeColor="background1"/>
                </w:tcBorders>
                <w:vAlign w:val="center"/>
              </w:tcPr>
            </w:tcPrChange>
          </w:tcPr>
          <w:p w14:paraId="6863DA40" w14:textId="7607324F" w:rsidR="000E3EC9" w:rsidRPr="000E3EC9" w:rsidRDefault="000E3EC9" w:rsidP="000E3EC9">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cstheme="minorHAnsi"/>
                <w:sz w:val="20"/>
                <w:szCs w:val="20"/>
                <w:rPrChange w:id="840" w:author="Alexander Morgan" w:date="2020-04-28T21:17:00Z">
                  <w:rPr>
                    <w:rFonts w:eastAsiaTheme="minorEastAsia" w:cstheme="minorHAnsi"/>
                    <w:sz w:val="18"/>
                    <w:szCs w:val="18"/>
                  </w:rPr>
                </w:rPrChange>
              </w:rPr>
              <w:pPrChange w:id="841" w:author="Alexander Morgan" w:date="2020-04-28T21:17:00Z">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pPr>
              </w:pPrChange>
            </w:pPr>
            <w:r w:rsidRPr="000E3EC9">
              <w:rPr>
                <w:rFonts w:eastAsiaTheme="minorEastAsia" w:cstheme="minorHAnsi"/>
                <w:sz w:val="20"/>
                <w:szCs w:val="20"/>
                <w:rPrChange w:id="842" w:author="Alexander Morgan" w:date="2020-04-28T21:17:00Z">
                  <w:rPr>
                    <w:rFonts w:eastAsiaTheme="minorEastAsia" w:cstheme="minorHAnsi"/>
                    <w:sz w:val="18"/>
                    <w:szCs w:val="18"/>
                  </w:rPr>
                </w:rPrChange>
              </w:rPr>
              <w:t>Represents the long-term application of the released restrictions to the remainder subpopulation and long-term enhanced shielding of vulnerable subpopulations</w:t>
            </w:r>
            <w:ins w:id="843" w:author="Alexander Morgan" w:date="2020-04-28T21:10:00Z">
              <w:r w:rsidRPr="000E3EC9">
                <w:rPr>
                  <w:rFonts w:eastAsiaTheme="minorEastAsia" w:cstheme="minorHAnsi"/>
                  <w:sz w:val="20"/>
                  <w:szCs w:val="20"/>
                  <w:rPrChange w:id="844" w:author="Alexander Morgan" w:date="2020-04-28T21:17:00Z">
                    <w:rPr>
                      <w:rFonts w:eastAsiaTheme="minorEastAsia" w:cstheme="minorHAnsi"/>
                      <w:sz w:val="18"/>
                      <w:szCs w:val="18"/>
                    </w:rPr>
                  </w:rPrChange>
                </w:rPr>
                <w:t xml:space="preserve">. </w:t>
              </w:r>
            </w:ins>
            <w:ins w:id="845" w:author="Alexander Morgan" w:date="2020-04-28T21:11:00Z">
              <w:r w:rsidRPr="000E3EC9">
                <w:rPr>
                  <w:rFonts w:eastAsiaTheme="minorEastAsia" w:cstheme="minorHAnsi"/>
                  <w:sz w:val="20"/>
                  <w:szCs w:val="20"/>
                  <w:rPrChange w:id="846" w:author="Alexander Morgan" w:date="2020-04-28T21:17:00Z">
                    <w:rPr>
                      <w:rFonts w:eastAsiaTheme="minorEastAsia" w:cstheme="minorHAnsi"/>
                      <w:sz w:val="18"/>
                      <w:szCs w:val="18"/>
                    </w:rPr>
                  </w:rPrChange>
                </w:rPr>
                <w:t>We ass</w:t>
              </w:r>
            </w:ins>
            <w:ins w:id="847" w:author="Alexander Morgan" w:date="2020-04-28T21:12:00Z">
              <w:r w:rsidRPr="000E3EC9">
                <w:rPr>
                  <w:rFonts w:eastAsiaTheme="minorEastAsia" w:cstheme="minorHAnsi"/>
                  <w:sz w:val="20"/>
                  <w:szCs w:val="20"/>
                  <w:rPrChange w:id="848" w:author="Alexander Morgan" w:date="2020-04-28T21:17:00Z">
                    <w:rPr>
                      <w:rFonts w:eastAsiaTheme="minorEastAsia" w:cstheme="minorHAnsi"/>
                      <w:sz w:val="18"/>
                      <w:szCs w:val="18"/>
                    </w:rPr>
                  </w:rPrChange>
                </w:rPr>
                <w:t xml:space="preserve">ume that </w:t>
              </w:r>
              <w:r w:rsidRPr="00E327D4">
                <w:rPr>
                  <w:rFonts w:eastAsiaTheme="minorEastAsia" w:cstheme="minorHAnsi"/>
                  <w:sz w:val="20"/>
                  <w:szCs w:val="20"/>
                  <w:highlight w:val="yellow"/>
                  <w:rPrChange w:id="849" w:author="Alexander Morgan" w:date="2020-04-28T21:28:00Z">
                    <w:rPr>
                      <w:rFonts w:eastAsiaTheme="minorEastAsia" w:cstheme="minorHAnsi"/>
                      <w:sz w:val="18"/>
                      <w:szCs w:val="18"/>
                    </w:rPr>
                  </w:rPrChange>
                </w:rPr>
                <w:t>R</w:t>
              </w:r>
              <w:r w:rsidRPr="000E3EC9">
                <w:rPr>
                  <w:rFonts w:eastAsiaTheme="minorEastAsia" w:cstheme="minorHAnsi"/>
                  <w:sz w:val="20"/>
                  <w:szCs w:val="20"/>
                  <w:rPrChange w:id="850" w:author="Alexander Morgan" w:date="2020-04-28T21:17:00Z">
                    <w:rPr>
                      <w:rFonts w:eastAsiaTheme="minorEastAsia" w:cstheme="minorHAnsi"/>
                      <w:sz w:val="18"/>
                      <w:szCs w:val="18"/>
                    </w:rPr>
                  </w:rPrChange>
                </w:rPr>
                <w:t xml:space="preserve"> is reduced further in the vulnerables by ½</w:t>
              </w:r>
            </w:ins>
            <w:ins w:id="851" w:author="Alexander Morgan" w:date="2020-04-28T21:29:00Z">
              <w:r w:rsidR="00E327D4">
                <w:rPr>
                  <w:rFonts w:eastAsiaTheme="minorEastAsia" w:cstheme="minorHAnsi"/>
                  <w:sz w:val="20"/>
                  <w:szCs w:val="20"/>
                </w:rPr>
                <w:t xml:space="preserve"> as part of the enhanced shielding strategy</w:t>
              </w:r>
            </w:ins>
            <w:ins w:id="852" w:author="Alexander Morgan" w:date="2020-04-28T21:12:00Z">
              <w:r w:rsidRPr="000E3EC9">
                <w:rPr>
                  <w:rFonts w:eastAsiaTheme="minorEastAsia" w:cstheme="minorHAnsi"/>
                  <w:sz w:val="20"/>
                  <w:szCs w:val="20"/>
                  <w:rPrChange w:id="853" w:author="Alexander Morgan" w:date="2020-04-28T21:17:00Z">
                    <w:rPr>
                      <w:rFonts w:eastAsiaTheme="minorEastAsia" w:cstheme="minorHAnsi"/>
                      <w:sz w:val="18"/>
                      <w:szCs w:val="18"/>
                    </w:rPr>
                  </w:rPrChange>
                </w:rPr>
                <w:t>. Based on a “back-to-normal” R</w:t>
              </w:r>
              <w:r w:rsidRPr="00E327D4">
                <w:rPr>
                  <w:rFonts w:eastAsiaTheme="minorEastAsia" w:cstheme="minorHAnsi"/>
                  <w:sz w:val="20"/>
                  <w:szCs w:val="20"/>
                  <w:vertAlign w:val="subscript"/>
                  <w:rPrChange w:id="854" w:author="Alexander Morgan" w:date="2020-04-28T21:29:00Z">
                    <w:rPr>
                      <w:rFonts w:eastAsiaTheme="minorEastAsia" w:cstheme="minorHAnsi"/>
                      <w:sz w:val="18"/>
                      <w:szCs w:val="18"/>
                    </w:rPr>
                  </w:rPrChange>
                </w:rPr>
                <w:t xml:space="preserve">0 </w:t>
              </w:r>
              <w:r w:rsidRPr="000E3EC9">
                <w:rPr>
                  <w:rFonts w:eastAsiaTheme="minorEastAsia" w:cstheme="minorHAnsi"/>
                  <w:sz w:val="20"/>
                  <w:szCs w:val="20"/>
                  <w:rPrChange w:id="855" w:author="Alexander Morgan" w:date="2020-04-28T21:17:00Z">
                    <w:rPr>
                      <w:rFonts w:eastAsiaTheme="minorEastAsia" w:cstheme="minorHAnsi"/>
                      <w:sz w:val="18"/>
                      <w:szCs w:val="18"/>
                    </w:rPr>
                  </w:rPrChange>
                </w:rPr>
                <w:t xml:space="preserve">= 2.8, we </w:t>
              </w:r>
            </w:ins>
            <w:ins w:id="856" w:author="Alexander Morgan" w:date="2020-04-28T21:13:00Z">
              <w:r w:rsidRPr="000E3EC9">
                <w:rPr>
                  <w:rFonts w:eastAsiaTheme="minorEastAsia" w:cstheme="minorHAnsi"/>
                  <w:sz w:val="20"/>
                  <w:szCs w:val="20"/>
                  <w:rPrChange w:id="857" w:author="Alexander Morgan" w:date="2020-04-28T21:17:00Z">
                    <w:rPr>
                      <w:rFonts w:eastAsiaTheme="minorEastAsia" w:cstheme="minorHAnsi"/>
                      <w:sz w:val="18"/>
                      <w:szCs w:val="18"/>
                    </w:rPr>
                  </w:rPrChange>
                </w:rPr>
                <w:t xml:space="preserve">model a partial return back-to-normal for the shielders (even greater return for the remainder). We assume a central value between lockdown and back to normal </w:t>
              </w:r>
            </w:ins>
            <w:ins w:id="858" w:author="Alexander Morgan" w:date="2020-04-28T21:14:00Z">
              <w:r w:rsidRPr="000E3EC9">
                <w:rPr>
                  <w:rFonts w:eastAsiaTheme="minorEastAsia" w:cstheme="minorHAnsi"/>
                  <w:sz w:val="20"/>
                  <w:szCs w:val="20"/>
                  <w:rPrChange w:id="859" w:author="Alexander Morgan" w:date="2020-04-28T21:17:00Z">
                    <w:rPr>
                      <w:rFonts w:eastAsiaTheme="minorEastAsia" w:cstheme="minorHAnsi"/>
                      <w:sz w:val="18"/>
                      <w:szCs w:val="18"/>
                    </w:rPr>
                  </w:rPrChange>
                </w:rPr>
                <w:t>for the shielders (</w:t>
              </w:r>
            </w:ins>
            <w:ins w:id="860" w:author="Alexander Morgan" w:date="2020-04-28T21:29:00Z">
              <w:r w:rsidR="00E327D4">
                <w:rPr>
                  <w:rFonts w:eastAsiaTheme="minorEastAsia" w:cstheme="minorHAnsi"/>
                  <w:sz w:val="20"/>
                  <w:szCs w:val="20"/>
                </w:rPr>
                <w:t>0.9 &lt; R &lt; 2.8</w:t>
              </w:r>
            </w:ins>
            <w:ins w:id="861" w:author="Alexander Morgan" w:date="2020-04-28T21:14:00Z">
              <w:r w:rsidRPr="000E3EC9">
                <w:rPr>
                  <w:rFonts w:eastAsiaTheme="minorEastAsia" w:cstheme="minorHAnsi"/>
                  <w:sz w:val="20"/>
                  <w:szCs w:val="20"/>
                  <w:rPrChange w:id="862" w:author="Alexander Morgan" w:date="2020-04-28T21:17:00Z">
                    <w:rPr>
                      <w:rFonts w:eastAsiaTheme="minorEastAsia" w:cstheme="minorHAnsi"/>
                      <w:sz w:val="18"/>
                      <w:szCs w:val="18"/>
                    </w:rPr>
                  </w:rPrChange>
                </w:rPr>
                <w:t>), and a central value between pre-lockdown and back-</w:t>
              </w:r>
            </w:ins>
            <w:ins w:id="863" w:author="Alexander Morgan" w:date="2020-04-28T21:30:00Z">
              <w:r w:rsidR="00E327D4">
                <w:rPr>
                  <w:rFonts w:eastAsiaTheme="minorEastAsia" w:cstheme="minorHAnsi"/>
                  <w:sz w:val="20"/>
                  <w:szCs w:val="20"/>
                </w:rPr>
                <w:t>t</w:t>
              </w:r>
            </w:ins>
            <w:ins w:id="864" w:author="Alexander Morgan" w:date="2020-04-28T21:14:00Z">
              <w:r w:rsidRPr="000E3EC9">
                <w:rPr>
                  <w:rFonts w:eastAsiaTheme="minorEastAsia" w:cstheme="minorHAnsi"/>
                  <w:sz w:val="20"/>
                  <w:szCs w:val="20"/>
                  <w:rPrChange w:id="865" w:author="Alexander Morgan" w:date="2020-04-28T21:17:00Z">
                    <w:rPr>
                      <w:rFonts w:eastAsiaTheme="minorEastAsia" w:cstheme="minorHAnsi"/>
                      <w:sz w:val="18"/>
                      <w:szCs w:val="18"/>
                    </w:rPr>
                  </w:rPrChange>
                </w:rPr>
                <w:t>o-normal for the remainder</w:t>
              </w:r>
            </w:ins>
            <w:ins w:id="866" w:author="Alexander Morgan" w:date="2020-04-28T21:30:00Z">
              <w:r w:rsidR="00E327D4">
                <w:rPr>
                  <w:rFonts w:eastAsiaTheme="minorEastAsia" w:cstheme="minorHAnsi"/>
                  <w:sz w:val="20"/>
                  <w:szCs w:val="20"/>
                </w:rPr>
                <w:t xml:space="preserve"> sub-population</w:t>
              </w:r>
            </w:ins>
            <w:ins w:id="867" w:author="Alexander Morgan" w:date="2020-04-28T21:14:00Z">
              <w:r w:rsidRPr="000E3EC9">
                <w:rPr>
                  <w:rFonts w:eastAsiaTheme="minorEastAsia" w:cstheme="minorHAnsi"/>
                  <w:sz w:val="20"/>
                  <w:szCs w:val="20"/>
                  <w:rPrChange w:id="868" w:author="Alexander Morgan" w:date="2020-04-28T21:17:00Z">
                    <w:rPr>
                      <w:rFonts w:eastAsiaTheme="minorEastAsia" w:cstheme="minorHAnsi"/>
                      <w:sz w:val="18"/>
                      <w:szCs w:val="18"/>
                    </w:rPr>
                  </w:rPrChange>
                </w:rPr>
                <w:t xml:space="preserve"> </w:t>
              </w:r>
            </w:ins>
            <w:ins w:id="869" w:author="Alexander Morgan" w:date="2020-04-28T21:29:00Z">
              <w:r w:rsidR="00E327D4" w:rsidRPr="008A7627">
                <w:rPr>
                  <w:rFonts w:eastAsiaTheme="minorEastAsia" w:cstheme="minorHAnsi"/>
                  <w:sz w:val="20"/>
                  <w:szCs w:val="20"/>
                </w:rPr>
                <w:t>(</w:t>
              </w:r>
              <w:r w:rsidR="00E327D4">
                <w:rPr>
                  <w:rFonts w:eastAsiaTheme="minorEastAsia" w:cstheme="minorHAnsi"/>
                  <w:sz w:val="20"/>
                  <w:szCs w:val="20"/>
                </w:rPr>
                <w:t>1</w:t>
              </w:r>
              <w:r w:rsidR="00E327D4">
                <w:rPr>
                  <w:rFonts w:eastAsiaTheme="minorEastAsia" w:cstheme="minorHAnsi"/>
                  <w:sz w:val="20"/>
                  <w:szCs w:val="20"/>
                </w:rPr>
                <w:t>.</w:t>
              </w:r>
              <w:r w:rsidR="00E327D4">
                <w:rPr>
                  <w:rFonts w:eastAsiaTheme="minorEastAsia" w:cstheme="minorHAnsi"/>
                  <w:sz w:val="20"/>
                  <w:szCs w:val="20"/>
                </w:rPr>
                <w:t>7</w:t>
              </w:r>
              <w:r w:rsidR="00E327D4">
                <w:rPr>
                  <w:rFonts w:eastAsiaTheme="minorEastAsia" w:cstheme="minorHAnsi"/>
                  <w:sz w:val="20"/>
                  <w:szCs w:val="20"/>
                </w:rPr>
                <w:t xml:space="preserve"> &lt; R &lt; 2.8</w:t>
              </w:r>
              <w:r w:rsidR="00E327D4" w:rsidRPr="008A7627">
                <w:rPr>
                  <w:rFonts w:eastAsiaTheme="minorEastAsia" w:cstheme="minorHAnsi"/>
                  <w:sz w:val="20"/>
                  <w:szCs w:val="20"/>
                </w:rPr>
                <w:t>)</w:t>
              </w:r>
            </w:ins>
            <w:ins w:id="870" w:author="Alexander Morgan" w:date="2020-04-28T21:14:00Z">
              <w:r w:rsidRPr="000E3EC9">
                <w:rPr>
                  <w:rFonts w:eastAsiaTheme="minorEastAsia" w:cstheme="minorHAnsi"/>
                  <w:sz w:val="20"/>
                  <w:szCs w:val="20"/>
                  <w:rPrChange w:id="871" w:author="Alexander Morgan" w:date="2020-04-28T21:17:00Z">
                    <w:rPr>
                      <w:rFonts w:eastAsiaTheme="minorEastAsia" w:cstheme="minorHAnsi"/>
                      <w:sz w:val="18"/>
                      <w:szCs w:val="18"/>
                    </w:rPr>
                  </w:rPrChange>
                </w:rPr>
                <w:t>.</w:t>
              </w:r>
            </w:ins>
          </w:p>
        </w:tc>
        <w:tc>
          <w:tcPr>
            <w:tcW w:w="1165" w:type="dxa"/>
            <w:vAlign w:val="center"/>
            <w:tcPrChange w:id="872" w:author="Alexander Morgan" w:date="2020-04-28T21:19:00Z">
              <w:tcPr>
                <w:tcW w:w="1063" w:type="dxa"/>
                <w:vAlign w:val="center"/>
              </w:tcPr>
            </w:tcPrChange>
          </w:tcPr>
          <w:p w14:paraId="2551AEC1" w14:textId="77777777" w:rsidR="000E3EC9" w:rsidRDefault="000E3EC9" w:rsidP="000E3EC9">
            <w:pPr>
              <w:spacing w:line="240" w:lineRule="auto"/>
              <w:jc w:val="center"/>
              <w:cnfStyle w:val="000000100000" w:firstRow="0" w:lastRow="0" w:firstColumn="0" w:lastColumn="0" w:oddVBand="0" w:evenVBand="0" w:oddHBand="1" w:evenHBand="0" w:firstRowFirstColumn="0" w:firstRowLastColumn="0" w:lastRowFirstColumn="0" w:lastRowLastColumn="0"/>
              <w:rPr>
                <w:ins w:id="873" w:author="Alexander Morgan" w:date="2020-04-28T21:19:00Z"/>
                <w:sz w:val="20"/>
                <w:szCs w:val="20"/>
              </w:rPr>
            </w:pPr>
            <w:r w:rsidRPr="000E3EC9">
              <w:rPr>
                <w:sz w:val="20"/>
                <w:szCs w:val="20"/>
                <w:rPrChange w:id="874" w:author="Alexander Morgan" w:date="2020-04-28T21:17:00Z">
                  <w:rPr>
                    <w:shd w:val="clear" w:color="auto" w:fill="FFFFFF"/>
                  </w:rPr>
                </w:rPrChange>
              </w:rPr>
              <w:t>Until End of simulation</w:t>
            </w:r>
          </w:p>
          <w:p w14:paraId="59B8B97E" w14:textId="4D028F74" w:rsidR="000E3EC9" w:rsidRPr="000E3EC9" w:rsidRDefault="000E3EC9" w:rsidP="000E3EC9">
            <w:pPr>
              <w:spacing w:line="240" w:lineRule="auto"/>
              <w:jc w:val="center"/>
              <w:cnfStyle w:val="000000100000" w:firstRow="0" w:lastRow="0" w:firstColumn="0" w:lastColumn="0" w:oddVBand="0" w:evenVBand="0" w:oddHBand="1" w:evenHBand="0" w:firstRowFirstColumn="0" w:firstRowLastColumn="0" w:lastRowFirstColumn="0" w:lastRowLastColumn="0"/>
              <w:rPr>
                <w:sz w:val="20"/>
                <w:szCs w:val="20"/>
                <w:rPrChange w:id="875" w:author="Alexander Morgan" w:date="2020-04-28T21:17:00Z">
                  <w:rPr>
                    <w:shd w:val="clear" w:color="auto" w:fill="FFFFFF"/>
                  </w:rPr>
                </w:rPrChange>
              </w:rPr>
              <w:pPrChange w:id="876" w:author="Alexander Morgan" w:date="2020-04-28T21:17:00Z">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pPr>
              </w:pPrChange>
            </w:pPr>
            <w:ins w:id="877" w:author="Alexander Morgan" w:date="2020-04-28T21:19:00Z">
              <w:r>
                <w:rPr>
                  <w:sz w:val="20"/>
                  <w:szCs w:val="20"/>
                </w:rPr>
                <w:t>(1 Year after lockdown ends – 478 days</w:t>
              </w:r>
            </w:ins>
            <w:ins w:id="878" w:author="Alexander Morgan" w:date="2020-04-28T21:31:00Z">
              <w:r w:rsidR="00E327D4">
                <w:rPr>
                  <w:sz w:val="20"/>
                  <w:szCs w:val="20"/>
                </w:rPr>
                <w:t xml:space="preserve"> from start of simulation</w:t>
              </w:r>
            </w:ins>
            <w:ins w:id="879" w:author="Alexander Morgan" w:date="2020-04-28T21:19:00Z">
              <w:r>
                <w:rPr>
                  <w:sz w:val="20"/>
                  <w:szCs w:val="20"/>
                </w:rPr>
                <w:t>)</w:t>
              </w:r>
            </w:ins>
          </w:p>
        </w:tc>
        <w:tc>
          <w:tcPr>
            <w:tcW w:w="559" w:type="dxa"/>
            <w:vAlign w:val="center"/>
            <w:tcPrChange w:id="880" w:author="Alexander Morgan" w:date="2020-04-28T21:19:00Z">
              <w:tcPr>
                <w:tcW w:w="559" w:type="dxa"/>
                <w:vAlign w:val="center"/>
              </w:tcPr>
            </w:tcPrChange>
          </w:tcPr>
          <w:p w14:paraId="750EB06E" w14:textId="2D6481F7" w:rsidR="000E3EC9" w:rsidRPr="000E3EC9" w:rsidRDefault="000E3EC9" w:rsidP="000E3EC9">
            <w:pPr>
              <w:pStyle w:val="NoSpacing"/>
              <w:jc w:val="center"/>
              <w:cnfStyle w:val="000000100000" w:firstRow="0" w:lastRow="0" w:firstColumn="0" w:lastColumn="0" w:oddVBand="0" w:evenVBand="0" w:oddHBand="1" w:evenHBand="0" w:firstRowFirstColumn="0" w:firstRowLastColumn="0" w:lastRowFirstColumn="0" w:lastRowLastColumn="0"/>
              <w:rPr>
                <w:ins w:id="881" w:author="Alexander Morgan" w:date="2020-04-28T21:15:00Z"/>
                <w:rFonts w:cstheme="minorHAnsi"/>
                <w:color w:val="222222"/>
                <w:sz w:val="20"/>
                <w:szCs w:val="20"/>
                <w:shd w:val="clear" w:color="auto" w:fill="FFFFFF"/>
                <w:rPrChange w:id="882" w:author="Alexander Morgan" w:date="2020-04-28T21:17:00Z">
                  <w:rPr>
                    <w:ins w:id="883" w:author="Alexander Morgan" w:date="2020-04-28T21:15:00Z"/>
                    <w:rFonts w:cstheme="minorHAnsi"/>
                    <w:color w:val="222222"/>
                    <w:sz w:val="18"/>
                    <w:szCs w:val="18"/>
                    <w:shd w:val="clear" w:color="auto" w:fill="FFFFFF"/>
                  </w:rPr>
                </w:rPrChange>
              </w:rPr>
              <w:pPrChange w:id="884" w:author="Alexander Morgan" w:date="2020-04-28T21:17:00Z">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pPr>
              </w:pPrChange>
            </w:pPr>
            <w:ins w:id="885" w:author="Alexander Morgan" w:date="2020-04-28T21:16:00Z">
              <w:r w:rsidRPr="000E3EC9">
                <w:rPr>
                  <w:sz w:val="20"/>
                  <w:szCs w:val="20"/>
                  <w:rPrChange w:id="886" w:author="Alexander Morgan" w:date="2020-04-28T21:17:00Z">
                    <w:rPr>
                      <w:sz w:val="20"/>
                      <w:szCs w:val="20"/>
                    </w:rPr>
                  </w:rPrChange>
                </w:rPr>
                <w:t>0.4</w:t>
              </w:r>
            </w:ins>
          </w:p>
        </w:tc>
        <w:tc>
          <w:tcPr>
            <w:tcW w:w="661" w:type="dxa"/>
            <w:vAlign w:val="center"/>
            <w:tcPrChange w:id="887" w:author="Alexander Morgan" w:date="2020-04-28T21:19:00Z">
              <w:tcPr>
                <w:tcW w:w="661" w:type="dxa"/>
                <w:gridSpan w:val="2"/>
                <w:vAlign w:val="center"/>
              </w:tcPr>
            </w:tcPrChange>
          </w:tcPr>
          <w:p w14:paraId="0E1F246E" w14:textId="03DAB8A0" w:rsidR="000E3EC9" w:rsidRPr="000E3EC9" w:rsidRDefault="000E3EC9" w:rsidP="000E3EC9">
            <w:pPr>
              <w:pStyle w:val="NoSpacing"/>
              <w:jc w:val="center"/>
              <w:cnfStyle w:val="000000100000" w:firstRow="0" w:lastRow="0" w:firstColumn="0" w:lastColumn="0" w:oddVBand="0" w:evenVBand="0" w:oddHBand="1" w:evenHBand="0" w:firstRowFirstColumn="0" w:firstRowLastColumn="0" w:lastRowFirstColumn="0" w:lastRowLastColumn="0"/>
              <w:rPr>
                <w:ins w:id="888" w:author="Alexander Morgan" w:date="2020-04-28T21:15:00Z"/>
                <w:rFonts w:cstheme="minorHAnsi"/>
                <w:color w:val="222222"/>
                <w:sz w:val="20"/>
                <w:szCs w:val="20"/>
                <w:shd w:val="clear" w:color="auto" w:fill="FFFFFF"/>
                <w:rPrChange w:id="889" w:author="Alexander Morgan" w:date="2020-04-28T21:17:00Z">
                  <w:rPr>
                    <w:ins w:id="890" w:author="Alexander Morgan" w:date="2020-04-28T21:15:00Z"/>
                    <w:rFonts w:cstheme="minorHAnsi"/>
                    <w:color w:val="222222"/>
                    <w:sz w:val="18"/>
                    <w:szCs w:val="18"/>
                    <w:shd w:val="clear" w:color="auto" w:fill="FFFFFF"/>
                  </w:rPr>
                </w:rPrChange>
              </w:rPr>
              <w:pPrChange w:id="891" w:author="Alexander Morgan" w:date="2020-04-28T21:17:00Z">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pPr>
              </w:pPrChange>
            </w:pPr>
            <w:ins w:id="892" w:author="Alexander Morgan" w:date="2020-04-28T21:16:00Z">
              <w:r w:rsidRPr="000E3EC9">
                <w:rPr>
                  <w:sz w:val="20"/>
                  <w:szCs w:val="20"/>
                  <w:rPrChange w:id="893" w:author="Alexander Morgan" w:date="2020-04-28T21:17:00Z">
                    <w:rPr>
                      <w:sz w:val="20"/>
                      <w:szCs w:val="20"/>
                    </w:rPr>
                  </w:rPrChange>
                </w:rPr>
                <w:t>1.85</w:t>
              </w:r>
            </w:ins>
          </w:p>
        </w:tc>
        <w:tc>
          <w:tcPr>
            <w:tcW w:w="661" w:type="dxa"/>
            <w:vAlign w:val="center"/>
            <w:tcPrChange w:id="894" w:author="Alexander Morgan" w:date="2020-04-28T21:19:00Z">
              <w:tcPr>
                <w:tcW w:w="661" w:type="dxa"/>
                <w:vAlign w:val="center"/>
              </w:tcPr>
            </w:tcPrChange>
          </w:tcPr>
          <w:p w14:paraId="6D3C879E" w14:textId="78E98812" w:rsidR="000E3EC9" w:rsidRPr="000E3EC9" w:rsidRDefault="000E3EC9" w:rsidP="000E3EC9">
            <w:pPr>
              <w:pStyle w:val="NoSpacing"/>
              <w:jc w:val="center"/>
              <w:cnfStyle w:val="000000100000" w:firstRow="0" w:lastRow="0" w:firstColumn="0" w:lastColumn="0" w:oddVBand="0" w:evenVBand="0" w:oddHBand="1" w:evenHBand="0" w:firstRowFirstColumn="0" w:firstRowLastColumn="0" w:lastRowFirstColumn="0" w:lastRowLastColumn="0"/>
              <w:rPr>
                <w:ins w:id="895" w:author="Alexander Morgan" w:date="2020-04-28T21:15:00Z"/>
                <w:rFonts w:cstheme="minorHAnsi"/>
                <w:color w:val="222222"/>
                <w:sz w:val="20"/>
                <w:szCs w:val="20"/>
                <w:shd w:val="clear" w:color="auto" w:fill="FFFFFF"/>
                <w:rPrChange w:id="896" w:author="Alexander Morgan" w:date="2020-04-28T21:17:00Z">
                  <w:rPr>
                    <w:ins w:id="897" w:author="Alexander Morgan" w:date="2020-04-28T21:15:00Z"/>
                    <w:rFonts w:cstheme="minorHAnsi"/>
                    <w:color w:val="222222"/>
                    <w:sz w:val="18"/>
                    <w:szCs w:val="18"/>
                    <w:shd w:val="clear" w:color="auto" w:fill="FFFFFF"/>
                  </w:rPr>
                </w:rPrChange>
              </w:rPr>
              <w:pPrChange w:id="898" w:author="Alexander Morgan" w:date="2020-04-28T21:17:00Z">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pPr>
              </w:pPrChange>
            </w:pPr>
            <w:ins w:id="899" w:author="Alexander Morgan" w:date="2020-04-28T21:16:00Z">
              <w:r w:rsidRPr="000E3EC9">
                <w:rPr>
                  <w:sz w:val="20"/>
                  <w:szCs w:val="20"/>
                  <w:rPrChange w:id="900" w:author="Alexander Morgan" w:date="2020-04-28T21:17:00Z">
                    <w:rPr>
                      <w:sz w:val="20"/>
                      <w:szCs w:val="20"/>
                    </w:rPr>
                  </w:rPrChange>
                </w:rPr>
                <w:t>2.25</w:t>
              </w:r>
            </w:ins>
          </w:p>
        </w:tc>
        <w:tc>
          <w:tcPr>
            <w:tcW w:w="559" w:type="dxa"/>
            <w:vAlign w:val="center"/>
            <w:tcPrChange w:id="901" w:author="Alexander Morgan" w:date="2020-04-28T21:19:00Z">
              <w:tcPr>
                <w:tcW w:w="1068" w:type="dxa"/>
                <w:gridSpan w:val="3"/>
                <w:vAlign w:val="center"/>
              </w:tcPr>
            </w:tcPrChange>
          </w:tcPr>
          <w:p w14:paraId="1F582128" w14:textId="3216125A" w:rsidR="000E3EC9" w:rsidRPr="000E3EC9" w:rsidRDefault="000E3EC9" w:rsidP="000E3EC9">
            <w:pPr>
              <w:pStyle w:val="NoSpacing"/>
              <w:jc w:val="center"/>
              <w:cnfStyle w:val="000000100000" w:firstRow="0" w:lastRow="0" w:firstColumn="0" w:lastColumn="0" w:oddVBand="0" w:evenVBand="0" w:oddHBand="1" w:evenHBand="0" w:firstRowFirstColumn="0" w:firstRowLastColumn="0" w:lastRowFirstColumn="0" w:lastRowLastColumn="0"/>
              <w:rPr>
                <w:ins w:id="902" w:author="Alexander Morgan" w:date="2020-04-28T21:15:00Z"/>
                <w:rFonts w:cstheme="minorHAnsi"/>
                <w:color w:val="222222"/>
                <w:sz w:val="20"/>
                <w:szCs w:val="20"/>
                <w:shd w:val="clear" w:color="auto" w:fill="FFFFFF"/>
                <w:rPrChange w:id="903" w:author="Alexander Morgan" w:date="2020-04-28T21:17:00Z">
                  <w:rPr>
                    <w:ins w:id="904" w:author="Alexander Morgan" w:date="2020-04-28T21:15:00Z"/>
                    <w:rFonts w:cstheme="minorHAnsi"/>
                    <w:color w:val="222222"/>
                    <w:sz w:val="18"/>
                    <w:szCs w:val="18"/>
                    <w:shd w:val="clear" w:color="auto" w:fill="FFFFFF"/>
                  </w:rPr>
                </w:rPrChange>
              </w:rPr>
              <w:pPrChange w:id="905" w:author="Alexander Morgan" w:date="2020-04-28T21:17:00Z">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pPr>
              </w:pPrChange>
            </w:pPr>
            <w:ins w:id="906" w:author="Alexander Morgan" w:date="2020-04-28T21:16:00Z">
              <w:r w:rsidRPr="000E3EC9">
                <w:rPr>
                  <w:sz w:val="20"/>
                  <w:szCs w:val="20"/>
                  <w:rPrChange w:id="907" w:author="Alexander Morgan" w:date="2020-04-28T21:17:00Z">
                    <w:rPr>
                      <w:sz w:val="20"/>
                      <w:szCs w:val="20"/>
                    </w:rPr>
                  </w:rPrChange>
                </w:rPr>
                <w:t>0.4</w:t>
              </w:r>
            </w:ins>
          </w:p>
        </w:tc>
      </w:tr>
    </w:tbl>
    <w:p w14:paraId="438D13C0" w14:textId="28526DEB" w:rsidR="000674DE" w:rsidDel="000D27F9" w:rsidRDefault="000E3EC9" w:rsidP="000674DE">
      <w:pPr>
        <w:pStyle w:val="NoSpacing"/>
        <w:jc w:val="both"/>
        <w:rPr>
          <w:del w:id="908" w:author="Alexander Morgan" w:date="2020-04-28T21:10:00Z"/>
        </w:rPr>
      </w:pPr>
      <w:ins w:id="909" w:author="Alexander Morgan" w:date="2020-04-28T21:20:00Z">
        <w:r>
          <w:t>* All R</w:t>
        </w:r>
        <w:r w:rsidRPr="00E327D4">
          <w:rPr>
            <w:vertAlign w:val="subscript"/>
            <w:rPrChange w:id="910" w:author="Alexander Morgan" w:date="2020-04-28T21:31:00Z">
              <w:rPr/>
            </w:rPrChange>
          </w:rPr>
          <w:t>0</w:t>
        </w:r>
        <w:r>
          <w:t xml:space="preserve"> values used are for illustrative purposes and </w:t>
        </w:r>
      </w:ins>
      <w:ins w:id="911" w:author="Alexander Morgan" w:date="2020-04-28T21:21:00Z">
        <w:r>
          <w:t>are</w:t>
        </w:r>
      </w:ins>
      <w:ins w:id="912" w:author="Alexander Morgan" w:date="2020-04-28T21:20:00Z">
        <w:r>
          <w:t xml:space="preserve"> best guess for the effect of interventions and SDMs</w:t>
        </w:r>
      </w:ins>
      <w:ins w:id="913" w:author="Alexander Morgan" w:date="2020-04-28T21:31:00Z">
        <w:r w:rsidR="00E327D4">
          <w:t xml:space="preserve"> based on expert opinion. </w:t>
        </w:r>
      </w:ins>
      <w:del w:id="914" w:author="Alexander Morgan" w:date="2020-04-28T21:10:00Z">
        <w:r w:rsidR="000674DE" w:rsidDel="000D27F9">
          <w:delText xml:space="preserve">*Arrows represent increases or decreases to </w:delText>
        </w:r>
        <w:r w:rsidR="000674DE" w:rsidDel="000D27F9">
          <w:rPr>
            <w:rFonts w:cstheme="minorHAnsi"/>
          </w:rPr>
          <w:delText>β</w:delText>
        </w:r>
        <w:r w:rsidR="000674DE" w:rsidDel="000D27F9">
          <w:delText xml:space="preserve">x relative to the previous phase, with the number of arrows representing the strength of the change. </w:delText>
        </w:r>
      </w:del>
    </w:p>
    <w:p w14:paraId="163B7F2D" w14:textId="77777777" w:rsidR="000674DE" w:rsidRDefault="000674DE" w:rsidP="000674DE">
      <w:pPr>
        <w:pStyle w:val="NoSpacing"/>
        <w:jc w:val="both"/>
      </w:pPr>
    </w:p>
    <w:p w14:paraId="339DEF72" w14:textId="7A47C47D" w:rsidR="00E110F9" w:rsidRDefault="000674DE" w:rsidP="000674DE">
      <w:pPr>
        <w:pStyle w:val="NoSpacing"/>
        <w:jc w:val="both"/>
        <w:rPr>
          <w:ins w:id="915" w:author="Alexander Morgan" w:date="2020-04-28T20:58:00Z"/>
        </w:rPr>
      </w:pPr>
      <w:del w:id="916" w:author="Alexander Morgan" w:date="2020-04-28T21:15:00Z">
        <w:r w:rsidDel="000E3EC9">
          <w:delText>The model simulations start on day 0 and we implement lockdown on a selected “trigger day" which corresponds to where the proportion of total recovered individuals is 0.06 seven days after the trigger day. The R</w:delText>
        </w:r>
        <w:r w:rsidRPr="00026CE3" w:rsidDel="000E3EC9">
          <w:rPr>
            <w:vertAlign w:val="subscript"/>
          </w:rPr>
          <w:delText>0</w:delText>
        </w:r>
        <w:r w:rsidDel="000E3EC9">
          <w:delText xml:space="preserve"> values that are modelled in the baseline scenario</w:delText>
        </w:r>
      </w:del>
      <w:del w:id="917" w:author="Alexander Morgan" w:date="2020-04-28T20:29:00Z">
        <w:r w:rsidDel="005F0974">
          <w:delText xml:space="preserve"> are shown in Table M5</w:delText>
        </w:r>
      </w:del>
      <w:del w:id="918" w:author="Alexander Morgan" w:date="2020-04-28T20:28:00Z">
        <w:r w:rsidDel="005F0974">
          <w:delText>.</w:delText>
        </w:r>
      </w:del>
    </w:p>
    <w:p w14:paraId="56125E3C" w14:textId="134B788F" w:rsidR="00E110F9" w:rsidRPr="005F0974" w:rsidDel="000E3EC9" w:rsidRDefault="00E110F9" w:rsidP="000E3EC9">
      <w:pPr>
        <w:pStyle w:val="NoSpacing"/>
        <w:jc w:val="both"/>
        <w:rPr>
          <w:del w:id="919" w:author="Alexander Morgan" w:date="2020-04-28T21:16:00Z"/>
          <w:rPrChange w:id="920" w:author="Alexander Morgan" w:date="2020-04-28T20:27:00Z">
            <w:rPr>
              <w:del w:id="921" w:author="Alexander Morgan" w:date="2020-04-28T21:16:00Z"/>
            </w:rPr>
          </w:rPrChange>
        </w:rPr>
        <w:pPrChange w:id="922" w:author="Alexander Morgan" w:date="2020-04-28T21:16:00Z">
          <w:pPr>
            <w:pStyle w:val="NoSpacing"/>
            <w:jc w:val="both"/>
          </w:pPr>
        </w:pPrChange>
      </w:pPr>
      <w:commentRangeStart w:id="923"/>
      <w:commentRangeEnd w:id="923"/>
      <w:ins w:id="924" w:author="Alexander Morgan" w:date="2020-04-28T20:58:00Z">
        <w:r>
          <w:rPr>
            <w:rStyle w:val="CommentReference"/>
          </w:rPr>
          <w:commentReference w:id="923"/>
        </w:r>
      </w:ins>
    </w:p>
    <w:p w14:paraId="755CC141" w14:textId="515CB048" w:rsidR="000674DE" w:rsidDel="000E3EC9" w:rsidRDefault="000674DE" w:rsidP="000E3EC9">
      <w:pPr>
        <w:pStyle w:val="NoSpacing"/>
        <w:jc w:val="both"/>
        <w:rPr>
          <w:del w:id="925" w:author="Alexander Morgan" w:date="2020-04-28T21:16:00Z"/>
        </w:rPr>
        <w:pPrChange w:id="926" w:author="Alexander Morgan" w:date="2020-04-28T21:16:00Z">
          <w:pPr>
            <w:pStyle w:val="NoSpacing"/>
            <w:jc w:val="both"/>
          </w:pPr>
        </w:pPrChange>
      </w:pPr>
    </w:p>
    <w:p w14:paraId="026ED07B" w14:textId="61B64DDD" w:rsidR="000674DE" w:rsidRPr="00000890" w:rsidDel="000E3EC9" w:rsidRDefault="000674DE" w:rsidP="000E3EC9">
      <w:pPr>
        <w:pStyle w:val="NoSpacing"/>
        <w:jc w:val="both"/>
        <w:rPr>
          <w:del w:id="927" w:author="Alexander Morgan" w:date="2020-04-28T21:16:00Z"/>
        </w:rPr>
        <w:pPrChange w:id="928" w:author="Alexander Morgan" w:date="2020-04-28T21:16:00Z">
          <w:pPr>
            <w:pStyle w:val="NoSpacing"/>
            <w:jc w:val="both"/>
          </w:pPr>
        </w:pPrChange>
      </w:pPr>
      <w:del w:id="929" w:author="Alexander Morgan" w:date="2020-04-28T21:16:00Z">
        <w:r w:rsidRPr="00000890" w:rsidDel="000E3EC9">
          <w:rPr>
            <w:b/>
            <w:bCs/>
          </w:rPr>
          <w:delText xml:space="preserve">Table </w:delText>
        </w:r>
        <w:r w:rsidDel="000E3EC9">
          <w:rPr>
            <w:b/>
            <w:bCs/>
          </w:rPr>
          <w:delText>M5</w:delText>
        </w:r>
        <w:r w:rsidRPr="00000890" w:rsidDel="000E3EC9">
          <w:rPr>
            <w:b/>
            <w:bCs/>
          </w:rPr>
          <w:delText xml:space="preserve"> </w:delText>
        </w:r>
        <w:r w:rsidRPr="00000890" w:rsidDel="000E3EC9">
          <w:delText xml:space="preserve">– </w:delText>
        </w:r>
        <w:r w:rsidDel="000E3EC9">
          <w:delText>R</w:delText>
        </w:r>
        <w:r w:rsidRPr="00026CE3" w:rsidDel="000E3EC9">
          <w:rPr>
            <w:vertAlign w:val="subscript"/>
          </w:rPr>
          <w:delText>0</w:delText>
        </w:r>
        <w:r w:rsidDel="000E3EC9">
          <w:delText xml:space="preserve"> values for the different phases</w:delText>
        </w:r>
        <w:r w:rsidRPr="00000890" w:rsidDel="000E3EC9">
          <w:delText xml:space="preserve"> </w:delText>
        </w:r>
      </w:del>
    </w:p>
    <w:tbl>
      <w:tblPr>
        <w:tblStyle w:val="GridTable4"/>
        <w:tblW w:w="6703" w:type="dxa"/>
        <w:tblLayout w:type="fixed"/>
        <w:tblLook w:val="04A0" w:firstRow="1" w:lastRow="0" w:firstColumn="1" w:lastColumn="0" w:noHBand="0" w:noVBand="1"/>
      </w:tblPr>
      <w:tblGrid>
        <w:gridCol w:w="973"/>
        <w:gridCol w:w="3106"/>
        <w:gridCol w:w="656"/>
        <w:gridCol w:w="656"/>
        <w:gridCol w:w="656"/>
        <w:gridCol w:w="656"/>
        <w:tblGridChange w:id="930">
          <w:tblGrid>
            <w:gridCol w:w="973"/>
            <w:gridCol w:w="156"/>
            <w:gridCol w:w="1586"/>
            <w:gridCol w:w="656"/>
            <w:gridCol w:w="656"/>
            <w:gridCol w:w="52"/>
            <w:gridCol w:w="604"/>
            <w:gridCol w:w="52"/>
            <w:gridCol w:w="604"/>
            <w:gridCol w:w="52"/>
            <w:gridCol w:w="656"/>
            <w:gridCol w:w="656"/>
          </w:tblGrid>
        </w:tblGridChange>
      </w:tblGrid>
      <w:tr w:rsidR="00E110F9" w:rsidRPr="00E110F9" w:rsidDel="000E3EC9" w14:paraId="257F963F" w14:textId="40A837B9" w:rsidTr="00E110F9">
        <w:trPr>
          <w:cnfStyle w:val="100000000000" w:firstRow="1" w:lastRow="0" w:firstColumn="0" w:lastColumn="0" w:oddVBand="0" w:evenVBand="0" w:oddHBand="0" w:evenHBand="0" w:firstRowFirstColumn="0" w:firstRowLastColumn="0" w:lastRowFirstColumn="0" w:lastRowLastColumn="0"/>
          <w:trHeight w:val="539"/>
          <w:del w:id="931" w:author="Alexander Morgan" w:date="2020-04-28T21:16:00Z"/>
        </w:trPr>
        <w:tc>
          <w:tcPr>
            <w:cnfStyle w:val="001000000000" w:firstRow="0" w:lastRow="0" w:firstColumn="1" w:lastColumn="0" w:oddVBand="0" w:evenVBand="0" w:oddHBand="0" w:evenHBand="0" w:firstRowFirstColumn="0" w:firstRowLastColumn="0" w:lastRowFirstColumn="0" w:lastRowLastColumn="0"/>
            <w:tcW w:w="973" w:type="dxa"/>
            <w:tcBorders>
              <w:left w:val="single" w:sz="4" w:space="0" w:color="FFFFFF" w:themeColor="background1"/>
              <w:bottom w:val="single" w:sz="4" w:space="0" w:color="FFFFFF" w:themeColor="background1"/>
              <w:right w:val="single" w:sz="4" w:space="0" w:color="FFFFFF" w:themeColor="background1"/>
            </w:tcBorders>
            <w:vAlign w:val="center"/>
          </w:tcPr>
          <w:p w14:paraId="7040A784" w14:textId="709AAEA7" w:rsidR="00E110F9" w:rsidRPr="00E110F9" w:rsidDel="000E3EC9" w:rsidRDefault="00E110F9" w:rsidP="000E3EC9">
            <w:pPr>
              <w:pStyle w:val="NoSpacing"/>
              <w:jc w:val="both"/>
              <w:rPr>
                <w:del w:id="932" w:author="Alexander Morgan" w:date="2020-04-28T21:16:00Z"/>
                <w:b w:val="0"/>
                <w:bCs w:val="0"/>
                <w:sz w:val="20"/>
                <w:szCs w:val="20"/>
                <w:rPrChange w:id="933" w:author="Alexander Morgan" w:date="2020-04-28T20:57:00Z">
                  <w:rPr>
                    <w:del w:id="934" w:author="Alexander Morgan" w:date="2020-04-28T21:16:00Z"/>
                    <w:b w:val="0"/>
                    <w:bCs w:val="0"/>
                    <w:sz w:val="20"/>
                    <w:szCs w:val="20"/>
                  </w:rPr>
                </w:rPrChange>
              </w:rPr>
              <w:pPrChange w:id="935" w:author="Alexander Morgan" w:date="2020-04-28T21:16:00Z">
                <w:pPr>
                  <w:pStyle w:val="NoSpacing"/>
                  <w:spacing w:line="276" w:lineRule="auto"/>
                </w:pPr>
              </w:pPrChange>
            </w:pPr>
            <w:del w:id="936" w:author="Alexander Morgan" w:date="2020-04-28T21:16:00Z">
              <w:r w:rsidRPr="00E110F9" w:rsidDel="000E3EC9">
                <w:rPr>
                  <w:sz w:val="20"/>
                  <w:szCs w:val="20"/>
                  <w:rPrChange w:id="937" w:author="Alexander Morgan" w:date="2020-04-28T20:57:00Z">
                    <w:rPr>
                      <w:sz w:val="20"/>
                      <w:szCs w:val="20"/>
                    </w:rPr>
                  </w:rPrChange>
                </w:rPr>
                <w:delText>Phases</w:delText>
              </w:r>
              <w:r w:rsidRPr="00E110F9" w:rsidDel="000E3EC9">
                <w:rPr>
                  <w:b w:val="0"/>
                  <w:bCs w:val="0"/>
                  <w:sz w:val="20"/>
                  <w:szCs w:val="20"/>
                  <w:rPrChange w:id="938" w:author="Alexander Morgan" w:date="2020-04-28T20:57:00Z">
                    <w:rPr>
                      <w:b w:val="0"/>
                      <w:bCs w:val="0"/>
                      <w:sz w:val="20"/>
                      <w:szCs w:val="20"/>
                    </w:rPr>
                  </w:rPrChange>
                </w:rPr>
                <w:delText>Duration</w:delText>
              </w:r>
            </w:del>
          </w:p>
        </w:tc>
        <w:tc>
          <w:tcPr>
            <w:tcW w:w="3106" w:type="dxa"/>
            <w:tcBorders>
              <w:left w:val="single" w:sz="4" w:space="0" w:color="FFFFFF" w:themeColor="background1"/>
              <w:right w:val="single" w:sz="4" w:space="0" w:color="FFFFFF" w:themeColor="background1"/>
            </w:tcBorders>
          </w:tcPr>
          <w:p w14:paraId="7B6772EE" w14:textId="792B34C6" w:rsidR="00E110F9" w:rsidRPr="00E110F9" w:rsidDel="000E3EC9" w:rsidRDefault="00E110F9" w:rsidP="000E3EC9">
            <w:pPr>
              <w:pStyle w:val="NoSpacing"/>
              <w:jc w:val="both"/>
              <w:cnfStyle w:val="100000000000" w:firstRow="1" w:lastRow="0" w:firstColumn="0" w:lastColumn="0" w:oddVBand="0" w:evenVBand="0" w:oddHBand="0" w:evenHBand="0" w:firstRowFirstColumn="0" w:firstRowLastColumn="0" w:lastRowFirstColumn="0" w:lastRowLastColumn="0"/>
              <w:rPr>
                <w:del w:id="939" w:author="Alexander Morgan" w:date="2020-04-28T21:16:00Z"/>
                <w:b w:val="0"/>
                <w:bCs w:val="0"/>
                <w:sz w:val="20"/>
                <w:szCs w:val="20"/>
                <w:rPrChange w:id="940" w:author="Alexander Morgan" w:date="2020-04-28T20:57:00Z">
                  <w:rPr>
                    <w:del w:id="941" w:author="Alexander Morgan" w:date="2020-04-28T21:16:00Z"/>
                    <w:b w:val="0"/>
                    <w:bCs w:val="0"/>
                    <w:sz w:val="20"/>
                    <w:szCs w:val="20"/>
                  </w:rPr>
                </w:rPrChange>
              </w:rPr>
              <w:pPrChange w:id="942" w:author="Alexander Morgan" w:date="2020-04-28T21:16:00Z">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pPr>
              </w:pPrChange>
            </w:pPr>
          </w:p>
        </w:tc>
        <w:tc>
          <w:tcPr>
            <w:tcW w:w="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AB10EAB" w14:textId="257817D2" w:rsidR="00E110F9" w:rsidRPr="00E110F9" w:rsidDel="000E3EC9" w:rsidRDefault="00E110F9" w:rsidP="000E3EC9">
            <w:pPr>
              <w:pStyle w:val="NoSpacing"/>
              <w:jc w:val="both"/>
              <w:cnfStyle w:val="100000000000" w:firstRow="1" w:lastRow="0" w:firstColumn="0" w:lastColumn="0" w:oddVBand="0" w:evenVBand="0" w:oddHBand="0" w:evenHBand="0" w:firstRowFirstColumn="0" w:firstRowLastColumn="0" w:lastRowFirstColumn="0" w:lastRowLastColumn="0"/>
              <w:rPr>
                <w:del w:id="943" w:author="Alexander Morgan" w:date="2020-04-28T21:16:00Z"/>
                <w:rFonts w:eastAsiaTheme="minorEastAsia"/>
                <w:sz w:val="20"/>
                <w:szCs w:val="20"/>
                <w:rPrChange w:id="944" w:author="Alexander Morgan" w:date="2020-04-28T20:57:00Z">
                  <w:rPr>
                    <w:del w:id="945" w:author="Alexander Morgan" w:date="2020-04-28T21:16:00Z"/>
                    <w:rFonts w:eastAsiaTheme="minorEastAsia"/>
                    <w:sz w:val="20"/>
                    <w:szCs w:val="20"/>
                  </w:rPr>
                </w:rPrChange>
              </w:rPr>
              <w:pPrChange w:id="946" w:author="Alexander Morgan" w:date="2020-04-28T21:16:00Z">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pPr>
              </w:pPrChange>
            </w:pPr>
            <w:del w:id="947" w:author="Alexander Morgan" w:date="2020-04-28T21:16:00Z">
              <w:r w:rsidRPr="00E110F9" w:rsidDel="000E3EC9">
                <w:rPr>
                  <w:b w:val="0"/>
                  <w:bCs w:val="0"/>
                  <w:sz w:val="20"/>
                  <w:szCs w:val="20"/>
                  <w:lang w:val="el-GR"/>
                  <w:rPrChange w:id="948" w:author="Alexander Morgan" w:date="2020-04-28T20:57:00Z">
                    <w:rPr>
                      <w:b w:val="0"/>
                      <w:bCs w:val="0"/>
                      <w:sz w:val="20"/>
                      <w:szCs w:val="20"/>
                      <w:lang w:val="el-GR"/>
                    </w:rPr>
                  </w:rPrChange>
                </w:rPr>
                <w:delText>β</w:delText>
              </w:r>
              <w:r w:rsidRPr="00E110F9" w:rsidDel="000E3EC9">
                <w:rPr>
                  <w:b w:val="0"/>
                  <w:bCs w:val="0"/>
                  <w:sz w:val="20"/>
                  <w:szCs w:val="20"/>
                  <w:vertAlign w:val="subscript"/>
                  <w:lang w:val="el-GR"/>
                  <w:rPrChange w:id="949" w:author="Alexander Morgan" w:date="2020-04-28T20:57:00Z">
                    <w:rPr>
                      <w:b w:val="0"/>
                      <w:bCs w:val="0"/>
                      <w:sz w:val="20"/>
                      <w:szCs w:val="20"/>
                      <w:vertAlign w:val="subscript"/>
                      <w:lang w:val="el-GR"/>
                    </w:rPr>
                  </w:rPrChange>
                </w:rPr>
                <w:delText>1</w:delText>
              </w:r>
            </w:del>
          </w:p>
        </w:tc>
        <w:tc>
          <w:tcPr>
            <w:tcW w:w="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58C99DB" w14:textId="58A2339E" w:rsidR="00E110F9" w:rsidRPr="00E110F9" w:rsidDel="000E3EC9" w:rsidRDefault="00E110F9" w:rsidP="000E3EC9">
            <w:pPr>
              <w:pStyle w:val="NoSpacing"/>
              <w:jc w:val="both"/>
              <w:cnfStyle w:val="100000000000" w:firstRow="1" w:lastRow="0" w:firstColumn="0" w:lastColumn="0" w:oddVBand="0" w:evenVBand="0" w:oddHBand="0" w:evenHBand="0" w:firstRowFirstColumn="0" w:firstRowLastColumn="0" w:lastRowFirstColumn="0" w:lastRowLastColumn="0"/>
              <w:rPr>
                <w:del w:id="950" w:author="Alexander Morgan" w:date="2020-04-28T21:16:00Z"/>
                <w:rFonts w:eastAsiaTheme="minorEastAsia"/>
                <w:sz w:val="20"/>
                <w:szCs w:val="20"/>
                <w:rPrChange w:id="951" w:author="Alexander Morgan" w:date="2020-04-28T20:57:00Z">
                  <w:rPr>
                    <w:del w:id="952" w:author="Alexander Morgan" w:date="2020-04-28T21:16:00Z"/>
                    <w:rFonts w:eastAsiaTheme="minorEastAsia"/>
                    <w:sz w:val="20"/>
                    <w:szCs w:val="20"/>
                  </w:rPr>
                </w:rPrChange>
              </w:rPr>
              <w:pPrChange w:id="953" w:author="Alexander Morgan" w:date="2020-04-28T21:16:00Z">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pPr>
              </w:pPrChange>
            </w:pPr>
            <w:del w:id="954" w:author="Alexander Morgan" w:date="2020-04-28T21:16:00Z">
              <w:r w:rsidRPr="00E110F9" w:rsidDel="000E3EC9">
                <w:rPr>
                  <w:b w:val="0"/>
                  <w:bCs w:val="0"/>
                  <w:sz w:val="20"/>
                  <w:szCs w:val="20"/>
                  <w:lang w:val="el-GR"/>
                  <w:rPrChange w:id="955" w:author="Alexander Morgan" w:date="2020-04-28T20:57:00Z">
                    <w:rPr>
                      <w:b w:val="0"/>
                      <w:bCs w:val="0"/>
                      <w:sz w:val="20"/>
                      <w:szCs w:val="20"/>
                      <w:lang w:val="el-GR"/>
                    </w:rPr>
                  </w:rPrChange>
                </w:rPr>
                <w:delText>β</w:delText>
              </w:r>
              <w:r w:rsidRPr="00E110F9" w:rsidDel="000E3EC9">
                <w:rPr>
                  <w:b w:val="0"/>
                  <w:bCs w:val="0"/>
                  <w:sz w:val="20"/>
                  <w:szCs w:val="20"/>
                  <w:vertAlign w:val="subscript"/>
                  <w:rPrChange w:id="956" w:author="Alexander Morgan" w:date="2020-04-28T20:57:00Z">
                    <w:rPr>
                      <w:b w:val="0"/>
                      <w:bCs w:val="0"/>
                      <w:sz w:val="20"/>
                      <w:szCs w:val="20"/>
                      <w:vertAlign w:val="subscript"/>
                    </w:rPr>
                  </w:rPrChange>
                </w:rPr>
                <w:delText>2</w:delText>
              </w:r>
            </w:del>
          </w:p>
        </w:tc>
        <w:tc>
          <w:tcPr>
            <w:tcW w:w="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DF710F7" w14:textId="32E6C4F1" w:rsidR="00E110F9" w:rsidRPr="00E110F9" w:rsidDel="000E3EC9" w:rsidRDefault="00E110F9" w:rsidP="000E3EC9">
            <w:pPr>
              <w:pStyle w:val="NoSpacing"/>
              <w:jc w:val="both"/>
              <w:cnfStyle w:val="100000000000" w:firstRow="1" w:lastRow="0" w:firstColumn="0" w:lastColumn="0" w:oddVBand="0" w:evenVBand="0" w:oddHBand="0" w:evenHBand="0" w:firstRowFirstColumn="0" w:firstRowLastColumn="0" w:lastRowFirstColumn="0" w:lastRowLastColumn="0"/>
              <w:rPr>
                <w:del w:id="957" w:author="Alexander Morgan" w:date="2020-04-28T21:16:00Z"/>
                <w:rFonts w:eastAsiaTheme="minorEastAsia"/>
                <w:sz w:val="20"/>
                <w:szCs w:val="20"/>
                <w:rPrChange w:id="958" w:author="Alexander Morgan" w:date="2020-04-28T20:57:00Z">
                  <w:rPr>
                    <w:del w:id="959" w:author="Alexander Morgan" w:date="2020-04-28T21:16:00Z"/>
                    <w:rFonts w:eastAsiaTheme="minorEastAsia"/>
                    <w:sz w:val="20"/>
                    <w:szCs w:val="20"/>
                  </w:rPr>
                </w:rPrChange>
              </w:rPr>
              <w:pPrChange w:id="960" w:author="Alexander Morgan" w:date="2020-04-28T21:16:00Z">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pPr>
              </w:pPrChange>
            </w:pPr>
            <w:del w:id="961" w:author="Alexander Morgan" w:date="2020-04-28T21:16:00Z">
              <w:r w:rsidRPr="00E110F9" w:rsidDel="000E3EC9">
                <w:rPr>
                  <w:b w:val="0"/>
                  <w:bCs w:val="0"/>
                  <w:sz w:val="20"/>
                  <w:szCs w:val="20"/>
                  <w:lang w:val="el-GR"/>
                  <w:rPrChange w:id="962" w:author="Alexander Morgan" w:date="2020-04-28T20:57:00Z">
                    <w:rPr>
                      <w:b w:val="0"/>
                      <w:bCs w:val="0"/>
                      <w:sz w:val="20"/>
                      <w:szCs w:val="20"/>
                      <w:lang w:val="el-GR"/>
                    </w:rPr>
                  </w:rPrChange>
                </w:rPr>
                <w:delText>β</w:delText>
              </w:r>
              <w:r w:rsidRPr="00E110F9" w:rsidDel="000E3EC9">
                <w:rPr>
                  <w:b w:val="0"/>
                  <w:bCs w:val="0"/>
                  <w:sz w:val="20"/>
                  <w:szCs w:val="20"/>
                  <w:vertAlign w:val="subscript"/>
                  <w:rPrChange w:id="963" w:author="Alexander Morgan" w:date="2020-04-28T20:57:00Z">
                    <w:rPr>
                      <w:b w:val="0"/>
                      <w:bCs w:val="0"/>
                      <w:sz w:val="20"/>
                      <w:szCs w:val="20"/>
                      <w:vertAlign w:val="subscript"/>
                    </w:rPr>
                  </w:rPrChange>
                </w:rPr>
                <w:delText>3</w:delText>
              </w:r>
            </w:del>
          </w:p>
        </w:tc>
        <w:tc>
          <w:tcPr>
            <w:tcW w:w="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A52CC98" w14:textId="76A55B30" w:rsidR="00E110F9" w:rsidRPr="00E110F9" w:rsidDel="000E3EC9" w:rsidRDefault="00E110F9" w:rsidP="000E3EC9">
            <w:pPr>
              <w:pStyle w:val="NoSpacing"/>
              <w:jc w:val="both"/>
              <w:cnfStyle w:val="100000000000" w:firstRow="1" w:lastRow="0" w:firstColumn="0" w:lastColumn="0" w:oddVBand="0" w:evenVBand="0" w:oddHBand="0" w:evenHBand="0" w:firstRowFirstColumn="0" w:firstRowLastColumn="0" w:lastRowFirstColumn="0" w:lastRowLastColumn="0"/>
              <w:rPr>
                <w:del w:id="964" w:author="Alexander Morgan" w:date="2020-04-28T21:16:00Z"/>
                <w:rFonts w:eastAsiaTheme="minorEastAsia"/>
                <w:b w:val="0"/>
                <w:bCs w:val="0"/>
                <w:sz w:val="20"/>
                <w:szCs w:val="20"/>
                <w:rPrChange w:id="965" w:author="Alexander Morgan" w:date="2020-04-28T20:57:00Z">
                  <w:rPr>
                    <w:del w:id="966" w:author="Alexander Morgan" w:date="2020-04-28T21:16:00Z"/>
                    <w:rFonts w:eastAsiaTheme="minorEastAsia"/>
                    <w:b w:val="0"/>
                    <w:bCs w:val="0"/>
                    <w:sz w:val="20"/>
                    <w:szCs w:val="20"/>
                  </w:rPr>
                </w:rPrChange>
              </w:rPr>
              <w:pPrChange w:id="967" w:author="Alexander Morgan" w:date="2020-04-28T21:16:00Z">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pPr>
              </w:pPrChange>
            </w:pPr>
            <w:del w:id="968" w:author="Alexander Morgan" w:date="2020-04-28T21:16:00Z">
              <w:r w:rsidRPr="00E110F9" w:rsidDel="000E3EC9">
                <w:rPr>
                  <w:b w:val="0"/>
                  <w:bCs w:val="0"/>
                  <w:sz w:val="20"/>
                  <w:szCs w:val="20"/>
                  <w:lang w:val="el-GR"/>
                  <w:rPrChange w:id="969" w:author="Alexander Morgan" w:date="2020-04-28T20:57:00Z">
                    <w:rPr>
                      <w:b w:val="0"/>
                      <w:bCs w:val="0"/>
                      <w:sz w:val="20"/>
                      <w:szCs w:val="20"/>
                      <w:lang w:val="el-GR"/>
                    </w:rPr>
                  </w:rPrChange>
                </w:rPr>
                <w:delText>β</w:delText>
              </w:r>
              <w:r w:rsidRPr="00E110F9" w:rsidDel="000E3EC9">
                <w:rPr>
                  <w:b w:val="0"/>
                  <w:bCs w:val="0"/>
                  <w:sz w:val="20"/>
                  <w:szCs w:val="20"/>
                  <w:vertAlign w:val="subscript"/>
                  <w:rPrChange w:id="970" w:author="Alexander Morgan" w:date="2020-04-28T20:57:00Z">
                    <w:rPr>
                      <w:b w:val="0"/>
                      <w:bCs w:val="0"/>
                      <w:sz w:val="20"/>
                      <w:szCs w:val="20"/>
                      <w:vertAlign w:val="subscript"/>
                    </w:rPr>
                  </w:rPrChange>
                </w:rPr>
                <w:delText>4</w:delText>
              </w:r>
            </w:del>
          </w:p>
        </w:tc>
      </w:tr>
      <w:tr w:rsidR="000674DE" w:rsidRPr="00E110F9" w:rsidDel="000E3EC9" w14:paraId="658A6A78" w14:textId="49B04DEF" w:rsidTr="00E110F9">
        <w:tblPrEx>
          <w:tblW w:w="6703" w:type="dxa"/>
          <w:tblLayout w:type="fixed"/>
          <w:tblPrExChange w:id="971" w:author="Alexander Morgan" w:date="2020-04-28T20:57:00Z">
            <w:tblPrEx>
              <w:tblW w:w="5339" w:type="dxa"/>
              <w:tblLayout w:type="fixed"/>
            </w:tblPrEx>
          </w:tblPrExChange>
        </w:tblPrEx>
        <w:trPr>
          <w:cnfStyle w:val="000000100000" w:firstRow="0" w:lastRow="0" w:firstColumn="0" w:lastColumn="0" w:oddVBand="0" w:evenVBand="0" w:oddHBand="1" w:evenHBand="0" w:firstRowFirstColumn="0" w:firstRowLastColumn="0" w:lastRowFirstColumn="0" w:lastRowLastColumn="0"/>
          <w:trHeight w:val="254"/>
          <w:del w:id="972" w:author="Alexander Morgan" w:date="2020-04-28T21:16:00Z"/>
          <w:trPrChange w:id="973" w:author="Alexander Morgan" w:date="2020-04-28T20:57:00Z">
            <w:trPr>
              <w:gridAfter w:val="0"/>
              <w:trHeight w:val="254"/>
            </w:trPr>
          </w:trPrChange>
        </w:trPr>
        <w:tc>
          <w:tcPr>
            <w:cnfStyle w:val="001000000000" w:firstRow="0" w:lastRow="0" w:firstColumn="1" w:lastColumn="0" w:oddVBand="0" w:evenVBand="0" w:oddHBand="0" w:evenHBand="0" w:firstRowFirstColumn="0" w:firstRowLastColumn="0" w:lastRowFirstColumn="0" w:lastRowLastColumn="0"/>
            <w:tcW w:w="9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Change w:id="974" w:author="Alexander Morgan" w:date="2020-04-28T20:57:00Z">
              <w:tcPr>
                <w:tcW w:w="1129"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tcPrChange>
          </w:tcPr>
          <w:p w14:paraId="2AB3BD1D" w14:textId="7D4928A6" w:rsidR="000674DE" w:rsidRPr="00E110F9" w:rsidDel="000E3EC9" w:rsidRDefault="000674DE" w:rsidP="000E3EC9">
            <w:pPr>
              <w:pStyle w:val="NoSpacing"/>
              <w:jc w:val="both"/>
              <w:cnfStyle w:val="001000100000" w:firstRow="0" w:lastRow="0" w:firstColumn="1" w:lastColumn="0" w:oddVBand="0" w:evenVBand="0" w:oddHBand="1" w:evenHBand="0" w:firstRowFirstColumn="0" w:firstRowLastColumn="0" w:lastRowFirstColumn="0" w:lastRowLastColumn="0"/>
              <w:rPr>
                <w:del w:id="975" w:author="Alexander Morgan" w:date="2020-04-28T21:16:00Z"/>
                <w:rFonts w:eastAsiaTheme="minorEastAsia"/>
                <w:color w:val="FFFFFF" w:themeColor="background1"/>
                <w:sz w:val="20"/>
                <w:szCs w:val="20"/>
                <w:rPrChange w:id="976" w:author="Alexander Morgan" w:date="2020-04-28T20:57:00Z">
                  <w:rPr>
                    <w:del w:id="977" w:author="Alexander Morgan" w:date="2020-04-28T21:16:00Z"/>
                    <w:rFonts w:eastAsiaTheme="minorEastAsia"/>
                    <w:color w:val="FFFFFF" w:themeColor="background1"/>
                    <w:sz w:val="20"/>
                    <w:szCs w:val="20"/>
                  </w:rPr>
                </w:rPrChange>
              </w:rPr>
              <w:pPrChange w:id="978" w:author="Alexander Morgan" w:date="2020-04-28T21:16:00Z">
                <w:pPr>
                  <w:pStyle w:val="NoSpacing"/>
                  <w:spacing w:line="276" w:lineRule="auto"/>
                  <w:cnfStyle w:val="001000100000" w:firstRow="0" w:lastRow="0" w:firstColumn="1" w:lastColumn="0" w:oddVBand="0" w:evenVBand="0" w:oddHBand="1" w:evenHBand="0" w:firstRowFirstColumn="0" w:firstRowLastColumn="0" w:lastRowFirstColumn="0" w:lastRowLastColumn="0"/>
                </w:pPr>
              </w:pPrChange>
            </w:pPr>
            <w:del w:id="979" w:author="Alexander Morgan" w:date="2020-04-28T21:16:00Z">
              <w:r w:rsidRPr="00E110F9" w:rsidDel="000E3EC9">
                <w:rPr>
                  <w:color w:val="FFFFFF" w:themeColor="background1"/>
                  <w:sz w:val="20"/>
                  <w:szCs w:val="20"/>
                  <w:rPrChange w:id="980" w:author="Alexander Morgan" w:date="2020-04-28T20:57:00Z">
                    <w:rPr>
                      <w:color w:val="FFFFFF" w:themeColor="background1"/>
                      <w:sz w:val="20"/>
                      <w:szCs w:val="20"/>
                    </w:rPr>
                  </w:rPrChange>
                </w:rPr>
                <w:delText>Phase 1</w:delText>
              </w:r>
            </w:del>
          </w:p>
        </w:tc>
        <w:tc>
          <w:tcPr>
            <w:tcW w:w="3106" w:type="dxa"/>
            <w:tcBorders>
              <w:top w:val="single" w:sz="4" w:space="0" w:color="FFFFFF" w:themeColor="background1"/>
            </w:tcBorders>
            <w:tcPrChange w:id="981" w:author="Alexander Morgan" w:date="2020-04-28T20:57:00Z">
              <w:tcPr>
                <w:tcW w:w="1586" w:type="dxa"/>
                <w:tcBorders>
                  <w:top w:val="single" w:sz="4" w:space="0" w:color="FFFFFF" w:themeColor="background1"/>
                </w:tcBorders>
              </w:tcPr>
            </w:tcPrChange>
          </w:tcPr>
          <w:p w14:paraId="4C6ACD4A" w14:textId="070E05BB" w:rsidR="000674DE" w:rsidRPr="00E110F9" w:rsidDel="000E3EC9" w:rsidRDefault="000674DE" w:rsidP="000E3EC9">
            <w:pPr>
              <w:pStyle w:val="NoSpacing"/>
              <w:jc w:val="both"/>
              <w:cnfStyle w:val="000000100000" w:firstRow="0" w:lastRow="0" w:firstColumn="0" w:lastColumn="0" w:oddVBand="0" w:evenVBand="0" w:oddHBand="1" w:evenHBand="0" w:firstRowFirstColumn="0" w:firstRowLastColumn="0" w:lastRowFirstColumn="0" w:lastRowLastColumn="0"/>
              <w:rPr>
                <w:del w:id="982" w:author="Alexander Morgan" w:date="2020-04-28T21:16:00Z"/>
                <w:sz w:val="20"/>
                <w:szCs w:val="20"/>
                <w:rPrChange w:id="983" w:author="Alexander Morgan" w:date="2020-04-28T20:57:00Z">
                  <w:rPr>
                    <w:del w:id="984" w:author="Alexander Morgan" w:date="2020-04-28T21:16:00Z"/>
                    <w:rFonts w:eastAsiaTheme="minorEastAsia" w:cstheme="minorHAnsi"/>
                    <w:sz w:val="18"/>
                    <w:szCs w:val="18"/>
                  </w:rPr>
                </w:rPrChange>
              </w:rPr>
              <w:pPrChange w:id="985" w:author="Alexander Morgan" w:date="2020-04-28T21:16:00Z">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pPr>
              </w:pPrChange>
            </w:pPr>
            <w:del w:id="986" w:author="Alexander Morgan" w:date="2020-04-28T21:16:00Z">
              <w:r w:rsidRPr="00E110F9" w:rsidDel="000E3EC9">
                <w:rPr>
                  <w:sz w:val="20"/>
                  <w:szCs w:val="20"/>
                  <w:rPrChange w:id="987" w:author="Alexander Morgan" w:date="2020-04-28T20:57:00Z">
                    <w:rPr>
                      <w:rFonts w:eastAsiaTheme="minorEastAsia" w:cstheme="minorHAnsi"/>
                      <w:sz w:val="18"/>
                      <w:szCs w:val="18"/>
                    </w:rPr>
                  </w:rPrChange>
                </w:rPr>
                <w:delText>Up till R(t+7) = 0.06</w:delText>
              </w:r>
            </w:del>
          </w:p>
        </w:tc>
        <w:tc>
          <w:tcPr>
            <w:tcW w:w="656" w:type="dxa"/>
            <w:tcBorders>
              <w:top w:val="single" w:sz="4" w:space="0" w:color="FFFFFF" w:themeColor="background1"/>
            </w:tcBorders>
            <w:vAlign w:val="center"/>
            <w:tcPrChange w:id="988" w:author="Alexander Morgan" w:date="2020-04-28T20:57:00Z">
              <w:tcPr>
                <w:tcW w:w="656" w:type="dxa"/>
                <w:tcBorders>
                  <w:top w:val="single" w:sz="4" w:space="0" w:color="FFFFFF" w:themeColor="background1"/>
                </w:tcBorders>
                <w:vAlign w:val="center"/>
              </w:tcPr>
            </w:tcPrChange>
          </w:tcPr>
          <w:p w14:paraId="38525BDC" w14:textId="21A6801D" w:rsidR="000674DE" w:rsidRPr="00E110F9" w:rsidDel="000E3EC9" w:rsidRDefault="000674DE" w:rsidP="000E3EC9">
            <w:pPr>
              <w:pStyle w:val="NoSpacing"/>
              <w:jc w:val="both"/>
              <w:cnfStyle w:val="000000100000" w:firstRow="0" w:lastRow="0" w:firstColumn="0" w:lastColumn="0" w:oddVBand="0" w:evenVBand="0" w:oddHBand="1" w:evenHBand="0" w:firstRowFirstColumn="0" w:firstRowLastColumn="0" w:lastRowFirstColumn="0" w:lastRowLastColumn="0"/>
              <w:rPr>
                <w:del w:id="989" w:author="Alexander Morgan" w:date="2020-04-28T21:16:00Z"/>
                <w:sz w:val="20"/>
                <w:szCs w:val="20"/>
                <w:rPrChange w:id="990" w:author="Alexander Morgan" w:date="2020-04-28T20:57:00Z">
                  <w:rPr>
                    <w:del w:id="991" w:author="Alexander Morgan" w:date="2020-04-28T21:16:00Z"/>
                    <w:rFonts w:cstheme="minorHAnsi"/>
                    <w:sz w:val="18"/>
                    <w:szCs w:val="18"/>
                  </w:rPr>
                </w:rPrChange>
              </w:rPr>
              <w:pPrChange w:id="992" w:author="Alexander Morgan" w:date="2020-04-28T21:16:00Z">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pPr>
              </w:pPrChange>
            </w:pPr>
            <w:del w:id="993" w:author="Alexander Morgan" w:date="2020-04-28T21:16:00Z">
              <w:r w:rsidRPr="00E110F9" w:rsidDel="000E3EC9">
                <w:rPr>
                  <w:sz w:val="20"/>
                  <w:szCs w:val="20"/>
                  <w:rPrChange w:id="994" w:author="Alexander Morgan" w:date="2020-04-28T20:57:00Z">
                    <w:rPr>
                      <w:rFonts w:cstheme="minorHAnsi"/>
                      <w:sz w:val="18"/>
                      <w:szCs w:val="18"/>
                    </w:rPr>
                  </w:rPrChange>
                </w:rPr>
                <w:delText>1.7</w:delText>
              </w:r>
            </w:del>
          </w:p>
        </w:tc>
        <w:tc>
          <w:tcPr>
            <w:tcW w:w="656" w:type="dxa"/>
            <w:tcBorders>
              <w:top w:val="single" w:sz="4" w:space="0" w:color="FFFFFF" w:themeColor="background1"/>
            </w:tcBorders>
            <w:vAlign w:val="center"/>
            <w:tcPrChange w:id="995" w:author="Alexander Morgan" w:date="2020-04-28T20:57:00Z">
              <w:tcPr>
                <w:tcW w:w="656" w:type="dxa"/>
                <w:tcBorders>
                  <w:top w:val="single" w:sz="4" w:space="0" w:color="FFFFFF" w:themeColor="background1"/>
                </w:tcBorders>
                <w:vAlign w:val="center"/>
              </w:tcPr>
            </w:tcPrChange>
          </w:tcPr>
          <w:p w14:paraId="4A9AE7CE" w14:textId="53437E1A" w:rsidR="000674DE" w:rsidRPr="00E110F9" w:rsidDel="000E3EC9" w:rsidRDefault="000674DE" w:rsidP="000E3EC9">
            <w:pPr>
              <w:pStyle w:val="NoSpacing"/>
              <w:jc w:val="both"/>
              <w:cnfStyle w:val="000000100000" w:firstRow="0" w:lastRow="0" w:firstColumn="0" w:lastColumn="0" w:oddVBand="0" w:evenVBand="0" w:oddHBand="1" w:evenHBand="0" w:firstRowFirstColumn="0" w:firstRowLastColumn="0" w:lastRowFirstColumn="0" w:lastRowLastColumn="0"/>
              <w:rPr>
                <w:del w:id="996" w:author="Alexander Morgan" w:date="2020-04-28T21:16:00Z"/>
                <w:sz w:val="20"/>
                <w:szCs w:val="20"/>
                <w:rPrChange w:id="997" w:author="Alexander Morgan" w:date="2020-04-28T20:57:00Z">
                  <w:rPr>
                    <w:del w:id="998" w:author="Alexander Morgan" w:date="2020-04-28T21:16:00Z"/>
                    <w:rFonts w:cstheme="minorHAnsi"/>
                    <w:sz w:val="18"/>
                    <w:szCs w:val="18"/>
                  </w:rPr>
                </w:rPrChange>
              </w:rPr>
              <w:pPrChange w:id="999" w:author="Alexander Morgan" w:date="2020-04-28T21:16:00Z">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pPr>
              </w:pPrChange>
            </w:pPr>
            <w:del w:id="1000" w:author="Alexander Morgan" w:date="2020-04-28T21:16:00Z">
              <w:r w:rsidRPr="00E110F9" w:rsidDel="000E3EC9">
                <w:rPr>
                  <w:sz w:val="20"/>
                  <w:szCs w:val="20"/>
                  <w:rPrChange w:id="1001" w:author="Alexander Morgan" w:date="2020-04-28T20:57:00Z">
                    <w:rPr>
                      <w:rFonts w:cstheme="minorHAnsi"/>
                      <w:sz w:val="18"/>
                      <w:szCs w:val="18"/>
                    </w:rPr>
                  </w:rPrChange>
                </w:rPr>
                <w:delText>1.7</w:delText>
              </w:r>
            </w:del>
          </w:p>
        </w:tc>
        <w:tc>
          <w:tcPr>
            <w:tcW w:w="656" w:type="dxa"/>
            <w:tcBorders>
              <w:top w:val="single" w:sz="4" w:space="0" w:color="FFFFFF" w:themeColor="background1"/>
            </w:tcBorders>
            <w:vAlign w:val="center"/>
            <w:tcPrChange w:id="1002" w:author="Alexander Morgan" w:date="2020-04-28T20:57:00Z">
              <w:tcPr>
                <w:tcW w:w="656" w:type="dxa"/>
                <w:gridSpan w:val="2"/>
                <w:tcBorders>
                  <w:top w:val="single" w:sz="4" w:space="0" w:color="FFFFFF" w:themeColor="background1"/>
                </w:tcBorders>
                <w:vAlign w:val="center"/>
              </w:tcPr>
            </w:tcPrChange>
          </w:tcPr>
          <w:p w14:paraId="33BB9E5B" w14:textId="23B04601" w:rsidR="000674DE" w:rsidRPr="00E110F9" w:rsidDel="000E3EC9" w:rsidRDefault="000674DE" w:rsidP="000E3EC9">
            <w:pPr>
              <w:pStyle w:val="NoSpacing"/>
              <w:jc w:val="both"/>
              <w:cnfStyle w:val="000000100000" w:firstRow="0" w:lastRow="0" w:firstColumn="0" w:lastColumn="0" w:oddVBand="0" w:evenVBand="0" w:oddHBand="1" w:evenHBand="0" w:firstRowFirstColumn="0" w:firstRowLastColumn="0" w:lastRowFirstColumn="0" w:lastRowLastColumn="0"/>
              <w:rPr>
                <w:del w:id="1003" w:author="Alexander Morgan" w:date="2020-04-28T21:16:00Z"/>
                <w:sz w:val="20"/>
                <w:szCs w:val="20"/>
                <w:rPrChange w:id="1004" w:author="Alexander Morgan" w:date="2020-04-28T20:57:00Z">
                  <w:rPr>
                    <w:del w:id="1005" w:author="Alexander Morgan" w:date="2020-04-28T21:16:00Z"/>
                    <w:rFonts w:cstheme="minorHAnsi"/>
                    <w:sz w:val="18"/>
                    <w:szCs w:val="18"/>
                  </w:rPr>
                </w:rPrChange>
              </w:rPr>
              <w:pPrChange w:id="1006" w:author="Alexander Morgan" w:date="2020-04-28T21:16:00Z">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pPr>
              </w:pPrChange>
            </w:pPr>
            <w:del w:id="1007" w:author="Alexander Morgan" w:date="2020-04-28T21:16:00Z">
              <w:r w:rsidRPr="00E110F9" w:rsidDel="000E3EC9">
                <w:rPr>
                  <w:sz w:val="20"/>
                  <w:szCs w:val="20"/>
                  <w:rPrChange w:id="1008" w:author="Alexander Morgan" w:date="2020-04-28T20:57:00Z">
                    <w:rPr>
                      <w:rFonts w:cstheme="minorHAnsi"/>
                      <w:sz w:val="18"/>
                      <w:szCs w:val="18"/>
                    </w:rPr>
                  </w:rPrChange>
                </w:rPr>
                <w:delText>1.7</w:delText>
              </w:r>
            </w:del>
          </w:p>
        </w:tc>
        <w:tc>
          <w:tcPr>
            <w:tcW w:w="656" w:type="dxa"/>
            <w:tcBorders>
              <w:top w:val="single" w:sz="4" w:space="0" w:color="FFFFFF" w:themeColor="background1"/>
            </w:tcBorders>
            <w:vAlign w:val="center"/>
            <w:tcPrChange w:id="1009" w:author="Alexander Morgan" w:date="2020-04-28T20:57:00Z">
              <w:tcPr>
                <w:tcW w:w="656" w:type="dxa"/>
                <w:gridSpan w:val="2"/>
                <w:tcBorders>
                  <w:top w:val="single" w:sz="4" w:space="0" w:color="FFFFFF" w:themeColor="background1"/>
                </w:tcBorders>
                <w:vAlign w:val="center"/>
              </w:tcPr>
            </w:tcPrChange>
          </w:tcPr>
          <w:p w14:paraId="3FB6DEB4" w14:textId="3A50D2B5" w:rsidR="000674DE" w:rsidRPr="00E110F9" w:rsidDel="000E3EC9" w:rsidRDefault="000674DE" w:rsidP="000E3EC9">
            <w:pPr>
              <w:pStyle w:val="NoSpacing"/>
              <w:jc w:val="both"/>
              <w:cnfStyle w:val="000000100000" w:firstRow="0" w:lastRow="0" w:firstColumn="0" w:lastColumn="0" w:oddVBand="0" w:evenVBand="0" w:oddHBand="1" w:evenHBand="0" w:firstRowFirstColumn="0" w:firstRowLastColumn="0" w:lastRowFirstColumn="0" w:lastRowLastColumn="0"/>
              <w:rPr>
                <w:del w:id="1010" w:author="Alexander Morgan" w:date="2020-04-28T21:16:00Z"/>
                <w:sz w:val="20"/>
                <w:szCs w:val="20"/>
                <w:rPrChange w:id="1011" w:author="Alexander Morgan" w:date="2020-04-28T20:57:00Z">
                  <w:rPr>
                    <w:del w:id="1012" w:author="Alexander Morgan" w:date="2020-04-28T21:16:00Z"/>
                    <w:rFonts w:cstheme="minorHAnsi"/>
                    <w:sz w:val="18"/>
                    <w:szCs w:val="18"/>
                  </w:rPr>
                </w:rPrChange>
              </w:rPr>
              <w:pPrChange w:id="1013" w:author="Alexander Morgan" w:date="2020-04-28T21:16:00Z">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pPr>
              </w:pPrChange>
            </w:pPr>
            <w:del w:id="1014" w:author="Alexander Morgan" w:date="2020-04-28T21:16:00Z">
              <w:r w:rsidRPr="00E110F9" w:rsidDel="000E3EC9">
                <w:rPr>
                  <w:sz w:val="20"/>
                  <w:szCs w:val="20"/>
                  <w:rPrChange w:id="1015" w:author="Alexander Morgan" w:date="2020-04-28T20:57:00Z">
                    <w:rPr>
                      <w:rFonts w:cstheme="minorHAnsi"/>
                      <w:sz w:val="18"/>
                      <w:szCs w:val="18"/>
                    </w:rPr>
                  </w:rPrChange>
                </w:rPr>
                <w:delText>1.7</w:delText>
              </w:r>
            </w:del>
          </w:p>
        </w:tc>
      </w:tr>
      <w:tr w:rsidR="000674DE" w:rsidRPr="00E110F9" w:rsidDel="000E3EC9" w14:paraId="37282244" w14:textId="4DDE3BEE" w:rsidTr="00E110F9">
        <w:tblPrEx>
          <w:tblW w:w="6703" w:type="dxa"/>
          <w:tblLayout w:type="fixed"/>
          <w:tblPrExChange w:id="1016" w:author="Alexander Morgan" w:date="2020-04-28T20:57:00Z">
            <w:tblPrEx>
              <w:tblW w:w="5339" w:type="dxa"/>
              <w:tblLayout w:type="fixed"/>
            </w:tblPrEx>
          </w:tblPrExChange>
        </w:tblPrEx>
        <w:trPr>
          <w:trHeight w:val="70"/>
          <w:del w:id="1017" w:author="Alexander Morgan" w:date="2020-04-28T21:16:00Z"/>
          <w:trPrChange w:id="1018" w:author="Alexander Morgan" w:date="2020-04-28T20:57:00Z">
            <w:trPr>
              <w:gridAfter w:val="0"/>
              <w:trHeight w:val="70"/>
            </w:trPr>
          </w:trPrChange>
        </w:trPr>
        <w:tc>
          <w:tcPr>
            <w:cnfStyle w:val="001000000000" w:firstRow="0" w:lastRow="0" w:firstColumn="1" w:lastColumn="0" w:oddVBand="0" w:evenVBand="0" w:oddHBand="0" w:evenHBand="0" w:firstRowFirstColumn="0" w:firstRowLastColumn="0" w:lastRowFirstColumn="0" w:lastRowLastColumn="0"/>
            <w:tcW w:w="9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Change w:id="1019" w:author="Alexander Morgan" w:date="2020-04-28T20:57:00Z">
              <w:tcPr>
                <w:tcW w:w="1129"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tcPrChange>
          </w:tcPr>
          <w:p w14:paraId="0A235796" w14:textId="2B7DEC21" w:rsidR="000674DE" w:rsidRPr="00E110F9" w:rsidDel="000E3EC9" w:rsidRDefault="000674DE" w:rsidP="000E3EC9">
            <w:pPr>
              <w:pStyle w:val="NoSpacing"/>
              <w:jc w:val="both"/>
              <w:rPr>
                <w:del w:id="1020" w:author="Alexander Morgan" w:date="2020-04-28T21:16:00Z"/>
                <w:rFonts w:eastAsiaTheme="minorEastAsia"/>
                <w:color w:val="FFFFFF" w:themeColor="background1"/>
                <w:sz w:val="20"/>
                <w:szCs w:val="20"/>
                <w:rPrChange w:id="1021" w:author="Alexander Morgan" w:date="2020-04-28T20:57:00Z">
                  <w:rPr>
                    <w:del w:id="1022" w:author="Alexander Morgan" w:date="2020-04-28T21:16:00Z"/>
                    <w:rFonts w:eastAsiaTheme="minorEastAsia"/>
                    <w:color w:val="FFFFFF" w:themeColor="background1"/>
                    <w:sz w:val="20"/>
                    <w:szCs w:val="20"/>
                  </w:rPr>
                </w:rPrChange>
              </w:rPr>
              <w:pPrChange w:id="1023" w:author="Alexander Morgan" w:date="2020-04-28T21:16:00Z">
                <w:pPr>
                  <w:pStyle w:val="NoSpacing"/>
                  <w:spacing w:line="276" w:lineRule="auto"/>
                </w:pPr>
              </w:pPrChange>
            </w:pPr>
            <w:del w:id="1024" w:author="Alexander Morgan" w:date="2020-04-28T21:16:00Z">
              <w:r w:rsidRPr="00E110F9" w:rsidDel="000E3EC9">
                <w:rPr>
                  <w:color w:val="FFFFFF" w:themeColor="background1"/>
                  <w:sz w:val="20"/>
                  <w:szCs w:val="20"/>
                  <w:rPrChange w:id="1025" w:author="Alexander Morgan" w:date="2020-04-28T20:57:00Z">
                    <w:rPr>
                      <w:color w:val="FFFFFF" w:themeColor="background1"/>
                      <w:sz w:val="20"/>
                      <w:szCs w:val="20"/>
                    </w:rPr>
                  </w:rPrChange>
                </w:rPr>
                <w:delText>Phase 2</w:delText>
              </w:r>
            </w:del>
          </w:p>
        </w:tc>
        <w:tc>
          <w:tcPr>
            <w:tcW w:w="3106" w:type="dxa"/>
            <w:tcPrChange w:id="1026" w:author="Alexander Morgan" w:date="2020-04-28T20:57:00Z">
              <w:tcPr>
                <w:tcW w:w="1586" w:type="dxa"/>
              </w:tcPr>
            </w:tcPrChange>
          </w:tcPr>
          <w:p w14:paraId="08E3CEBE" w14:textId="4621BEB7" w:rsidR="000674DE" w:rsidRPr="00E110F9" w:rsidDel="000E3EC9" w:rsidRDefault="000674DE" w:rsidP="000E3EC9">
            <w:pPr>
              <w:pStyle w:val="NoSpacing"/>
              <w:jc w:val="both"/>
              <w:cnfStyle w:val="000000000000" w:firstRow="0" w:lastRow="0" w:firstColumn="0" w:lastColumn="0" w:oddVBand="0" w:evenVBand="0" w:oddHBand="0" w:evenHBand="0" w:firstRowFirstColumn="0" w:firstRowLastColumn="0" w:lastRowFirstColumn="0" w:lastRowLastColumn="0"/>
              <w:rPr>
                <w:del w:id="1027" w:author="Alexander Morgan" w:date="2020-04-28T21:16:00Z"/>
                <w:sz w:val="20"/>
                <w:szCs w:val="20"/>
                <w:rPrChange w:id="1028" w:author="Alexander Morgan" w:date="2020-04-28T20:57:00Z">
                  <w:rPr>
                    <w:del w:id="1029" w:author="Alexander Morgan" w:date="2020-04-28T21:16:00Z"/>
                    <w:rFonts w:cstheme="minorHAnsi"/>
                    <w:color w:val="222222"/>
                    <w:sz w:val="18"/>
                    <w:szCs w:val="18"/>
                    <w:shd w:val="clear" w:color="auto" w:fill="FFFFFF"/>
                  </w:rPr>
                </w:rPrChange>
              </w:rPr>
              <w:pPrChange w:id="1030" w:author="Alexander Morgan" w:date="2020-04-28T21:16:00Z">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pPr>
              </w:pPrChange>
            </w:pPr>
            <w:del w:id="1031" w:author="Alexander Morgan" w:date="2020-04-28T21:16:00Z">
              <w:r w:rsidRPr="00E110F9" w:rsidDel="000E3EC9">
                <w:rPr>
                  <w:sz w:val="20"/>
                  <w:szCs w:val="20"/>
                  <w:rPrChange w:id="1032" w:author="Alexander Morgan" w:date="2020-04-28T20:57:00Z">
                    <w:rPr>
                      <w:rFonts w:cstheme="minorHAnsi"/>
                      <w:color w:val="222222"/>
                      <w:sz w:val="18"/>
                      <w:szCs w:val="18"/>
                      <w:shd w:val="clear" w:color="auto" w:fill="FFFFFF"/>
                    </w:rPr>
                  </w:rPrChange>
                </w:rPr>
                <w:delText xml:space="preserve">6 Weeks </w:delText>
              </w:r>
            </w:del>
          </w:p>
        </w:tc>
        <w:tc>
          <w:tcPr>
            <w:tcW w:w="656" w:type="dxa"/>
            <w:vAlign w:val="center"/>
            <w:tcPrChange w:id="1033" w:author="Alexander Morgan" w:date="2020-04-28T20:57:00Z">
              <w:tcPr>
                <w:tcW w:w="656" w:type="dxa"/>
                <w:vAlign w:val="center"/>
              </w:tcPr>
            </w:tcPrChange>
          </w:tcPr>
          <w:p w14:paraId="267EF9CF" w14:textId="2C1CB768" w:rsidR="000674DE" w:rsidRPr="00E110F9" w:rsidDel="000E3EC9" w:rsidRDefault="000674DE" w:rsidP="000E3EC9">
            <w:pPr>
              <w:pStyle w:val="NoSpacing"/>
              <w:jc w:val="both"/>
              <w:cnfStyle w:val="000000000000" w:firstRow="0" w:lastRow="0" w:firstColumn="0" w:lastColumn="0" w:oddVBand="0" w:evenVBand="0" w:oddHBand="0" w:evenHBand="0" w:firstRowFirstColumn="0" w:firstRowLastColumn="0" w:lastRowFirstColumn="0" w:lastRowLastColumn="0"/>
              <w:rPr>
                <w:del w:id="1034" w:author="Alexander Morgan" w:date="2020-04-28T21:16:00Z"/>
                <w:sz w:val="20"/>
                <w:szCs w:val="20"/>
                <w:rPrChange w:id="1035" w:author="Alexander Morgan" w:date="2020-04-28T20:57:00Z">
                  <w:rPr>
                    <w:del w:id="1036" w:author="Alexander Morgan" w:date="2020-04-28T21:16:00Z"/>
                    <w:rFonts w:eastAsiaTheme="minorEastAsia" w:cstheme="minorHAnsi"/>
                    <w:sz w:val="18"/>
                    <w:szCs w:val="18"/>
                  </w:rPr>
                </w:rPrChange>
              </w:rPr>
              <w:pPrChange w:id="1037" w:author="Alexander Morgan" w:date="2020-04-28T21:16:00Z">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pPr>
              </w:pPrChange>
            </w:pPr>
            <w:del w:id="1038" w:author="Alexander Morgan" w:date="2020-04-28T21:16:00Z">
              <w:r w:rsidRPr="00E110F9" w:rsidDel="000E3EC9">
                <w:rPr>
                  <w:sz w:val="20"/>
                  <w:szCs w:val="20"/>
                  <w:rPrChange w:id="1039" w:author="Alexander Morgan" w:date="2020-04-28T20:57:00Z">
                    <w:rPr>
                      <w:rFonts w:eastAsiaTheme="minorEastAsia" w:cstheme="minorHAnsi"/>
                      <w:sz w:val="18"/>
                      <w:szCs w:val="18"/>
                    </w:rPr>
                  </w:rPrChange>
                </w:rPr>
                <w:delText>0.8</w:delText>
              </w:r>
            </w:del>
          </w:p>
        </w:tc>
        <w:tc>
          <w:tcPr>
            <w:tcW w:w="656" w:type="dxa"/>
            <w:vAlign w:val="center"/>
            <w:tcPrChange w:id="1040" w:author="Alexander Morgan" w:date="2020-04-28T20:57:00Z">
              <w:tcPr>
                <w:tcW w:w="656" w:type="dxa"/>
                <w:vAlign w:val="center"/>
              </w:tcPr>
            </w:tcPrChange>
          </w:tcPr>
          <w:p w14:paraId="7042492C" w14:textId="08D9671F" w:rsidR="000674DE" w:rsidRPr="00E110F9" w:rsidDel="000E3EC9" w:rsidRDefault="000674DE" w:rsidP="000E3EC9">
            <w:pPr>
              <w:pStyle w:val="NoSpacing"/>
              <w:jc w:val="both"/>
              <w:cnfStyle w:val="000000000000" w:firstRow="0" w:lastRow="0" w:firstColumn="0" w:lastColumn="0" w:oddVBand="0" w:evenVBand="0" w:oddHBand="0" w:evenHBand="0" w:firstRowFirstColumn="0" w:firstRowLastColumn="0" w:lastRowFirstColumn="0" w:lastRowLastColumn="0"/>
              <w:rPr>
                <w:del w:id="1041" w:author="Alexander Morgan" w:date="2020-04-28T21:16:00Z"/>
                <w:sz w:val="20"/>
                <w:szCs w:val="20"/>
                <w:rPrChange w:id="1042" w:author="Alexander Morgan" w:date="2020-04-28T20:57:00Z">
                  <w:rPr>
                    <w:del w:id="1043" w:author="Alexander Morgan" w:date="2020-04-28T21:16:00Z"/>
                    <w:rFonts w:cstheme="minorHAnsi"/>
                    <w:sz w:val="18"/>
                    <w:szCs w:val="18"/>
                  </w:rPr>
                </w:rPrChange>
              </w:rPr>
              <w:pPrChange w:id="1044" w:author="Alexander Morgan" w:date="2020-04-28T21:16:00Z">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pPr>
              </w:pPrChange>
            </w:pPr>
            <w:del w:id="1045" w:author="Alexander Morgan" w:date="2020-04-28T21:16:00Z">
              <w:r w:rsidRPr="00E110F9" w:rsidDel="000E3EC9">
                <w:rPr>
                  <w:sz w:val="20"/>
                  <w:szCs w:val="20"/>
                  <w:rPrChange w:id="1046" w:author="Alexander Morgan" w:date="2020-04-28T20:57:00Z">
                    <w:rPr>
                      <w:rFonts w:cstheme="minorHAnsi"/>
                      <w:sz w:val="18"/>
                      <w:szCs w:val="18"/>
                    </w:rPr>
                  </w:rPrChange>
                </w:rPr>
                <w:delText>0.9</w:delText>
              </w:r>
            </w:del>
          </w:p>
        </w:tc>
        <w:tc>
          <w:tcPr>
            <w:tcW w:w="656" w:type="dxa"/>
            <w:vAlign w:val="center"/>
            <w:tcPrChange w:id="1047" w:author="Alexander Morgan" w:date="2020-04-28T20:57:00Z">
              <w:tcPr>
                <w:tcW w:w="656" w:type="dxa"/>
                <w:gridSpan w:val="2"/>
                <w:vAlign w:val="center"/>
              </w:tcPr>
            </w:tcPrChange>
          </w:tcPr>
          <w:p w14:paraId="39FE080F" w14:textId="52064707" w:rsidR="000674DE" w:rsidRPr="00E110F9" w:rsidDel="000E3EC9" w:rsidRDefault="000674DE" w:rsidP="000E3EC9">
            <w:pPr>
              <w:pStyle w:val="NoSpacing"/>
              <w:jc w:val="both"/>
              <w:cnfStyle w:val="000000000000" w:firstRow="0" w:lastRow="0" w:firstColumn="0" w:lastColumn="0" w:oddVBand="0" w:evenVBand="0" w:oddHBand="0" w:evenHBand="0" w:firstRowFirstColumn="0" w:firstRowLastColumn="0" w:lastRowFirstColumn="0" w:lastRowLastColumn="0"/>
              <w:rPr>
                <w:del w:id="1048" w:author="Alexander Morgan" w:date="2020-04-28T21:16:00Z"/>
                <w:sz w:val="20"/>
                <w:szCs w:val="20"/>
                <w:rPrChange w:id="1049" w:author="Alexander Morgan" w:date="2020-04-28T20:57:00Z">
                  <w:rPr>
                    <w:del w:id="1050" w:author="Alexander Morgan" w:date="2020-04-28T21:16:00Z"/>
                    <w:rFonts w:cstheme="minorHAnsi"/>
                    <w:sz w:val="18"/>
                    <w:szCs w:val="18"/>
                  </w:rPr>
                </w:rPrChange>
              </w:rPr>
              <w:pPrChange w:id="1051" w:author="Alexander Morgan" w:date="2020-04-28T21:16:00Z">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pPr>
              </w:pPrChange>
            </w:pPr>
            <w:del w:id="1052" w:author="Alexander Morgan" w:date="2020-04-28T21:16:00Z">
              <w:r w:rsidRPr="00E110F9" w:rsidDel="000E3EC9">
                <w:rPr>
                  <w:sz w:val="20"/>
                  <w:szCs w:val="20"/>
                  <w:rPrChange w:id="1053" w:author="Alexander Morgan" w:date="2020-04-28T20:57:00Z">
                    <w:rPr>
                      <w:rFonts w:cstheme="minorHAnsi"/>
                      <w:sz w:val="18"/>
                      <w:szCs w:val="18"/>
                    </w:rPr>
                  </w:rPrChange>
                </w:rPr>
                <w:delText>0.9</w:delText>
              </w:r>
            </w:del>
          </w:p>
        </w:tc>
        <w:tc>
          <w:tcPr>
            <w:tcW w:w="656" w:type="dxa"/>
            <w:tcPrChange w:id="1054" w:author="Alexander Morgan" w:date="2020-04-28T20:57:00Z">
              <w:tcPr>
                <w:tcW w:w="656" w:type="dxa"/>
                <w:gridSpan w:val="2"/>
              </w:tcPr>
            </w:tcPrChange>
          </w:tcPr>
          <w:p w14:paraId="6187F0A7" w14:textId="0259E621" w:rsidR="000674DE" w:rsidRPr="00E110F9" w:rsidDel="000E3EC9" w:rsidRDefault="000674DE" w:rsidP="000E3EC9">
            <w:pPr>
              <w:pStyle w:val="NoSpacing"/>
              <w:jc w:val="both"/>
              <w:cnfStyle w:val="000000000000" w:firstRow="0" w:lastRow="0" w:firstColumn="0" w:lastColumn="0" w:oddVBand="0" w:evenVBand="0" w:oddHBand="0" w:evenHBand="0" w:firstRowFirstColumn="0" w:firstRowLastColumn="0" w:lastRowFirstColumn="0" w:lastRowLastColumn="0"/>
              <w:rPr>
                <w:del w:id="1055" w:author="Alexander Morgan" w:date="2020-04-28T21:16:00Z"/>
                <w:sz w:val="20"/>
                <w:szCs w:val="20"/>
                <w:rPrChange w:id="1056" w:author="Alexander Morgan" w:date="2020-04-28T20:57:00Z">
                  <w:rPr>
                    <w:del w:id="1057" w:author="Alexander Morgan" w:date="2020-04-28T21:16:00Z"/>
                    <w:rFonts w:cstheme="minorHAnsi"/>
                    <w:sz w:val="18"/>
                    <w:szCs w:val="18"/>
                  </w:rPr>
                </w:rPrChange>
              </w:rPr>
              <w:pPrChange w:id="1058" w:author="Alexander Morgan" w:date="2020-04-28T21:16:00Z">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pPr>
              </w:pPrChange>
            </w:pPr>
            <w:del w:id="1059" w:author="Alexander Morgan" w:date="2020-04-28T21:16:00Z">
              <w:r w:rsidRPr="00E110F9" w:rsidDel="000E3EC9">
                <w:rPr>
                  <w:sz w:val="20"/>
                  <w:szCs w:val="20"/>
                  <w:rPrChange w:id="1060" w:author="Alexander Morgan" w:date="2020-04-28T20:57:00Z">
                    <w:rPr>
                      <w:rFonts w:cstheme="minorHAnsi"/>
                      <w:sz w:val="18"/>
                      <w:szCs w:val="18"/>
                    </w:rPr>
                  </w:rPrChange>
                </w:rPr>
                <w:delText>0.8</w:delText>
              </w:r>
            </w:del>
          </w:p>
        </w:tc>
      </w:tr>
      <w:tr w:rsidR="000118B9" w:rsidRPr="00E110F9" w:rsidDel="000E3EC9" w14:paraId="63A3FE28" w14:textId="24C07C2E" w:rsidTr="00E110F9">
        <w:tblPrEx>
          <w:tblW w:w="6703" w:type="dxa"/>
          <w:tblLayout w:type="fixed"/>
          <w:tblPrExChange w:id="1061" w:author="Alexander Morgan" w:date="2020-04-28T20:57:00Z">
            <w:tblPrEx>
              <w:tblW w:w="5339" w:type="dxa"/>
              <w:tblLayout w:type="fixed"/>
            </w:tblPrEx>
          </w:tblPrExChange>
        </w:tblPrEx>
        <w:trPr>
          <w:cnfStyle w:val="000000100000" w:firstRow="0" w:lastRow="0" w:firstColumn="0" w:lastColumn="0" w:oddVBand="0" w:evenVBand="0" w:oddHBand="1" w:evenHBand="0" w:firstRowFirstColumn="0" w:firstRowLastColumn="0" w:lastRowFirstColumn="0" w:lastRowLastColumn="0"/>
          <w:trHeight w:val="254"/>
          <w:del w:id="1062" w:author="Alexander Morgan" w:date="2020-04-28T21:16:00Z"/>
          <w:trPrChange w:id="1063" w:author="Alexander Morgan" w:date="2020-04-28T20:57:00Z">
            <w:trPr>
              <w:gridAfter w:val="0"/>
              <w:trHeight w:val="254"/>
            </w:trPr>
          </w:trPrChange>
        </w:trPr>
        <w:tc>
          <w:tcPr>
            <w:cnfStyle w:val="001000000000" w:firstRow="0" w:lastRow="0" w:firstColumn="1" w:lastColumn="0" w:oddVBand="0" w:evenVBand="0" w:oddHBand="0" w:evenHBand="0" w:firstRowFirstColumn="0" w:firstRowLastColumn="0" w:lastRowFirstColumn="0" w:lastRowLastColumn="0"/>
            <w:tcW w:w="973"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000000" w:themeFill="text1"/>
            <w:vAlign w:val="center"/>
            <w:tcPrChange w:id="1064" w:author="Alexander Morgan" w:date="2020-04-28T20:57:00Z">
              <w:tcPr>
                <w:tcW w:w="1129" w:type="dxa"/>
                <w:gridSpan w:val="2"/>
                <w:vMerge w:val="restart"/>
                <w:tcBorders>
                  <w:top w:val="single" w:sz="4" w:space="0" w:color="FFFFFF" w:themeColor="background1"/>
                  <w:left w:val="single" w:sz="4" w:space="0" w:color="FFFFFF" w:themeColor="background1"/>
                  <w:right w:val="single" w:sz="4" w:space="0" w:color="FFFFFF" w:themeColor="background1"/>
                </w:tcBorders>
                <w:shd w:val="clear" w:color="auto" w:fill="000000" w:themeFill="text1"/>
                <w:vAlign w:val="center"/>
              </w:tcPr>
            </w:tcPrChange>
          </w:tcPr>
          <w:p w14:paraId="19B75E40" w14:textId="6B27A4F4" w:rsidR="000118B9" w:rsidRPr="00E110F9" w:rsidDel="000E3EC9" w:rsidRDefault="000118B9" w:rsidP="000E3EC9">
            <w:pPr>
              <w:pStyle w:val="NoSpacing"/>
              <w:jc w:val="both"/>
              <w:cnfStyle w:val="001000100000" w:firstRow="0" w:lastRow="0" w:firstColumn="1" w:lastColumn="0" w:oddVBand="0" w:evenVBand="0" w:oddHBand="1" w:evenHBand="0" w:firstRowFirstColumn="0" w:firstRowLastColumn="0" w:lastRowFirstColumn="0" w:lastRowLastColumn="0"/>
              <w:rPr>
                <w:del w:id="1065" w:author="Alexander Morgan" w:date="2020-04-28T21:16:00Z"/>
                <w:rFonts w:eastAsiaTheme="minorEastAsia"/>
                <w:b w:val="0"/>
                <w:bCs w:val="0"/>
                <w:color w:val="FFFFFF" w:themeColor="background1"/>
                <w:sz w:val="20"/>
                <w:szCs w:val="20"/>
                <w:rPrChange w:id="1066" w:author="Alexander Morgan" w:date="2020-04-28T20:57:00Z">
                  <w:rPr>
                    <w:del w:id="1067" w:author="Alexander Morgan" w:date="2020-04-28T21:16:00Z"/>
                    <w:rFonts w:eastAsiaTheme="minorEastAsia"/>
                    <w:b w:val="0"/>
                    <w:bCs w:val="0"/>
                    <w:color w:val="FFFFFF" w:themeColor="background1"/>
                    <w:sz w:val="20"/>
                    <w:szCs w:val="20"/>
                  </w:rPr>
                </w:rPrChange>
              </w:rPr>
              <w:pPrChange w:id="1068" w:author="Alexander Morgan" w:date="2020-04-28T21:16:00Z">
                <w:pPr>
                  <w:pStyle w:val="NoSpacing"/>
                  <w:pBdr>
                    <w:top w:val="single" w:sz="4" w:space="1" w:color="FFFFFF" w:themeColor="background1"/>
                    <w:left w:val="single" w:sz="4" w:space="4" w:color="FFFFFF" w:themeColor="background1"/>
                    <w:bottom w:val="single" w:sz="4" w:space="1" w:color="FFFFFF" w:themeColor="background1"/>
                    <w:right w:val="single" w:sz="4" w:space="4" w:color="FFFFFF" w:themeColor="background1"/>
                    <w:between w:val="single" w:sz="4" w:space="1" w:color="FFFFFF" w:themeColor="background1"/>
                    <w:bar w:val="single" w:sz="4" w:color="FFFFFF" w:themeColor="background1"/>
                  </w:pBdr>
                  <w:spacing w:line="276" w:lineRule="auto"/>
                  <w:cnfStyle w:val="001000100000" w:firstRow="0" w:lastRow="0" w:firstColumn="1" w:lastColumn="0" w:oddVBand="0" w:evenVBand="0" w:oddHBand="1" w:evenHBand="0" w:firstRowFirstColumn="0" w:firstRowLastColumn="0" w:lastRowFirstColumn="0" w:lastRowLastColumn="0"/>
                </w:pPr>
              </w:pPrChange>
            </w:pPr>
            <w:del w:id="1069" w:author="Alexander Morgan" w:date="2020-04-28T21:16:00Z">
              <w:r w:rsidRPr="00E110F9" w:rsidDel="000E3EC9">
                <w:rPr>
                  <w:color w:val="FFFFFF" w:themeColor="background1"/>
                  <w:sz w:val="20"/>
                  <w:szCs w:val="20"/>
                  <w:rPrChange w:id="1070" w:author="Alexander Morgan" w:date="2020-04-28T20:57:00Z">
                    <w:rPr>
                      <w:color w:val="FFFFFF" w:themeColor="background1"/>
                      <w:sz w:val="20"/>
                      <w:szCs w:val="20"/>
                    </w:rPr>
                  </w:rPrChange>
                </w:rPr>
                <w:delText>Phase 3</w:delText>
              </w:r>
            </w:del>
          </w:p>
          <w:p w14:paraId="2AA78508" w14:textId="174140FC" w:rsidR="000118B9" w:rsidRPr="00E110F9" w:rsidDel="000E3EC9" w:rsidRDefault="000118B9" w:rsidP="000E3EC9">
            <w:pPr>
              <w:pStyle w:val="NoSpacing"/>
              <w:jc w:val="both"/>
              <w:cnfStyle w:val="001000100000" w:firstRow="0" w:lastRow="0" w:firstColumn="1" w:lastColumn="0" w:oddVBand="0" w:evenVBand="0" w:oddHBand="1" w:evenHBand="0" w:firstRowFirstColumn="0" w:firstRowLastColumn="0" w:lastRowFirstColumn="0" w:lastRowLastColumn="0"/>
              <w:rPr>
                <w:del w:id="1071" w:author="Alexander Morgan" w:date="2020-04-28T21:16:00Z"/>
                <w:b w:val="0"/>
                <w:bCs w:val="0"/>
                <w:color w:val="FFFFFF" w:themeColor="background1"/>
                <w:sz w:val="20"/>
                <w:szCs w:val="20"/>
                <w:rPrChange w:id="1072" w:author="Alexander Morgan" w:date="2020-04-28T20:57:00Z">
                  <w:rPr>
                    <w:del w:id="1073" w:author="Alexander Morgan" w:date="2020-04-28T21:16:00Z"/>
                    <w:b w:val="0"/>
                    <w:bCs w:val="0"/>
                    <w:color w:val="FFFFFF" w:themeColor="background1"/>
                    <w:sz w:val="20"/>
                    <w:szCs w:val="20"/>
                  </w:rPr>
                </w:rPrChange>
              </w:rPr>
              <w:pPrChange w:id="1074" w:author="Alexander Morgan" w:date="2020-04-28T21:16:00Z">
                <w:pPr>
                  <w:pStyle w:val="NoSpacing"/>
                  <w:pBdr>
                    <w:top w:val="single" w:sz="4" w:space="1" w:color="FFFFFF" w:themeColor="background1"/>
                    <w:left w:val="single" w:sz="4" w:space="4" w:color="FFFFFF" w:themeColor="background1"/>
                    <w:bottom w:val="single" w:sz="4" w:space="1" w:color="FFFFFF" w:themeColor="background1"/>
                    <w:right w:val="single" w:sz="4" w:space="4" w:color="FFFFFF" w:themeColor="background1"/>
                    <w:between w:val="single" w:sz="4" w:space="1" w:color="FFFFFF" w:themeColor="background1"/>
                    <w:bar w:val="single" w:sz="4" w:color="FFFFFF" w:themeColor="background1"/>
                  </w:pBdr>
                  <w:spacing w:line="276" w:lineRule="auto"/>
                  <w:cnfStyle w:val="001000100000" w:firstRow="0" w:lastRow="0" w:firstColumn="1" w:lastColumn="0" w:oddVBand="0" w:evenVBand="0" w:oddHBand="1" w:evenHBand="0" w:firstRowFirstColumn="0" w:firstRowLastColumn="0" w:lastRowFirstColumn="0" w:lastRowLastColumn="0"/>
                </w:pPr>
              </w:pPrChange>
            </w:pPr>
            <w:del w:id="1075" w:author="Alexander Morgan" w:date="2020-04-28T21:16:00Z">
              <w:r w:rsidRPr="00E110F9" w:rsidDel="000E3EC9">
                <w:rPr>
                  <w:color w:val="FFFFFF" w:themeColor="background1"/>
                  <w:sz w:val="20"/>
                  <w:szCs w:val="20"/>
                  <w:rPrChange w:id="1076" w:author="Alexander Morgan" w:date="2020-04-28T20:57:00Z">
                    <w:rPr>
                      <w:color w:val="FFFFFF" w:themeColor="background1"/>
                      <w:sz w:val="20"/>
                      <w:szCs w:val="20"/>
                    </w:rPr>
                  </w:rPrChange>
                </w:rPr>
                <w:delText>Phase 4</w:delText>
              </w:r>
            </w:del>
          </w:p>
        </w:tc>
        <w:tc>
          <w:tcPr>
            <w:tcW w:w="3106" w:type="dxa"/>
            <w:tcPrChange w:id="1077" w:author="Alexander Morgan" w:date="2020-04-28T20:57:00Z">
              <w:tcPr>
                <w:tcW w:w="1586" w:type="dxa"/>
              </w:tcPr>
            </w:tcPrChange>
          </w:tcPr>
          <w:p w14:paraId="77A75E31" w14:textId="7C6019A5" w:rsidR="000118B9" w:rsidRPr="00E110F9" w:rsidDel="000E3EC9" w:rsidRDefault="000118B9" w:rsidP="000E3EC9">
            <w:pPr>
              <w:pStyle w:val="NoSpacing"/>
              <w:jc w:val="both"/>
              <w:cnfStyle w:val="000000100000" w:firstRow="0" w:lastRow="0" w:firstColumn="0" w:lastColumn="0" w:oddVBand="0" w:evenVBand="0" w:oddHBand="1" w:evenHBand="0" w:firstRowFirstColumn="0" w:firstRowLastColumn="0" w:lastRowFirstColumn="0" w:lastRowLastColumn="0"/>
              <w:rPr>
                <w:del w:id="1078" w:author="Alexander Morgan" w:date="2020-04-28T21:16:00Z"/>
                <w:sz w:val="20"/>
                <w:szCs w:val="20"/>
                <w:rPrChange w:id="1079" w:author="Alexander Morgan" w:date="2020-04-28T20:57:00Z">
                  <w:rPr>
                    <w:del w:id="1080" w:author="Alexander Morgan" w:date="2020-04-28T21:16:00Z"/>
                    <w:rFonts w:cstheme="minorHAnsi"/>
                    <w:sz w:val="18"/>
                    <w:szCs w:val="18"/>
                  </w:rPr>
                </w:rPrChange>
              </w:rPr>
              <w:pPrChange w:id="1081" w:author="Alexander Morgan" w:date="2020-04-28T21:16:00Z">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pPr>
              </w:pPrChange>
            </w:pPr>
            <w:del w:id="1082" w:author="Alexander Morgan" w:date="2020-04-28T21:16:00Z">
              <w:r w:rsidRPr="00E110F9" w:rsidDel="000E3EC9">
                <w:rPr>
                  <w:sz w:val="20"/>
                  <w:szCs w:val="20"/>
                  <w:rPrChange w:id="1083" w:author="Alexander Morgan" w:date="2020-04-28T20:57:00Z">
                    <w:rPr>
                      <w:rFonts w:cstheme="minorHAnsi"/>
                      <w:sz w:val="18"/>
                      <w:szCs w:val="18"/>
                    </w:rPr>
                  </w:rPrChange>
                </w:rPr>
                <w:delText>12 Weeks (Gradual transition to…)</w:delText>
              </w:r>
            </w:del>
          </w:p>
        </w:tc>
        <w:tc>
          <w:tcPr>
            <w:tcW w:w="2624" w:type="dxa"/>
            <w:gridSpan w:val="4"/>
            <w:vAlign w:val="center"/>
            <w:tcPrChange w:id="1084" w:author="Alexander Morgan" w:date="2020-04-28T20:57:00Z">
              <w:tcPr>
                <w:tcW w:w="2624" w:type="dxa"/>
                <w:gridSpan w:val="6"/>
                <w:vAlign w:val="center"/>
              </w:tcPr>
            </w:tcPrChange>
          </w:tcPr>
          <w:p w14:paraId="1AECBF06" w14:textId="0DC4B90B" w:rsidR="000118B9" w:rsidRPr="00E110F9" w:rsidDel="000118B9" w:rsidRDefault="000118B9" w:rsidP="000E3EC9">
            <w:pPr>
              <w:pStyle w:val="NoSpacing"/>
              <w:jc w:val="both"/>
              <w:cnfStyle w:val="000000100000" w:firstRow="0" w:lastRow="0" w:firstColumn="0" w:lastColumn="0" w:oddVBand="0" w:evenVBand="0" w:oddHBand="1" w:evenHBand="0" w:firstRowFirstColumn="0" w:firstRowLastColumn="0" w:lastRowFirstColumn="0" w:lastRowLastColumn="0"/>
              <w:rPr>
                <w:del w:id="1085" w:author="Alexander Morgan" w:date="2020-04-28T17:57:00Z"/>
                <w:sz w:val="20"/>
                <w:szCs w:val="20"/>
                <w:rPrChange w:id="1086" w:author="Alexander Morgan" w:date="2020-04-28T20:57:00Z">
                  <w:rPr>
                    <w:del w:id="1087" w:author="Alexander Morgan" w:date="2020-04-28T17:57:00Z"/>
                    <w:rFonts w:cstheme="minorHAnsi"/>
                    <w:sz w:val="18"/>
                    <w:szCs w:val="18"/>
                  </w:rPr>
                </w:rPrChange>
              </w:rPr>
              <w:pPrChange w:id="1088" w:author="Alexander Morgan" w:date="2020-04-28T21:16:00Z">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pPr>
              </w:pPrChange>
            </w:pPr>
            <w:del w:id="1089" w:author="Alexander Morgan" w:date="2020-04-28T17:57:00Z">
              <w:r w:rsidRPr="00E110F9" w:rsidDel="000118B9">
                <w:rPr>
                  <w:sz w:val="20"/>
                  <w:szCs w:val="20"/>
                  <w:rPrChange w:id="1090" w:author="Alexander Morgan" w:date="2020-04-28T20:57:00Z">
                    <w:rPr>
                      <w:rFonts w:cstheme="minorHAnsi"/>
                      <w:sz w:val="18"/>
                      <w:szCs w:val="18"/>
                    </w:rPr>
                  </w:rPrChange>
                </w:rPr>
                <w:delText>0.4</w:delText>
              </w:r>
            </w:del>
          </w:p>
          <w:p w14:paraId="4DB20895" w14:textId="7A028814" w:rsidR="000118B9" w:rsidRPr="00E110F9" w:rsidDel="000118B9" w:rsidRDefault="000118B9" w:rsidP="000E3EC9">
            <w:pPr>
              <w:pStyle w:val="NoSpacing"/>
              <w:jc w:val="both"/>
              <w:cnfStyle w:val="000000100000" w:firstRow="0" w:lastRow="0" w:firstColumn="0" w:lastColumn="0" w:oddVBand="0" w:evenVBand="0" w:oddHBand="1" w:evenHBand="0" w:firstRowFirstColumn="0" w:firstRowLastColumn="0" w:lastRowFirstColumn="0" w:lastRowLastColumn="0"/>
              <w:rPr>
                <w:del w:id="1091" w:author="Alexander Morgan" w:date="2020-04-28T17:57:00Z"/>
                <w:sz w:val="20"/>
                <w:szCs w:val="20"/>
                <w:rPrChange w:id="1092" w:author="Alexander Morgan" w:date="2020-04-28T20:57:00Z">
                  <w:rPr>
                    <w:del w:id="1093" w:author="Alexander Morgan" w:date="2020-04-28T17:57:00Z"/>
                    <w:rFonts w:cstheme="minorHAnsi"/>
                    <w:sz w:val="18"/>
                    <w:szCs w:val="18"/>
                  </w:rPr>
                </w:rPrChange>
              </w:rPr>
              <w:pPrChange w:id="1094" w:author="Alexander Morgan" w:date="2020-04-28T21:16:00Z">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pPr>
              </w:pPrChange>
            </w:pPr>
            <w:del w:id="1095" w:author="Alexander Morgan" w:date="2020-04-28T17:57:00Z">
              <w:r w:rsidRPr="00E110F9" w:rsidDel="000118B9">
                <w:rPr>
                  <w:sz w:val="20"/>
                  <w:szCs w:val="20"/>
                  <w:rPrChange w:id="1096" w:author="Alexander Morgan" w:date="2020-04-28T20:57:00Z">
                    <w:rPr>
                      <w:rFonts w:cstheme="minorHAnsi"/>
                      <w:sz w:val="18"/>
                      <w:szCs w:val="18"/>
                    </w:rPr>
                  </w:rPrChange>
                </w:rPr>
                <w:delText>1.85</w:delText>
              </w:r>
            </w:del>
          </w:p>
          <w:p w14:paraId="46D4135E" w14:textId="4E2B50FD" w:rsidR="000118B9" w:rsidRPr="00E110F9" w:rsidDel="000118B9" w:rsidRDefault="000118B9" w:rsidP="000E3EC9">
            <w:pPr>
              <w:pStyle w:val="NoSpacing"/>
              <w:jc w:val="both"/>
              <w:cnfStyle w:val="000000100000" w:firstRow="0" w:lastRow="0" w:firstColumn="0" w:lastColumn="0" w:oddVBand="0" w:evenVBand="0" w:oddHBand="1" w:evenHBand="0" w:firstRowFirstColumn="0" w:firstRowLastColumn="0" w:lastRowFirstColumn="0" w:lastRowLastColumn="0"/>
              <w:rPr>
                <w:del w:id="1097" w:author="Alexander Morgan" w:date="2020-04-28T17:57:00Z"/>
                <w:sz w:val="20"/>
                <w:szCs w:val="20"/>
                <w:rPrChange w:id="1098" w:author="Alexander Morgan" w:date="2020-04-28T20:57:00Z">
                  <w:rPr>
                    <w:del w:id="1099" w:author="Alexander Morgan" w:date="2020-04-28T17:57:00Z"/>
                    <w:rFonts w:cstheme="minorHAnsi"/>
                    <w:sz w:val="18"/>
                    <w:szCs w:val="18"/>
                  </w:rPr>
                </w:rPrChange>
              </w:rPr>
              <w:pPrChange w:id="1100" w:author="Alexander Morgan" w:date="2020-04-28T21:16:00Z">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pPr>
              </w:pPrChange>
            </w:pPr>
            <w:del w:id="1101" w:author="Alexander Morgan" w:date="2020-04-28T17:57:00Z">
              <w:r w:rsidRPr="00E110F9" w:rsidDel="000118B9">
                <w:rPr>
                  <w:sz w:val="20"/>
                  <w:szCs w:val="20"/>
                  <w:rPrChange w:id="1102" w:author="Alexander Morgan" w:date="2020-04-28T20:57:00Z">
                    <w:rPr>
                      <w:rFonts w:cstheme="minorHAnsi"/>
                      <w:sz w:val="18"/>
                      <w:szCs w:val="18"/>
                    </w:rPr>
                  </w:rPrChange>
                </w:rPr>
                <w:delText>2.25</w:delText>
              </w:r>
            </w:del>
          </w:p>
          <w:p w14:paraId="4DD79CB7" w14:textId="4EFB9644" w:rsidR="000118B9" w:rsidRPr="00E110F9" w:rsidDel="000E3EC9" w:rsidRDefault="000118B9" w:rsidP="000E3EC9">
            <w:pPr>
              <w:pStyle w:val="NoSpacing"/>
              <w:jc w:val="both"/>
              <w:cnfStyle w:val="000000100000" w:firstRow="0" w:lastRow="0" w:firstColumn="0" w:lastColumn="0" w:oddVBand="0" w:evenVBand="0" w:oddHBand="1" w:evenHBand="0" w:firstRowFirstColumn="0" w:firstRowLastColumn="0" w:lastRowFirstColumn="0" w:lastRowLastColumn="0"/>
              <w:rPr>
                <w:del w:id="1103" w:author="Alexander Morgan" w:date="2020-04-28T21:16:00Z"/>
                <w:sz w:val="20"/>
                <w:szCs w:val="20"/>
                <w:rPrChange w:id="1104" w:author="Alexander Morgan" w:date="2020-04-28T20:57:00Z">
                  <w:rPr>
                    <w:del w:id="1105" w:author="Alexander Morgan" w:date="2020-04-28T21:16:00Z"/>
                    <w:rFonts w:cstheme="minorHAnsi"/>
                    <w:sz w:val="18"/>
                    <w:szCs w:val="18"/>
                  </w:rPr>
                </w:rPrChange>
              </w:rPr>
              <w:pPrChange w:id="1106" w:author="Alexander Morgan" w:date="2020-04-28T21:16:00Z">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pPr>
              </w:pPrChange>
            </w:pPr>
            <w:del w:id="1107" w:author="Alexander Morgan" w:date="2020-04-28T17:57:00Z">
              <w:r w:rsidRPr="00E110F9" w:rsidDel="000118B9">
                <w:rPr>
                  <w:sz w:val="20"/>
                  <w:szCs w:val="20"/>
                  <w:rPrChange w:id="1108" w:author="Alexander Morgan" w:date="2020-04-28T20:57:00Z">
                    <w:rPr>
                      <w:rFonts w:cstheme="minorHAnsi"/>
                      <w:sz w:val="18"/>
                      <w:szCs w:val="18"/>
                    </w:rPr>
                  </w:rPrChange>
                </w:rPr>
                <w:delText>0.4</w:delText>
              </w:r>
            </w:del>
          </w:p>
        </w:tc>
      </w:tr>
      <w:tr w:rsidR="000674DE" w:rsidRPr="00E110F9" w:rsidDel="000E3EC9" w14:paraId="2B1D7FE0" w14:textId="3D470550" w:rsidTr="00E110F9">
        <w:tblPrEx>
          <w:tblW w:w="6703" w:type="dxa"/>
          <w:tblLayout w:type="fixed"/>
          <w:tblPrExChange w:id="1109" w:author="Alexander Morgan" w:date="2020-04-28T20:57:00Z">
            <w:tblPrEx>
              <w:tblW w:w="5339" w:type="dxa"/>
              <w:tblLayout w:type="fixed"/>
            </w:tblPrEx>
          </w:tblPrExChange>
        </w:tblPrEx>
        <w:trPr>
          <w:trHeight w:val="367"/>
          <w:del w:id="1110" w:author="Alexander Morgan" w:date="2020-04-28T21:16:00Z"/>
          <w:trPrChange w:id="1111" w:author="Alexander Morgan" w:date="2020-04-28T20:57:00Z">
            <w:trPr>
              <w:gridAfter w:val="0"/>
              <w:trHeight w:val="367"/>
            </w:trPr>
          </w:trPrChange>
        </w:trPr>
        <w:tc>
          <w:tcPr>
            <w:cnfStyle w:val="001000000000" w:firstRow="0" w:lastRow="0" w:firstColumn="1" w:lastColumn="0" w:oddVBand="0" w:evenVBand="0" w:oddHBand="0" w:evenHBand="0" w:firstRowFirstColumn="0" w:firstRowLastColumn="0" w:lastRowFirstColumn="0" w:lastRowLastColumn="0"/>
            <w:tcW w:w="973" w:type="dxa"/>
            <w:vMerge/>
            <w:tcBorders>
              <w:left w:val="single" w:sz="4" w:space="0" w:color="FFFFFF" w:themeColor="background1"/>
              <w:right w:val="single" w:sz="4" w:space="0" w:color="FFFFFF" w:themeColor="background1"/>
            </w:tcBorders>
            <w:shd w:val="clear" w:color="auto" w:fill="000000" w:themeFill="text1"/>
            <w:vAlign w:val="center"/>
            <w:tcPrChange w:id="1112" w:author="Alexander Morgan" w:date="2020-04-28T20:57:00Z">
              <w:tcPr>
                <w:tcW w:w="1129" w:type="dxa"/>
                <w:gridSpan w:val="2"/>
                <w:vMerge/>
                <w:tcBorders>
                  <w:left w:val="single" w:sz="4" w:space="0" w:color="FFFFFF" w:themeColor="background1"/>
                  <w:right w:val="single" w:sz="4" w:space="0" w:color="FFFFFF" w:themeColor="background1"/>
                </w:tcBorders>
                <w:shd w:val="clear" w:color="auto" w:fill="000000" w:themeFill="text1"/>
                <w:vAlign w:val="center"/>
              </w:tcPr>
            </w:tcPrChange>
          </w:tcPr>
          <w:p w14:paraId="255A3108" w14:textId="0768C383" w:rsidR="000674DE" w:rsidRPr="00E110F9" w:rsidDel="000E3EC9" w:rsidRDefault="000674DE" w:rsidP="000E3EC9">
            <w:pPr>
              <w:pStyle w:val="NoSpacing"/>
              <w:jc w:val="both"/>
              <w:rPr>
                <w:del w:id="1113" w:author="Alexander Morgan" w:date="2020-04-28T21:16:00Z"/>
                <w:b w:val="0"/>
                <w:bCs w:val="0"/>
                <w:color w:val="FFFFFF" w:themeColor="background1"/>
                <w:sz w:val="20"/>
                <w:szCs w:val="20"/>
                <w:rPrChange w:id="1114" w:author="Alexander Morgan" w:date="2020-04-28T20:57:00Z">
                  <w:rPr>
                    <w:del w:id="1115" w:author="Alexander Morgan" w:date="2020-04-28T21:16:00Z"/>
                    <w:b w:val="0"/>
                    <w:bCs w:val="0"/>
                    <w:color w:val="FFFFFF" w:themeColor="background1"/>
                    <w:sz w:val="20"/>
                    <w:szCs w:val="20"/>
                  </w:rPr>
                </w:rPrChange>
              </w:rPr>
              <w:pPrChange w:id="1116" w:author="Alexander Morgan" w:date="2020-04-28T21:16:00Z">
                <w:pPr>
                  <w:pStyle w:val="NoSpacing"/>
                  <w:spacing w:line="276" w:lineRule="auto"/>
                </w:pPr>
              </w:pPrChange>
            </w:pPr>
          </w:p>
        </w:tc>
        <w:tc>
          <w:tcPr>
            <w:tcW w:w="3106" w:type="dxa"/>
            <w:tcPrChange w:id="1117" w:author="Alexander Morgan" w:date="2020-04-28T20:57:00Z">
              <w:tcPr>
                <w:tcW w:w="1586" w:type="dxa"/>
              </w:tcPr>
            </w:tcPrChange>
          </w:tcPr>
          <w:p w14:paraId="1017B3FC" w14:textId="66FDCCDB" w:rsidR="000674DE" w:rsidRPr="00E110F9" w:rsidDel="000E3EC9" w:rsidRDefault="000674DE" w:rsidP="000E3EC9">
            <w:pPr>
              <w:pStyle w:val="NoSpacing"/>
              <w:jc w:val="both"/>
              <w:cnfStyle w:val="000000000000" w:firstRow="0" w:lastRow="0" w:firstColumn="0" w:lastColumn="0" w:oddVBand="0" w:evenVBand="0" w:oddHBand="0" w:evenHBand="0" w:firstRowFirstColumn="0" w:firstRowLastColumn="0" w:lastRowFirstColumn="0" w:lastRowLastColumn="0"/>
              <w:rPr>
                <w:del w:id="1118" w:author="Alexander Morgan" w:date="2020-04-28T21:16:00Z"/>
                <w:sz w:val="20"/>
                <w:szCs w:val="20"/>
                <w:rPrChange w:id="1119" w:author="Alexander Morgan" w:date="2020-04-28T20:57:00Z">
                  <w:rPr>
                    <w:del w:id="1120" w:author="Alexander Morgan" w:date="2020-04-28T21:16:00Z"/>
                    <w:rFonts w:cstheme="minorHAnsi"/>
                    <w:color w:val="222222"/>
                    <w:sz w:val="18"/>
                    <w:szCs w:val="18"/>
                    <w:shd w:val="clear" w:color="auto" w:fill="FFFFFF"/>
                  </w:rPr>
                </w:rPrChange>
              </w:rPr>
              <w:pPrChange w:id="1121" w:author="Alexander Morgan" w:date="2020-04-28T21:16:00Z">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pPr>
              </w:pPrChange>
            </w:pPr>
            <w:del w:id="1122" w:author="Alexander Morgan" w:date="2020-04-28T21:16:00Z">
              <w:r w:rsidRPr="00E110F9" w:rsidDel="000E3EC9">
                <w:rPr>
                  <w:sz w:val="20"/>
                  <w:szCs w:val="20"/>
                  <w:rPrChange w:id="1123" w:author="Alexander Morgan" w:date="2020-04-28T20:57:00Z">
                    <w:rPr>
                      <w:rFonts w:cstheme="minorHAnsi"/>
                      <w:color w:val="222222"/>
                      <w:sz w:val="18"/>
                      <w:szCs w:val="18"/>
                      <w:shd w:val="clear" w:color="auto" w:fill="FFFFFF"/>
                    </w:rPr>
                  </w:rPrChange>
                </w:rPr>
                <w:delText>Until End of Model</w:delText>
              </w:r>
            </w:del>
          </w:p>
        </w:tc>
        <w:tc>
          <w:tcPr>
            <w:tcW w:w="656" w:type="dxa"/>
            <w:vAlign w:val="center"/>
            <w:tcPrChange w:id="1124" w:author="Alexander Morgan" w:date="2020-04-28T20:57:00Z">
              <w:tcPr>
                <w:tcW w:w="656" w:type="dxa"/>
                <w:vAlign w:val="center"/>
              </w:tcPr>
            </w:tcPrChange>
          </w:tcPr>
          <w:p w14:paraId="7860873C" w14:textId="37715220" w:rsidR="000674DE" w:rsidRPr="00E110F9" w:rsidDel="000E3EC9" w:rsidRDefault="000674DE" w:rsidP="000E3EC9">
            <w:pPr>
              <w:pStyle w:val="NoSpacing"/>
              <w:jc w:val="both"/>
              <w:cnfStyle w:val="000000000000" w:firstRow="0" w:lastRow="0" w:firstColumn="0" w:lastColumn="0" w:oddVBand="0" w:evenVBand="0" w:oddHBand="0" w:evenHBand="0" w:firstRowFirstColumn="0" w:firstRowLastColumn="0" w:lastRowFirstColumn="0" w:lastRowLastColumn="0"/>
              <w:rPr>
                <w:del w:id="1125" w:author="Alexander Morgan" w:date="2020-04-28T21:16:00Z"/>
                <w:sz w:val="20"/>
                <w:szCs w:val="20"/>
                <w:rPrChange w:id="1126" w:author="Alexander Morgan" w:date="2020-04-28T20:57:00Z">
                  <w:rPr>
                    <w:del w:id="1127" w:author="Alexander Morgan" w:date="2020-04-28T21:16:00Z"/>
                    <w:rFonts w:eastAsiaTheme="minorEastAsia" w:cstheme="minorHAnsi"/>
                    <w:sz w:val="18"/>
                    <w:szCs w:val="18"/>
                  </w:rPr>
                </w:rPrChange>
              </w:rPr>
              <w:pPrChange w:id="1128" w:author="Alexander Morgan" w:date="2020-04-28T21:16:00Z">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pPr>
              </w:pPrChange>
            </w:pPr>
            <w:del w:id="1129" w:author="Alexander Morgan" w:date="2020-04-28T21:16:00Z">
              <w:r w:rsidRPr="00E110F9" w:rsidDel="000E3EC9">
                <w:rPr>
                  <w:sz w:val="20"/>
                  <w:szCs w:val="20"/>
                  <w:rPrChange w:id="1130" w:author="Alexander Morgan" w:date="2020-04-28T20:57:00Z">
                    <w:rPr>
                      <w:rFonts w:eastAsiaTheme="minorEastAsia" w:cstheme="minorHAnsi"/>
                      <w:sz w:val="18"/>
                      <w:szCs w:val="18"/>
                    </w:rPr>
                  </w:rPrChange>
                </w:rPr>
                <w:delText>0.4</w:delText>
              </w:r>
            </w:del>
          </w:p>
        </w:tc>
        <w:tc>
          <w:tcPr>
            <w:tcW w:w="656" w:type="dxa"/>
            <w:vAlign w:val="center"/>
            <w:tcPrChange w:id="1131" w:author="Alexander Morgan" w:date="2020-04-28T20:57:00Z">
              <w:tcPr>
                <w:tcW w:w="656" w:type="dxa"/>
                <w:vAlign w:val="center"/>
              </w:tcPr>
            </w:tcPrChange>
          </w:tcPr>
          <w:p w14:paraId="2A310DF2" w14:textId="6F43D17E" w:rsidR="000674DE" w:rsidRPr="00E110F9" w:rsidDel="000E3EC9" w:rsidRDefault="000674DE" w:rsidP="000E3EC9">
            <w:pPr>
              <w:pStyle w:val="NoSpacing"/>
              <w:jc w:val="both"/>
              <w:cnfStyle w:val="000000000000" w:firstRow="0" w:lastRow="0" w:firstColumn="0" w:lastColumn="0" w:oddVBand="0" w:evenVBand="0" w:oddHBand="0" w:evenHBand="0" w:firstRowFirstColumn="0" w:firstRowLastColumn="0" w:lastRowFirstColumn="0" w:lastRowLastColumn="0"/>
              <w:rPr>
                <w:del w:id="1132" w:author="Alexander Morgan" w:date="2020-04-28T21:16:00Z"/>
                <w:sz w:val="20"/>
                <w:szCs w:val="20"/>
                <w:rPrChange w:id="1133" w:author="Alexander Morgan" w:date="2020-04-28T20:57:00Z">
                  <w:rPr>
                    <w:del w:id="1134" w:author="Alexander Morgan" w:date="2020-04-28T21:16:00Z"/>
                    <w:rFonts w:cstheme="minorHAnsi"/>
                    <w:sz w:val="18"/>
                    <w:szCs w:val="18"/>
                  </w:rPr>
                </w:rPrChange>
              </w:rPr>
              <w:pPrChange w:id="1135" w:author="Alexander Morgan" w:date="2020-04-28T21:16:00Z">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pPr>
              </w:pPrChange>
            </w:pPr>
            <w:del w:id="1136" w:author="Alexander Morgan" w:date="2020-04-28T21:16:00Z">
              <w:r w:rsidRPr="00E110F9" w:rsidDel="000E3EC9">
                <w:rPr>
                  <w:sz w:val="20"/>
                  <w:szCs w:val="20"/>
                  <w:rPrChange w:id="1137" w:author="Alexander Morgan" w:date="2020-04-28T20:57:00Z">
                    <w:rPr>
                      <w:rFonts w:cstheme="minorHAnsi"/>
                      <w:sz w:val="18"/>
                      <w:szCs w:val="18"/>
                    </w:rPr>
                  </w:rPrChange>
                </w:rPr>
                <w:delText>1.85</w:delText>
              </w:r>
            </w:del>
          </w:p>
        </w:tc>
        <w:tc>
          <w:tcPr>
            <w:tcW w:w="656" w:type="dxa"/>
            <w:vAlign w:val="center"/>
            <w:tcPrChange w:id="1138" w:author="Alexander Morgan" w:date="2020-04-28T20:57:00Z">
              <w:tcPr>
                <w:tcW w:w="656" w:type="dxa"/>
                <w:gridSpan w:val="2"/>
                <w:vAlign w:val="center"/>
              </w:tcPr>
            </w:tcPrChange>
          </w:tcPr>
          <w:p w14:paraId="36F0CE36" w14:textId="0DC1BE42" w:rsidR="000674DE" w:rsidRPr="00E110F9" w:rsidDel="000E3EC9" w:rsidRDefault="000674DE" w:rsidP="000E3EC9">
            <w:pPr>
              <w:pStyle w:val="NoSpacing"/>
              <w:jc w:val="both"/>
              <w:cnfStyle w:val="000000000000" w:firstRow="0" w:lastRow="0" w:firstColumn="0" w:lastColumn="0" w:oddVBand="0" w:evenVBand="0" w:oddHBand="0" w:evenHBand="0" w:firstRowFirstColumn="0" w:firstRowLastColumn="0" w:lastRowFirstColumn="0" w:lastRowLastColumn="0"/>
              <w:rPr>
                <w:del w:id="1139" w:author="Alexander Morgan" w:date="2020-04-28T21:16:00Z"/>
                <w:sz w:val="20"/>
                <w:szCs w:val="20"/>
                <w:rPrChange w:id="1140" w:author="Alexander Morgan" w:date="2020-04-28T20:57:00Z">
                  <w:rPr>
                    <w:del w:id="1141" w:author="Alexander Morgan" w:date="2020-04-28T21:16:00Z"/>
                    <w:rFonts w:cstheme="minorHAnsi"/>
                    <w:sz w:val="18"/>
                    <w:szCs w:val="18"/>
                  </w:rPr>
                </w:rPrChange>
              </w:rPr>
              <w:pPrChange w:id="1142" w:author="Alexander Morgan" w:date="2020-04-28T21:16:00Z">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pPr>
              </w:pPrChange>
            </w:pPr>
            <w:del w:id="1143" w:author="Alexander Morgan" w:date="2020-04-28T21:16:00Z">
              <w:r w:rsidRPr="00E110F9" w:rsidDel="000E3EC9">
                <w:rPr>
                  <w:sz w:val="20"/>
                  <w:szCs w:val="20"/>
                  <w:rPrChange w:id="1144" w:author="Alexander Morgan" w:date="2020-04-28T20:57:00Z">
                    <w:rPr>
                      <w:rFonts w:cstheme="minorHAnsi"/>
                      <w:sz w:val="18"/>
                      <w:szCs w:val="18"/>
                    </w:rPr>
                  </w:rPrChange>
                </w:rPr>
                <w:delText>2.25</w:delText>
              </w:r>
            </w:del>
          </w:p>
        </w:tc>
        <w:tc>
          <w:tcPr>
            <w:tcW w:w="656" w:type="dxa"/>
            <w:vAlign w:val="center"/>
            <w:tcPrChange w:id="1145" w:author="Alexander Morgan" w:date="2020-04-28T20:57:00Z">
              <w:tcPr>
                <w:tcW w:w="656" w:type="dxa"/>
                <w:gridSpan w:val="2"/>
                <w:vAlign w:val="center"/>
              </w:tcPr>
            </w:tcPrChange>
          </w:tcPr>
          <w:p w14:paraId="4F23CA87" w14:textId="654C5ADF" w:rsidR="000674DE" w:rsidRPr="00E110F9" w:rsidDel="000E3EC9" w:rsidRDefault="000674DE" w:rsidP="000E3EC9">
            <w:pPr>
              <w:pStyle w:val="NoSpacing"/>
              <w:jc w:val="both"/>
              <w:cnfStyle w:val="000000000000" w:firstRow="0" w:lastRow="0" w:firstColumn="0" w:lastColumn="0" w:oddVBand="0" w:evenVBand="0" w:oddHBand="0" w:evenHBand="0" w:firstRowFirstColumn="0" w:firstRowLastColumn="0" w:lastRowFirstColumn="0" w:lastRowLastColumn="0"/>
              <w:rPr>
                <w:del w:id="1146" w:author="Alexander Morgan" w:date="2020-04-28T21:16:00Z"/>
                <w:sz w:val="20"/>
                <w:szCs w:val="20"/>
                <w:rPrChange w:id="1147" w:author="Alexander Morgan" w:date="2020-04-28T20:57:00Z">
                  <w:rPr>
                    <w:del w:id="1148" w:author="Alexander Morgan" w:date="2020-04-28T21:16:00Z"/>
                    <w:rFonts w:cstheme="minorHAnsi"/>
                    <w:sz w:val="18"/>
                    <w:szCs w:val="18"/>
                  </w:rPr>
                </w:rPrChange>
              </w:rPr>
              <w:pPrChange w:id="1149" w:author="Alexander Morgan" w:date="2020-04-28T21:16:00Z">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pPr>
              </w:pPrChange>
            </w:pPr>
            <w:del w:id="1150" w:author="Alexander Morgan" w:date="2020-04-28T21:16:00Z">
              <w:r w:rsidRPr="00E110F9" w:rsidDel="000E3EC9">
                <w:rPr>
                  <w:sz w:val="20"/>
                  <w:szCs w:val="20"/>
                  <w:rPrChange w:id="1151" w:author="Alexander Morgan" w:date="2020-04-28T20:57:00Z">
                    <w:rPr>
                      <w:rFonts w:cstheme="minorHAnsi"/>
                      <w:sz w:val="18"/>
                      <w:szCs w:val="18"/>
                    </w:rPr>
                  </w:rPrChange>
                </w:rPr>
                <w:delText>0.4</w:delText>
              </w:r>
            </w:del>
          </w:p>
        </w:tc>
      </w:tr>
    </w:tbl>
    <w:p w14:paraId="25BF7E42" w14:textId="68A3A1E8" w:rsidR="000674DE" w:rsidDel="000E3EC9" w:rsidRDefault="000674DE" w:rsidP="000E3EC9">
      <w:pPr>
        <w:pStyle w:val="NoSpacing"/>
        <w:jc w:val="both"/>
        <w:rPr>
          <w:del w:id="1152" w:author="Alexander Morgan" w:date="2020-04-28T21:16:00Z"/>
          <w:b/>
          <w:bCs/>
          <w:u w:val="single"/>
        </w:rPr>
        <w:pPrChange w:id="1153" w:author="Alexander Morgan" w:date="2020-04-28T21:16:00Z">
          <w:pPr>
            <w:pStyle w:val="NoSpacing"/>
            <w:jc w:val="center"/>
          </w:pPr>
        </w:pPrChange>
      </w:pPr>
    </w:p>
    <w:p w14:paraId="3E5B6133" w14:textId="77777777" w:rsidR="000674DE" w:rsidRDefault="000674DE" w:rsidP="000674DE">
      <w:pPr>
        <w:pStyle w:val="NoSpacing"/>
        <w:rPr>
          <w:b/>
          <w:bCs/>
          <w:u w:val="single"/>
        </w:rPr>
      </w:pPr>
      <w:r w:rsidRPr="00026CE3">
        <w:rPr>
          <w:b/>
          <w:bCs/>
          <w:u w:val="single"/>
        </w:rPr>
        <w:t>Sensitivity Analysis</w:t>
      </w:r>
    </w:p>
    <w:p w14:paraId="52ACB658" w14:textId="77777777" w:rsidR="000674DE" w:rsidRPr="00026CE3" w:rsidRDefault="000674DE" w:rsidP="000674DE">
      <w:pPr>
        <w:pStyle w:val="NoSpacing"/>
        <w:jc w:val="center"/>
        <w:rPr>
          <w:b/>
          <w:bCs/>
          <w:u w:val="single"/>
        </w:rPr>
      </w:pPr>
    </w:p>
    <w:p w14:paraId="46DC3F7C" w14:textId="77777777" w:rsidR="000674DE" w:rsidRDefault="000674DE" w:rsidP="000674DE">
      <w:pPr>
        <w:pStyle w:val="NoSpacing"/>
        <w:jc w:val="both"/>
        <w:rPr>
          <w:rFonts w:eastAsiaTheme="minorEastAsia"/>
        </w:rPr>
      </w:pPr>
      <w:r>
        <w:rPr>
          <w:rFonts w:eastAsiaTheme="minorEastAsia"/>
        </w:rPr>
        <w:t>To test the susceptibility of the core results to key parameters and uncertainty in the model formulation, several sensitivity analyses were conducted. These explored:</w:t>
      </w:r>
    </w:p>
    <w:p w14:paraId="0A7C5902" w14:textId="77777777" w:rsidR="000674DE" w:rsidRDefault="000674DE" w:rsidP="000674DE">
      <w:pPr>
        <w:pStyle w:val="NoSpacing"/>
        <w:jc w:val="both"/>
        <w:rPr>
          <w:rFonts w:eastAsiaTheme="minorEastAsia"/>
        </w:rPr>
      </w:pPr>
    </w:p>
    <w:p w14:paraId="5F6F56D9" w14:textId="5A0A88DF" w:rsidR="000674DE" w:rsidRDefault="000674DE" w:rsidP="000674DE">
      <w:pPr>
        <w:pStyle w:val="NoSpacing"/>
        <w:numPr>
          <w:ilvl w:val="0"/>
          <w:numId w:val="2"/>
        </w:numPr>
        <w:jc w:val="both"/>
        <w:rPr>
          <w:rFonts w:eastAsiaTheme="minorEastAsia"/>
        </w:rPr>
      </w:pPr>
      <w:bookmarkStart w:id="1154" w:name="_Hlk38833106"/>
      <w:r>
        <w:rPr>
          <w:rFonts w:eastAsiaTheme="minorEastAsia"/>
        </w:rPr>
        <w:t>Varying phase 1 R</w:t>
      </w:r>
      <w:r w:rsidRPr="00C67E48">
        <w:rPr>
          <w:rFonts w:eastAsiaTheme="minorEastAsia"/>
          <w:vertAlign w:val="subscript"/>
        </w:rPr>
        <w:t>0</w:t>
      </w:r>
      <w:r>
        <w:rPr>
          <w:rFonts w:eastAsiaTheme="minorEastAsia"/>
          <w:vertAlign w:val="subscript"/>
        </w:rPr>
        <w:t xml:space="preserve"> </w:t>
      </w:r>
      <w:r>
        <w:rPr>
          <w:rFonts w:eastAsiaTheme="minorEastAsia"/>
        </w:rPr>
        <w:t>values from the baseline value of 1.7 (</w:t>
      </w:r>
      <w:ins w:id="1155" w:author="Alexander Morgan" w:date="2020-04-28T21:00:00Z">
        <w:r w:rsidR="00E110F9">
          <w:rPr>
            <w:rFonts w:eastAsiaTheme="minorEastAsia"/>
          </w:rPr>
          <w:t xml:space="preserve">explored range </w:t>
        </w:r>
      </w:ins>
      <w:ins w:id="1156" w:author="Alexander Morgan" w:date="2020-04-28T21:01:00Z">
        <w:r w:rsidR="00E110F9">
          <w:rPr>
            <w:rFonts w:eastAsiaTheme="minorEastAsia"/>
          </w:rPr>
          <w:t xml:space="preserve">of </w:t>
        </w:r>
      </w:ins>
      <w:r>
        <w:rPr>
          <w:rFonts w:eastAsiaTheme="minorEastAsia"/>
        </w:rPr>
        <w:t>1.4 – 2.0)</w:t>
      </w:r>
      <w:bookmarkEnd w:id="1154"/>
    </w:p>
    <w:p w14:paraId="4D63BAB8" w14:textId="4E30C659" w:rsidR="000674DE" w:rsidRDefault="000674DE" w:rsidP="000674DE">
      <w:pPr>
        <w:pStyle w:val="NoSpacing"/>
        <w:numPr>
          <w:ilvl w:val="0"/>
          <w:numId w:val="2"/>
        </w:numPr>
        <w:jc w:val="both"/>
        <w:rPr>
          <w:rFonts w:eastAsiaTheme="minorEastAsia"/>
        </w:rPr>
      </w:pPr>
      <w:r>
        <w:rPr>
          <w:rFonts w:eastAsiaTheme="minorEastAsia"/>
        </w:rPr>
        <w:t>Varying phase 2 R</w:t>
      </w:r>
      <w:r w:rsidRPr="00C67E48">
        <w:rPr>
          <w:rFonts w:eastAsiaTheme="minorEastAsia"/>
          <w:vertAlign w:val="subscript"/>
        </w:rPr>
        <w:t>0</w:t>
      </w:r>
      <w:r>
        <w:rPr>
          <w:rFonts w:eastAsiaTheme="minorEastAsia"/>
          <w:vertAlign w:val="subscript"/>
        </w:rPr>
        <w:t xml:space="preserve"> </w:t>
      </w:r>
      <w:r>
        <w:rPr>
          <w:rFonts w:eastAsiaTheme="minorEastAsia"/>
        </w:rPr>
        <w:t>values from the baseline value of 0.8/0.9 (</w:t>
      </w:r>
      <w:ins w:id="1157" w:author="Alexander Morgan" w:date="2020-04-28T21:00:00Z">
        <w:r w:rsidR="00E110F9">
          <w:rPr>
            <w:rFonts w:eastAsiaTheme="minorEastAsia"/>
          </w:rPr>
          <w:t xml:space="preserve">explored range </w:t>
        </w:r>
      </w:ins>
      <w:ins w:id="1158" w:author="Alexander Morgan" w:date="2020-04-28T21:01:00Z">
        <w:r w:rsidR="00E110F9">
          <w:rPr>
            <w:rFonts w:eastAsiaTheme="minorEastAsia"/>
          </w:rPr>
          <w:t xml:space="preserve">of </w:t>
        </w:r>
      </w:ins>
      <w:r>
        <w:rPr>
          <w:rFonts w:eastAsiaTheme="minorEastAsia"/>
        </w:rPr>
        <w:t>0.6/0.7 – 1.0/1.1)</w:t>
      </w:r>
    </w:p>
    <w:p w14:paraId="05FEF04D" w14:textId="77777777" w:rsidR="000674DE" w:rsidRDefault="000674DE" w:rsidP="000674DE">
      <w:pPr>
        <w:pStyle w:val="NoSpacing"/>
        <w:numPr>
          <w:ilvl w:val="0"/>
          <w:numId w:val="2"/>
        </w:numPr>
        <w:jc w:val="both"/>
        <w:rPr>
          <w:rFonts w:eastAsiaTheme="minorEastAsia"/>
        </w:rPr>
      </w:pPr>
      <w:r>
        <w:rPr>
          <w:rFonts w:eastAsiaTheme="minorEastAsia"/>
        </w:rPr>
        <w:t>Varying the trigger day from day 71 (R</w:t>
      </w:r>
      <w:r w:rsidRPr="00E110F9">
        <w:rPr>
          <w:rFonts w:eastAsiaTheme="minorEastAsia"/>
          <w:vertAlign w:val="subscript"/>
          <w:rPrChange w:id="1159" w:author="Alexander Morgan" w:date="2020-04-28T21:01:00Z">
            <w:rPr>
              <w:rFonts w:eastAsiaTheme="minorEastAsia"/>
            </w:rPr>
          </w:rPrChange>
        </w:rPr>
        <w:t>(t+7)</w:t>
      </w:r>
      <w:r>
        <w:rPr>
          <w:rFonts w:eastAsiaTheme="minorEastAsia"/>
        </w:rPr>
        <w:t xml:space="preserve"> = 0.06) to day 46 and 96. </w:t>
      </w:r>
    </w:p>
    <w:p w14:paraId="20556A14" w14:textId="0A13174F" w:rsidR="000674DE" w:rsidRDefault="000674DE" w:rsidP="000674DE">
      <w:pPr>
        <w:pStyle w:val="NoSpacing"/>
        <w:numPr>
          <w:ilvl w:val="0"/>
          <w:numId w:val="2"/>
        </w:numPr>
        <w:jc w:val="both"/>
        <w:rPr>
          <w:rFonts w:eastAsiaTheme="minorEastAsia"/>
        </w:rPr>
      </w:pPr>
      <w:r>
        <w:rPr>
          <w:rFonts w:eastAsiaTheme="minorEastAsia"/>
        </w:rPr>
        <w:t>Varying the duration of the phase 3 ramp-down (</w:t>
      </w:r>
      <w:r>
        <w:rPr>
          <w:rFonts w:eastAsiaTheme="minorEastAsia" w:cstheme="minorHAnsi"/>
        </w:rPr>
        <w:t>β</w:t>
      </w:r>
      <w:r w:rsidRPr="00C67E48">
        <w:rPr>
          <w:rFonts w:eastAsiaTheme="minorEastAsia"/>
          <w:vertAlign w:val="subscript"/>
        </w:rPr>
        <w:t>1</w:t>
      </w:r>
      <w:r>
        <w:rPr>
          <w:rFonts w:eastAsiaTheme="minorEastAsia"/>
        </w:rPr>
        <w:t xml:space="preserve"> &amp; </w:t>
      </w:r>
      <w:r>
        <w:rPr>
          <w:rFonts w:eastAsiaTheme="minorEastAsia" w:cstheme="minorHAnsi"/>
        </w:rPr>
        <w:t>β</w:t>
      </w:r>
      <w:r w:rsidRPr="00C67E48">
        <w:rPr>
          <w:rFonts w:eastAsiaTheme="minorEastAsia"/>
          <w:vertAlign w:val="subscript"/>
        </w:rPr>
        <w:t>3</w:t>
      </w:r>
      <w:r>
        <w:rPr>
          <w:rFonts w:eastAsiaTheme="minorEastAsia"/>
        </w:rPr>
        <w:t>) and ramp-up (</w:t>
      </w:r>
      <w:r>
        <w:rPr>
          <w:rFonts w:eastAsiaTheme="minorEastAsia" w:cstheme="minorHAnsi"/>
        </w:rPr>
        <w:t>β</w:t>
      </w:r>
      <w:r w:rsidRPr="00C67E48">
        <w:rPr>
          <w:rFonts w:eastAsiaTheme="minorEastAsia"/>
          <w:vertAlign w:val="subscript"/>
        </w:rPr>
        <w:t>1</w:t>
      </w:r>
      <w:r>
        <w:rPr>
          <w:rFonts w:eastAsiaTheme="minorEastAsia"/>
        </w:rPr>
        <w:t xml:space="preserve"> &amp; </w:t>
      </w:r>
      <w:r>
        <w:rPr>
          <w:rFonts w:eastAsiaTheme="minorEastAsia" w:cstheme="minorHAnsi"/>
        </w:rPr>
        <w:t>β</w:t>
      </w:r>
      <w:r w:rsidRPr="00C67E48">
        <w:rPr>
          <w:rFonts w:eastAsiaTheme="minorEastAsia"/>
          <w:vertAlign w:val="subscript"/>
        </w:rPr>
        <w:t>3</w:t>
      </w:r>
      <w:r>
        <w:rPr>
          <w:rFonts w:eastAsiaTheme="minorEastAsia"/>
        </w:rPr>
        <w:t>) from baseline of 12 weeks (</w:t>
      </w:r>
      <w:ins w:id="1160" w:author="Alexander Morgan" w:date="2020-04-28T21:00:00Z">
        <w:r w:rsidR="00E110F9">
          <w:rPr>
            <w:rFonts w:eastAsiaTheme="minorEastAsia"/>
          </w:rPr>
          <w:t xml:space="preserve">explored range </w:t>
        </w:r>
      </w:ins>
      <w:ins w:id="1161" w:author="Alexander Morgan" w:date="2020-04-28T21:01:00Z">
        <w:r w:rsidR="00E110F9">
          <w:rPr>
            <w:rFonts w:eastAsiaTheme="minorEastAsia"/>
          </w:rPr>
          <w:t xml:space="preserve">of </w:t>
        </w:r>
      </w:ins>
      <w:r>
        <w:rPr>
          <w:rFonts w:eastAsiaTheme="minorEastAsia"/>
        </w:rPr>
        <w:t>6 – 18 weeks)</w:t>
      </w:r>
    </w:p>
    <w:p w14:paraId="07D34C46" w14:textId="77777777" w:rsidR="000674DE" w:rsidRDefault="000674DE" w:rsidP="000674DE">
      <w:pPr>
        <w:pStyle w:val="NoSpacing"/>
        <w:numPr>
          <w:ilvl w:val="0"/>
          <w:numId w:val="2"/>
        </w:numPr>
        <w:jc w:val="both"/>
        <w:rPr>
          <w:rFonts w:eastAsiaTheme="minorEastAsia"/>
        </w:rPr>
      </w:pPr>
      <w:r>
        <w:rPr>
          <w:rFonts w:eastAsiaTheme="minorEastAsia"/>
        </w:rPr>
        <w:t>Assessing the sensitivity of the main model output to individual beta values in the WAIFW matrix</w:t>
      </w:r>
    </w:p>
    <w:p w14:paraId="5021C616" w14:textId="77777777" w:rsidR="000674DE" w:rsidRPr="00C67E48" w:rsidRDefault="000674DE" w:rsidP="000674DE">
      <w:pPr>
        <w:pStyle w:val="NoSpacing"/>
        <w:rPr>
          <w:rFonts w:eastAsiaTheme="minorEastAsia"/>
        </w:rPr>
      </w:pPr>
    </w:p>
    <w:p w14:paraId="3AB91DB9" w14:textId="77777777" w:rsidR="000674DE" w:rsidRDefault="000674DE" w:rsidP="000674DE">
      <w:pPr>
        <w:pStyle w:val="NoSpacing"/>
        <w:rPr>
          <w:b/>
          <w:bCs/>
          <w:u w:val="single"/>
        </w:rPr>
      </w:pPr>
      <w:r>
        <w:rPr>
          <w:b/>
          <w:bCs/>
          <w:u w:val="single"/>
        </w:rPr>
        <w:t>Description of FAST Analysis</w:t>
      </w:r>
    </w:p>
    <w:p w14:paraId="6AB612FA" w14:textId="77777777" w:rsidR="000674DE" w:rsidRDefault="000674DE" w:rsidP="000674DE">
      <w:pPr>
        <w:pStyle w:val="NoSpacing"/>
        <w:rPr>
          <w:b/>
          <w:bCs/>
          <w:u w:val="single"/>
        </w:rPr>
      </w:pPr>
    </w:p>
    <w:p w14:paraId="6602F9AD" w14:textId="77777777" w:rsidR="000674DE" w:rsidRDefault="000674DE" w:rsidP="000674DE">
      <w:pPr>
        <w:pStyle w:val="NoSpacing"/>
      </w:pPr>
      <w:r>
        <w:lastRenderedPageBreak/>
        <w:t xml:space="preserve">We determine which model parameters have most influence on the outcome values (height of second peak </w:t>
      </w:r>
      <w:r w:rsidRPr="00A33E69">
        <w:t xml:space="preserve">fraction of the vulnerable population that are infectious (Iv) </w:t>
      </w:r>
      <w:r>
        <w:t xml:space="preserve">, whether the second peak of </w:t>
      </w:r>
      <w:r w:rsidRPr="00A33E69">
        <w:t>Iv</w:t>
      </w:r>
      <w:r>
        <w:t xml:space="preserve"> is higher than the first peak and the cumulative fraction of </w:t>
      </w:r>
      <w:r w:rsidRPr="00A33E69">
        <w:t>Iv</w:t>
      </w:r>
      <w:r>
        <w:t xml:space="preserve"> one year after the start of lockdown) by computing the total sensitivity index </w:t>
      </w:r>
      <w:r w:rsidRPr="007A6DA1">
        <w:rPr>
          <w:i/>
          <w:iCs/>
        </w:rPr>
        <w:t>D</w:t>
      </w:r>
      <w:r w:rsidRPr="007A6DA1">
        <w:rPr>
          <w:vertAlign w:val="subscript"/>
        </w:rPr>
        <w:t>Ti</w:t>
      </w:r>
      <w:r>
        <w:t xml:space="preserve"> using the extension of Fourier amplitude sensitivity test (FAST) as described in Saltelli </w:t>
      </w:r>
      <w:r w:rsidRPr="007A6DA1">
        <w:rPr>
          <w:i/>
          <w:iCs/>
        </w:rPr>
        <w:t>et al.</w:t>
      </w:r>
      <w:r>
        <w:t xml:space="preserve"> [ref Saltelli]. </w:t>
      </w:r>
    </w:p>
    <w:p w14:paraId="1B316187" w14:textId="77777777" w:rsidR="000674DE" w:rsidRDefault="000674DE" w:rsidP="000674DE">
      <w:pPr>
        <w:pStyle w:val="NoSpacing"/>
      </w:pPr>
    </w:p>
    <w:p w14:paraId="50773F4D" w14:textId="77777777" w:rsidR="000674DE" w:rsidRDefault="000674DE" w:rsidP="000674DE">
      <w:pPr>
        <w:pStyle w:val="NoSpacing"/>
      </w:pPr>
      <w:r>
        <w:t xml:space="preserve">The extended FAST method is a variance-based, global sensitivity analysis technique that has been largely used for studying complex agricultural, ecological and chemical systems (see [ref Makowski, ref Neumann] for examples). Independently of any assumption about the model structure (such as linearity, monotonicity and additivity of the relationship between input factors and model output), the extended FAST method quantifies the sensitivity of the model output with respect to variations in each input parameter by means of spectral analysis. </w:t>
      </w:r>
    </w:p>
    <w:p w14:paraId="09C43CDA" w14:textId="77777777" w:rsidR="000674DE" w:rsidRDefault="000674DE" w:rsidP="000674DE">
      <w:pPr>
        <w:pStyle w:val="NoSpacing"/>
      </w:pPr>
    </w:p>
    <w:p w14:paraId="485F1C6F" w14:textId="77777777" w:rsidR="000674DE" w:rsidRDefault="000674DE" w:rsidP="000674DE">
      <w:pPr>
        <w:pStyle w:val="NoSpacing"/>
      </w:pPr>
      <w:r>
        <w:t xml:space="preserve">It provides measures of the amount of variance of the prevalence that arise from variations of a given parameter in what is called a total sensitivity index, </w:t>
      </w:r>
      <w:r w:rsidRPr="007A6DA1">
        <w:rPr>
          <w:i/>
          <w:iCs/>
        </w:rPr>
        <w:t>D</w:t>
      </w:r>
      <w:r w:rsidRPr="007A6DA1">
        <w:rPr>
          <w:vertAlign w:val="subscript"/>
        </w:rPr>
        <w:t>Ti</w:t>
      </w:r>
      <w:r>
        <w:t xml:space="preserve">. It therefore captures the overall effect of parameter variations on the chosen outcome values (i.e. including first- and higher-order interactions between model parameters). For example, a value of </w:t>
      </w:r>
      <w:r w:rsidRPr="007A6DA1">
        <w:rPr>
          <w:i/>
          <w:iCs/>
        </w:rPr>
        <w:t>D</w:t>
      </w:r>
      <w:r w:rsidRPr="007A6DA1">
        <w:rPr>
          <w:vertAlign w:val="subscript"/>
        </w:rPr>
        <w:t>Ti</w:t>
      </w:r>
      <w:r>
        <w:t> = 0.10 indicates that 10% of the total observed variation of the prevalence is explained by the parameter under consideration. The sensitivity analysis was carried out using R [ref R (version 3.6.3)]. For the sensitivity analysis, we used a parameter range of -22% to +22% of the baseline value for all parameters under investigation.</w:t>
      </w:r>
    </w:p>
    <w:p w14:paraId="03D2B2BB" w14:textId="77777777" w:rsidR="000674DE" w:rsidRPr="00026CE3" w:rsidRDefault="000674DE" w:rsidP="000674DE">
      <w:pPr>
        <w:pStyle w:val="NoSpacing"/>
        <w:rPr>
          <w:b/>
          <w:bCs/>
          <w:u w:val="single"/>
        </w:rPr>
      </w:pPr>
    </w:p>
    <w:p w14:paraId="451F72B2" w14:textId="77777777" w:rsidR="000674DE" w:rsidRDefault="000674DE" w:rsidP="000674DE">
      <w:pPr>
        <w:pStyle w:val="NoSpacing"/>
        <w:rPr>
          <w:b/>
          <w:bCs/>
          <w:u w:val="single"/>
        </w:rPr>
      </w:pPr>
      <w:r>
        <w:rPr>
          <w:b/>
          <w:bCs/>
          <w:u w:val="single"/>
        </w:rPr>
        <w:t>Software used</w:t>
      </w:r>
    </w:p>
    <w:p w14:paraId="627FEA6F" w14:textId="77777777" w:rsidR="000674DE" w:rsidRDefault="000674DE" w:rsidP="000674DE">
      <w:pPr>
        <w:pStyle w:val="NoSpacing"/>
      </w:pPr>
      <w:r w:rsidRPr="003772AF">
        <w:t>SIR</w:t>
      </w:r>
      <w:r>
        <w:t>S</w:t>
      </w:r>
      <w:r w:rsidRPr="003772AF">
        <w:t xml:space="preserve"> model implemented in </w:t>
      </w:r>
      <w:r w:rsidRPr="006370CA">
        <w:t>R</w:t>
      </w:r>
      <w:r>
        <w:t xml:space="preserve"> and C++</w:t>
      </w:r>
      <w:r w:rsidRPr="003772AF">
        <w:t xml:space="preserve"> </w:t>
      </w:r>
      <w:r>
        <w:t xml:space="preserve">independently (code available at  </w:t>
      </w:r>
      <w:hyperlink r:id="rId20" w:history="1">
        <w:r w:rsidRPr="00E00DEC">
          <w:rPr>
            <w:rStyle w:val="Hyperlink"/>
          </w:rPr>
          <w:t>https://github.com/bvbunnik/COV</w:t>
        </w:r>
        <w:r w:rsidRPr="00E00DEC">
          <w:rPr>
            <w:rStyle w:val="Hyperlink"/>
          </w:rPr>
          <w:t>I</w:t>
        </w:r>
        <w:r w:rsidRPr="00E00DEC">
          <w:rPr>
            <w:rStyle w:val="Hyperlink"/>
          </w:rPr>
          <w:t>D-19-enhanced-shielding.git</w:t>
        </w:r>
      </w:hyperlink>
      <w:r w:rsidRPr="003772AF">
        <w:t>).</w:t>
      </w:r>
      <w:r>
        <w:t xml:space="preserve"> Package “desolve” was used in R to implement model structure and analysis. Package “ggplot2” was used for all output plotting.  </w:t>
      </w:r>
    </w:p>
    <w:p w14:paraId="60518102" w14:textId="77777777" w:rsidR="000674DE" w:rsidRDefault="000674DE" w:rsidP="000674DE">
      <w:pPr>
        <w:pStyle w:val="NoSpacing"/>
      </w:pPr>
    </w:p>
    <w:p w14:paraId="31CF1E04" w14:textId="77777777" w:rsidR="000674DE" w:rsidRPr="00026CE3" w:rsidRDefault="000674DE" w:rsidP="000674DE">
      <w:pPr>
        <w:pStyle w:val="NoSpacing"/>
        <w:rPr>
          <w:b/>
          <w:bCs/>
          <w:u w:val="single"/>
        </w:rPr>
      </w:pPr>
      <w:r w:rsidRPr="00026CE3">
        <w:rPr>
          <w:b/>
          <w:bCs/>
          <w:u w:val="single"/>
        </w:rPr>
        <w:t>References</w:t>
      </w:r>
    </w:p>
    <w:p w14:paraId="71BF55B1" w14:textId="77777777" w:rsidR="000674DE" w:rsidRDefault="000674DE" w:rsidP="000674DE">
      <w:pPr>
        <w:pStyle w:val="NoSpacing"/>
        <w:numPr>
          <w:ilvl w:val="0"/>
          <w:numId w:val="3"/>
        </w:numPr>
      </w:pPr>
      <w:r>
        <w:t>Saltelli A, Tarantola S, Chan KPS. 1999A quantitative model-independent method for global sensitivity analysis of model output. Technometrics 41, 39–56. (doi:10.2307/1270993)</w:t>
      </w:r>
    </w:p>
    <w:p w14:paraId="54476A20" w14:textId="77777777" w:rsidR="000674DE" w:rsidRDefault="000674DE" w:rsidP="000674DE">
      <w:pPr>
        <w:pStyle w:val="NoSpacing"/>
        <w:numPr>
          <w:ilvl w:val="0"/>
          <w:numId w:val="3"/>
        </w:numPr>
      </w:pPr>
      <w:r>
        <w:t>Makowski D, Naud C, Jeuffroy M-H, Barbottin A, Monod H. 2006Global sensitivity analysis for calculating the contribution of genetic parameters to the variance of crop model prediction. Reliability Eng. Syst. Safety 91, 1142–1147. (doi:10.1016/j.ress.2005.11.015)</w:t>
      </w:r>
    </w:p>
    <w:p w14:paraId="52BF2D28" w14:textId="77777777" w:rsidR="000674DE" w:rsidRDefault="000674DE" w:rsidP="000674DE">
      <w:pPr>
        <w:pStyle w:val="NoSpacing"/>
        <w:numPr>
          <w:ilvl w:val="0"/>
          <w:numId w:val="3"/>
        </w:numPr>
      </w:pPr>
      <w:r>
        <w:t>Neumann MB, Gujer W, von Gunten U. 2009Global sensitivity analysis for model-based prediction of oxidative micropollutant transformation during drinking water treatment. Water Res. 43, 997–1004. (doi:10.1016/j.watres.2008.11.049)</w:t>
      </w:r>
    </w:p>
    <w:p w14:paraId="0B344814" w14:textId="77777777" w:rsidR="000674DE" w:rsidRPr="00F36FBA" w:rsidRDefault="000674DE" w:rsidP="000674DE">
      <w:pPr>
        <w:pStyle w:val="NoSpacing"/>
        <w:numPr>
          <w:ilvl w:val="0"/>
          <w:numId w:val="3"/>
        </w:numPr>
      </w:pPr>
      <w:r>
        <w:t>R Core Team (2020). R: A language and environment for statistical computing. R Foundation for Statistical Computing, Vienna, Austria. URL:https://www.R-project.org/.</w:t>
      </w:r>
    </w:p>
    <w:p w14:paraId="6FBDD3FF" w14:textId="77777777" w:rsidR="000674DE" w:rsidRDefault="000674DE" w:rsidP="000674DE">
      <w:pPr>
        <w:rPr>
          <w:sz w:val="24"/>
          <w:szCs w:val="24"/>
        </w:rPr>
      </w:pPr>
      <w:r>
        <w:rPr>
          <w:sz w:val="24"/>
          <w:szCs w:val="24"/>
        </w:rPr>
        <w:br w:type="page"/>
      </w:r>
    </w:p>
    <w:p w14:paraId="607AC855" w14:textId="77777777" w:rsidR="000674DE" w:rsidRPr="009647FA" w:rsidRDefault="000674DE" w:rsidP="000674DE">
      <w:pPr>
        <w:rPr>
          <w:sz w:val="24"/>
          <w:szCs w:val="24"/>
        </w:rPr>
      </w:pPr>
      <w:r>
        <w:rPr>
          <w:sz w:val="24"/>
          <w:szCs w:val="24"/>
        </w:rPr>
        <w:lastRenderedPageBreak/>
        <w:t>SUPPLEMENTARY FIGURES</w:t>
      </w:r>
    </w:p>
    <w:p w14:paraId="616457E4" w14:textId="77777777" w:rsidR="000674DE" w:rsidRDefault="000674DE" w:rsidP="000674DE">
      <w:pPr>
        <w:jc w:val="center"/>
      </w:pPr>
      <w:commentRangeStart w:id="1162"/>
      <w:r>
        <w:rPr>
          <w:noProof/>
          <w:lang w:eastAsia="en-GB"/>
        </w:rPr>
        <w:drawing>
          <wp:inline distT="0" distB="0" distL="0" distR="0" wp14:anchorId="2B72A420" wp14:editId="680F2635">
            <wp:extent cx="3305908" cy="2302114"/>
            <wp:effectExtent l="0" t="0" r="889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46268" cy="2330219"/>
                    </a:xfrm>
                    <a:prstGeom prst="rect">
                      <a:avLst/>
                    </a:prstGeom>
                    <a:noFill/>
                    <a:ln>
                      <a:noFill/>
                    </a:ln>
                  </pic:spPr>
                </pic:pic>
              </a:graphicData>
            </a:graphic>
          </wp:inline>
        </w:drawing>
      </w:r>
    </w:p>
    <w:p w14:paraId="618CBF0F" w14:textId="77777777" w:rsidR="000674DE" w:rsidRDefault="000674DE" w:rsidP="000674DE">
      <w:pPr>
        <w:jc w:val="center"/>
      </w:pPr>
      <w:r>
        <w:rPr>
          <w:noProof/>
          <w:lang w:eastAsia="en-GB"/>
        </w:rPr>
        <w:drawing>
          <wp:inline distT="0" distB="0" distL="0" distR="0" wp14:anchorId="28399D24" wp14:editId="454E3868">
            <wp:extent cx="3432517" cy="30892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49982" cy="3104984"/>
                    </a:xfrm>
                    <a:prstGeom prst="rect">
                      <a:avLst/>
                    </a:prstGeom>
                    <a:noFill/>
                    <a:ln>
                      <a:noFill/>
                    </a:ln>
                  </pic:spPr>
                </pic:pic>
              </a:graphicData>
            </a:graphic>
          </wp:inline>
        </w:drawing>
      </w:r>
      <w:commentRangeEnd w:id="1162"/>
      <w:r w:rsidR="00E110F9">
        <w:rPr>
          <w:rStyle w:val="CommentReference"/>
        </w:rPr>
        <w:commentReference w:id="1162"/>
      </w:r>
    </w:p>
    <w:p w14:paraId="6F8A9E9A" w14:textId="77777777" w:rsidR="000674DE" w:rsidRDefault="000674DE" w:rsidP="000674DE">
      <w:pPr>
        <w:jc w:val="both"/>
      </w:pPr>
      <w:r w:rsidRPr="00B95B09">
        <w:rPr>
          <w:b/>
          <w:bCs/>
        </w:rPr>
        <w:t xml:space="preserve">Figure </w:t>
      </w:r>
      <w:r>
        <w:rPr>
          <w:b/>
          <w:bCs/>
        </w:rPr>
        <w:t>S</w:t>
      </w:r>
      <w:r w:rsidRPr="00B95B09">
        <w:rPr>
          <w:b/>
          <w:bCs/>
        </w:rPr>
        <w:t>1</w:t>
      </w:r>
      <w:r>
        <w:t xml:space="preserve"> - The SIRS model structure (A) defined by Susceptible, Infectious and Remainder compartments and (B) the 20-20-20-20-20 network structure with five equal sized populations: vulnerable (V), shielders (S) and three remainder populations (R1, R2 and R3). This illustrates the baseline with five equal sized populations, but can be extended to n equal sized populations by increasing the number of remainder subpopulations. We define four values of the rate of transmission (</w:t>
      </w:r>
      <w:r>
        <w:rPr>
          <w:rFonts w:cstheme="minorHAnsi"/>
        </w:rPr>
        <w:t>β</w:t>
      </w:r>
      <w:r>
        <w:t xml:space="preserve">) with </w:t>
      </w:r>
      <w:r>
        <w:rPr>
          <w:rFonts w:cstheme="minorHAnsi"/>
        </w:rPr>
        <w:t>β</w:t>
      </w:r>
      <w:r>
        <w:rPr>
          <w:rFonts w:cstheme="minorHAnsi"/>
          <w:vertAlign w:val="subscript"/>
        </w:rPr>
        <w:t>1</w:t>
      </w:r>
      <w:r>
        <w:rPr>
          <w:rFonts w:cstheme="minorHAnsi"/>
        </w:rPr>
        <w:t xml:space="preserve"> defining the rate of transmission within and between the vulnerable and shielders; β</w:t>
      </w:r>
      <w:r>
        <w:rPr>
          <w:rFonts w:cstheme="minorHAnsi"/>
          <w:vertAlign w:val="subscript"/>
        </w:rPr>
        <w:t>2</w:t>
      </w:r>
      <w:r>
        <w:rPr>
          <w:rFonts w:cstheme="minorHAnsi"/>
        </w:rPr>
        <w:t xml:space="preserve"> defines transmission between shielders and remainders; β</w:t>
      </w:r>
      <w:r>
        <w:rPr>
          <w:rFonts w:cstheme="minorHAnsi"/>
          <w:vertAlign w:val="subscript"/>
        </w:rPr>
        <w:t xml:space="preserve">3 </w:t>
      </w:r>
      <w:r>
        <w:t xml:space="preserve">defines transmission between the remainder populations and </w:t>
      </w:r>
      <w:r>
        <w:rPr>
          <w:rFonts w:cstheme="minorHAnsi"/>
        </w:rPr>
        <w:t>β</w:t>
      </w:r>
      <w:r>
        <w:rPr>
          <w:rFonts w:cstheme="minorHAnsi"/>
          <w:vertAlign w:val="subscript"/>
        </w:rPr>
        <w:t>4</w:t>
      </w:r>
      <w:r>
        <w:rPr>
          <w:rFonts w:cstheme="minorHAnsi"/>
        </w:rPr>
        <w:t xml:space="preserve"> defines transmission between remainder and vulnerable populations. People in the Infectious compartments recover at rate γ and people in the recovered compartments lose immunity at rate ζ.</w:t>
      </w:r>
    </w:p>
    <w:p w14:paraId="33F37953" w14:textId="77777777" w:rsidR="000674DE" w:rsidRDefault="000674DE" w:rsidP="000674DE">
      <w:pPr>
        <w:rPr>
          <w:sz w:val="24"/>
          <w:szCs w:val="24"/>
        </w:rPr>
      </w:pPr>
    </w:p>
    <w:p w14:paraId="1E8236E7" w14:textId="77777777" w:rsidR="000674DE" w:rsidRDefault="000674DE" w:rsidP="000674DE">
      <w:pPr>
        <w:rPr>
          <w:sz w:val="24"/>
          <w:szCs w:val="24"/>
        </w:rPr>
      </w:pPr>
      <w:r>
        <w:rPr>
          <w:noProof/>
          <w:lang w:eastAsia="en-GB"/>
        </w:rPr>
        <w:lastRenderedPageBreak/>
        <w:drawing>
          <wp:inline distT="0" distB="0" distL="0" distR="0" wp14:anchorId="64D6CED0" wp14:editId="1FC8E405">
            <wp:extent cx="4303059" cy="3050662"/>
            <wp:effectExtent l="0" t="0" r="2540" b="0"/>
            <wp:docPr id="12" name="Picture 3">
              <a:extLst xmlns:a="http://schemas.openxmlformats.org/drawingml/2006/main">
                <a:ext uri="{FF2B5EF4-FFF2-40B4-BE49-F238E27FC236}">
                  <a16:creationId xmlns:a16="http://schemas.microsoft.com/office/drawing/2014/main" id="{49CAC77C-644D-49A5-A832-08359413A5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9CAC77C-644D-49A5-A832-08359413A52C}"/>
                        </a:ext>
                      </a:extLst>
                    </pic:cNvPr>
                    <pic:cNvPicPr>
                      <a:picLocks noChangeAspect="1"/>
                    </pic:cNvPicPr>
                  </pic:nvPicPr>
                  <pic:blipFill>
                    <a:blip r:embed="rId23"/>
                    <a:stretch>
                      <a:fillRect/>
                    </a:stretch>
                  </pic:blipFill>
                  <pic:spPr>
                    <a:xfrm>
                      <a:off x="0" y="0"/>
                      <a:ext cx="4317561" cy="3060943"/>
                    </a:xfrm>
                    <a:prstGeom prst="rect">
                      <a:avLst/>
                    </a:prstGeom>
                  </pic:spPr>
                </pic:pic>
              </a:graphicData>
            </a:graphic>
          </wp:inline>
        </w:drawing>
      </w:r>
    </w:p>
    <w:p w14:paraId="0480F5EB" w14:textId="77777777" w:rsidR="000674DE" w:rsidRPr="009650BE" w:rsidRDefault="000674DE" w:rsidP="000674DE">
      <w:pPr>
        <w:rPr>
          <w:sz w:val="24"/>
          <w:szCs w:val="24"/>
        </w:rPr>
      </w:pPr>
      <w:r>
        <w:rPr>
          <w:sz w:val="24"/>
          <w:szCs w:val="24"/>
        </w:rPr>
        <w:t>Figure S2. As Figure 2A for the 2-2-96 model.</w:t>
      </w:r>
    </w:p>
    <w:p w14:paraId="6266DC1C" w14:textId="77777777" w:rsidR="000674DE" w:rsidRDefault="000674DE" w:rsidP="000674DE">
      <w:pPr>
        <w:rPr>
          <w:sz w:val="24"/>
          <w:szCs w:val="24"/>
        </w:rPr>
      </w:pPr>
      <w:r>
        <w:rPr>
          <w:sz w:val="24"/>
          <w:szCs w:val="24"/>
        </w:rPr>
        <w:br w:type="page"/>
      </w:r>
    </w:p>
    <w:p w14:paraId="1F1710AA" w14:textId="77777777" w:rsidR="000674DE" w:rsidRDefault="000674DE" w:rsidP="000674DE">
      <w:pPr>
        <w:rPr>
          <w:sz w:val="24"/>
          <w:szCs w:val="24"/>
        </w:rPr>
      </w:pPr>
      <w:r>
        <w:rPr>
          <w:sz w:val="24"/>
          <w:szCs w:val="24"/>
        </w:rPr>
        <w:lastRenderedPageBreak/>
        <w:t>SUPPLEMENTARY TABLES</w:t>
      </w:r>
    </w:p>
    <w:p w14:paraId="52E71236" w14:textId="77777777" w:rsidR="000674DE" w:rsidRDefault="000674DE" w:rsidP="000674DE">
      <w:pPr>
        <w:rPr>
          <w:sz w:val="24"/>
          <w:szCs w:val="24"/>
        </w:rPr>
      </w:pPr>
      <w:r>
        <w:rPr>
          <w:sz w:val="24"/>
          <w:szCs w:val="24"/>
        </w:rPr>
        <w:t>Table S1. COVID-19 Shielding in the UK. A) Definition of vulnerable population [ref]. B) Shielding advice [ref].</w:t>
      </w:r>
    </w:p>
    <w:p w14:paraId="05B29443" w14:textId="77777777" w:rsidR="000674DE" w:rsidRPr="00BF366E" w:rsidRDefault="000674DE" w:rsidP="000674DE">
      <w:pPr>
        <w:rPr>
          <w:b/>
          <w:sz w:val="24"/>
          <w:szCs w:val="24"/>
        </w:rPr>
      </w:pPr>
      <w:r w:rsidRPr="00BF366E">
        <w:rPr>
          <w:b/>
          <w:sz w:val="24"/>
          <w:szCs w:val="24"/>
        </w:rPr>
        <w:t>A</w:t>
      </w:r>
    </w:p>
    <w:p w14:paraId="2EEE7E5F" w14:textId="77777777" w:rsidR="000674DE" w:rsidRDefault="000674DE" w:rsidP="000674DE">
      <w:pPr>
        <w:rPr>
          <w:sz w:val="24"/>
          <w:szCs w:val="24"/>
        </w:rPr>
      </w:pPr>
      <w:r>
        <w:rPr>
          <w:noProof/>
          <w:sz w:val="24"/>
          <w:szCs w:val="24"/>
          <w:lang w:eastAsia="en-GB"/>
        </w:rPr>
        <w:drawing>
          <wp:inline distT="0" distB="0" distL="0" distR="0" wp14:anchorId="78E06137" wp14:editId="52FE6D2C">
            <wp:extent cx="5731510" cy="29908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iteria.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2990850"/>
                    </a:xfrm>
                    <a:prstGeom prst="rect">
                      <a:avLst/>
                    </a:prstGeom>
                  </pic:spPr>
                </pic:pic>
              </a:graphicData>
            </a:graphic>
          </wp:inline>
        </w:drawing>
      </w:r>
    </w:p>
    <w:p w14:paraId="0E72C68D" w14:textId="77777777" w:rsidR="000674DE" w:rsidRDefault="000674DE" w:rsidP="000674DE">
      <w:pPr>
        <w:rPr>
          <w:sz w:val="24"/>
          <w:szCs w:val="24"/>
        </w:rPr>
      </w:pPr>
    </w:p>
    <w:p w14:paraId="6437C000" w14:textId="77777777" w:rsidR="000674DE" w:rsidRPr="00BF366E" w:rsidRDefault="000674DE" w:rsidP="000674DE">
      <w:pPr>
        <w:rPr>
          <w:b/>
          <w:sz w:val="24"/>
          <w:szCs w:val="24"/>
        </w:rPr>
      </w:pPr>
      <w:r w:rsidRPr="00BF366E">
        <w:rPr>
          <w:b/>
          <w:sz w:val="24"/>
          <w:szCs w:val="24"/>
        </w:rPr>
        <w:t>B</w:t>
      </w:r>
    </w:p>
    <w:p w14:paraId="49CDA35B" w14:textId="77777777" w:rsidR="000674DE" w:rsidRDefault="000674DE" w:rsidP="000674DE">
      <w:pPr>
        <w:rPr>
          <w:sz w:val="24"/>
          <w:szCs w:val="24"/>
        </w:rPr>
      </w:pPr>
      <w:r>
        <w:rPr>
          <w:noProof/>
          <w:sz w:val="24"/>
          <w:szCs w:val="24"/>
          <w:lang w:eastAsia="en-GB"/>
        </w:rPr>
        <w:drawing>
          <wp:inline distT="0" distB="0" distL="0" distR="0" wp14:anchorId="05AF03EF" wp14:editId="26369E39">
            <wp:extent cx="4887007" cy="156231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finition of shielding.png"/>
                    <pic:cNvPicPr/>
                  </pic:nvPicPr>
                  <pic:blipFill>
                    <a:blip r:embed="rId25">
                      <a:extLst>
                        <a:ext uri="{28A0092B-C50C-407E-A947-70E740481C1C}">
                          <a14:useLocalDpi xmlns:a14="http://schemas.microsoft.com/office/drawing/2010/main" val="0"/>
                        </a:ext>
                      </a:extLst>
                    </a:blip>
                    <a:stretch>
                      <a:fillRect/>
                    </a:stretch>
                  </pic:blipFill>
                  <pic:spPr>
                    <a:xfrm>
                      <a:off x="0" y="0"/>
                      <a:ext cx="4887007" cy="1562318"/>
                    </a:xfrm>
                    <a:prstGeom prst="rect">
                      <a:avLst/>
                    </a:prstGeom>
                  </pic:spPr>
                </pic:pic>
              </a:graphicData>
            </a:graphic>
          </wp:inline>
        </w:drawing>
      </w:r>
    </w:p>
    <w:p w14:paraId="715DCD52" w14:textId="77777777" w:rsidR="00402FCB" w:rsidRDefault="00402FCB"/>
    <w:sectPr w:rsidR="00402FCB">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Alexander Morgan" w:date="2020-04-28T16:18:00Z" w:initials="AM">
    <w:p w14:paraId="48B9C98F" w14:textId="77777777" w:rsidR="00BD34FC" w:rsidRDefault="00BD34FC">
      <w:pPr>
        <w:pStyle w:val="CommentText"/>
      </w:pPr>
      <w:r>
        <w:rPr>
          <w:rStyle w:val="CommentReference"/>
        </w:rPr>
        <w:annotationRef/>
      </w:r>
      <w:r>
        <w:t>Change to fit colour scheme of figures:</w:t>
      </w:r>
      <w:r>
        <w:br/>
        <w:t>vulnerable = green</w:t>
      </w:r>
    </w:p>
    <w:p w14:paraId="00420BCB" w14:textId="77777777" w:rsidR="00BD34FC" w:rsidRDefault="00BD34FC">
      <w:pPr>
        <w:pStyle w:val="CommentText"/>
      </w:pPr>
      <w:r>
        <w:t>Shieders = red</w:t>
      </w:r>
    </w:p>
    <w:p w14:paraId="57EEF2E5" w14:textId="77777777" w:rsidR="00BD34FC" w:rsidRDefault="00BD34FC">
      <w:pPr>
        <w:pStyle w:val="CommentText"/>
      </w:pPr>
      <w:r>
        <w:t>Remainders = blue</w:t>
      </w:r>
    </w:p>
    <w:p w14:paraId="4E3DF60E" w14:textId="008E2513" w:rsidR="00BD34FC" w:rsidRDefault="00BD34FC">
      <w:pPr>
        <w:pStyle w:val="CommentText"/>
      </w:pPr>
      <w:r>
        <w:t xml:space="preserve">For consistency </w:t>
      </w:r>
    </w:p>
  </w:comment>
  <w:comment w:id="4" w:author="Alexander Morgan" w:date="2020-04-28T15:27:00Z" w:initials="AM">
    <w:p w14:paraId="3B36E573" w14:textId="45C905F4" w:rsidR="00BD34FC" w:rsidRDefault="00BD34FC">
      <w:pPr>
        <w:pStyle w:val="CommentText"/>
      </w:pPr>
      <w:r>
        <w:rPr>
          <w:rStyle w:val="CommentReference"/>
        </w:rPr>
        <w:annotationRef/>
      </w:r>
      <w:r>
        <w:t>Choice of central beta values in phase 4 will need more explanation in the methods + main text…</w:t>
      </w:r>
    </w:p>
  </w:comment>
  <w:comment w:id="5" w:author="Alexander Morgan" w:date="2020-04-28T15:39:00Z" w:initials="AM">
    <w:p w14:paraId="4BF62E84" w14:textId="7C760202" w:rsidR="00BD34FC" w:rsidRDefault="00BD34FC">
      <w:pPr>
        <w:pStyle w:val="CommentText"/>
      </w:pPr>
      <w:r>
        <w:rPr>
          <w:rStyle w:val="CommentReference"/>
        </w:rPr>
        <w:annotationRef/>
      </w:r>
      <w:r>
        <w:t>Needs further thought…</w:t>
      </w:r>
    </w:p>
  </w:comment>
  <w:comment w:id="102" w:author="Alexander Morgan" w:date="2020-04-28T20:18:00Z" w:initials="AM">
    <w:p w14:paraId="0FB9DF34" w14:textId="3DC5135C" w:rsidR="00A91D57" w:rsidRDefault="00A91D57">
      <w:pPr>
        <w:pStyle w:val="CommentText"/>
      </w:pPr>
      <w:r>
        <w:rPr>
          <w:rStyle w:val="CommentReference"/>
        </w:rPr>
        <w:annotationRef/>
      </w:r>
      <w:r>
        <w:t>Need to fill in</w:t>
      </w:r>
    </w:p>
  </w:comment>
  <w:comment w:id="346" w:author="Alexander Morgan" w:date="2020-04-28T16:45:00Z" w:initials="AM">
    <w:p w14:paraId="35C8491E" w14:textId="0D10B8F1" w:rsidR="00BD34FC" w:rsidRDefault="00BD34FC">
      <w:pPr>
        <w:pStyle w:val="CommentText"/>
      </w:pPr>
      <w:r>
        <w:rPr>
          <w:rStyle w:val="CommentReference"/>
        </w:rPr>
        <w:annotationRef/>
      </w:r>
      <w:r>
        <w:t>Point of discussion…</w:t>
      </w:r>
    </w:p>
  </w:comment>
  <w:comment w:id="388" w:author="Alexander Morgan" w:date="2020-04-28T17:54:00Z" w:initials="AM">
    <w:p w14:paraId="028470DF" w14:textId="55C562F4" w:rsidR="000118B9" w:rsidRDefault="000118B9">
      <w:pPr>
        <w:pStyle w:val="CommentText"/>
      </w:pPr>
      <w:r>
        <w:rPr>
          <w:rStyle w:val="CommentReference"/>
        </w:rPr>
        <w:annotationRef/>
      </w:r>
      <w:r>
        <w:t>May need to explain the rationale behind th</w:t>
      </w:r>
      <w:r w:rsidR="00D920B6">
        <w:t>e</w:t>
      </w:r>
      <w:r>
        <w:t xml:space="preserve"> remainder sub-population split</w:t>
      </w:r>
      <w:r w:rsidR="00D920B6">
        <w:t xml:space="preserve"> a bit</w:t>
      </w:r>
      <w:r>
        <w:t xml:space="preserve"> more</w:t>
      </w:r>
    </w:p>
  </w:comment>
  <w:comment w:id="542" w:author="Alexander Morgan" w:date="2020-04-28T17:52:00Z" w:initials="AM">
    <w:p w14:paraId="710F95B7" w14:textId="45562F8C" w:rsidR="000118B9" w:rsidRDefault="000118B9">
      <w:pPr>
        <w:pStyle w:val="CommentText"/>
      </w:pPr>
      <w:r>
        <w:rPr>
          <w:rStyle w:val="CommentReference"/>
        </w:rPr>
        <w:annotationRef/>
      </w:r>
      <w:r>
        <w:t>May need checking – expanding upon</w:t>
      </w:r>
    </w:p>
  </w:comment>
  <w:comment w:id="576" w:author="Alexander Morgan" w:date="2020-04-28T21:24:00Z" w:initials="AM">
    <w:p w14:paraId="52F64F32" w14:textId="6FA299B8" w:rsidR="000E3EC9" w:rsidRDefault="000E3EC9">
      <w:pPr>
        <w:pStyle w:val="CommentText"/>
      </w:pPr>
      <w:r>
        <w:rPr>
          <w:rStyle w:val="CommentReference"/>
        </w:rPr>
        <w:annotationRef/>
      </w:r>
      <w:r>
        <w:t>Is R the right value to use? Or the effect reproduction number</w:t>
      </w:r>
    </w:p>
  </w:comment>
  <w:comment w:id="923" w:author="Alexander Morgan" w:date="2020-04-28T20:58:00Z" w:initials="AM">
    <w:p w14:paraId="19B60CA0" w14:textId="7E915DBC" w:rsidR="00E110F9" w:rsidRDefault="00E110F9">
      <w:pPr>
        <w:pStyle w:val="CommentText"/>
      </w:pPr>
      <w:r>
        <w:rPr>
          <w:rStyle w:val="CommentReference"/>
        </w:rPr>
        <w:annotationRef/>
      </w:r>
      <w:r>
        <w:t>Need full break down of R0 changes as the intervention progresses through all 4 phases</w:t>
      </w:r>
    </w:p>
  </w:comment>
  <w:comment w:id="1162" w:author="Alexander Morgan" w:date="2020-04-28T20:59:00Z" w:initials="AM">
    <w:p w14:paraId="29C5F906" w14:textId="06057002" w:rsidR="00E110F9" w:rsidRDefault="00E110F9">
      <w:pPr>
        <w:pStyle w:val="CommentText"/>
      </w:pPr>
      <w:r>
        <w:rPr>
          <w:rStyle w:val="CommentReference"/>
        </w:rPr>
        <w:annotationRef/>
      </w:r>
      <w:r>
        <w:t>Change colors – re fig 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E3DF60E" w15:done="0"/>
  <w15:commentEx w15:paraId="3B36E573" w15:done="0"/>
  <w15:commentEx w15:paraId="4BF62E84" w15:done="0"/>
  <w15:commentEx w15:paraId="0FB9DF34" w15:done="0"/>
  <w15:commentEx w15:paraId="35C8491E" w15:done="0"/>
  <w15:commentEx w15:paraId="028470DF" w15:done="0"/>
  <w15:commentEx w15:paraId="710F95B7" w15:done="0"/>
  <w15:commentEx w15:paraId="52F64F32" w15:done="0"/>
  <w15:commentEx w15:paraId="19B60CA0" w15:done="1"/>
  <w15:commentEx w15:paraId="29C5F90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52D5D3" w16cex:dateUtc="2020-04-28T15:18:00Z"/>
  <w16cex:commentExtensible w16cex:durableId="2252C9E7" w16cex:dateUtc="2020-04-28T14:27:00Z"/>
  <w16cex:commentExtensible w16cex:durableId="2252CCB3" w16cex:dateUtc="2020-04-28T14:39:00Z"/>
  <w16cex:commentExtensible w16cex:durableId="22530E0A" w16cex:dateUtc="2020-04-28T19:18:00Z"/>
  <w16cex:commentExtensible w16cex:durableId="2252DC11" w16cex:dateUtc="2020-04-28T15:45:00Z"/>
  <w16cex:commentExtensible w16cex:durableId="2252EC56" w16cex:dateUtc="2020-04-28T16:54:00Z"/>
  <w16cex:commentExtensible w16cex:durableId="2252EBC3" w16cex:dateUtc="2020-04-28T16:52:00Z"/>
  <w16cex:commentExtensible w16cex:durableId="22531DA0" w16cex:dateUtc="2020-04-28T20:24:00Z"/>
  <w16cex:commentExtensible w16cex:durableId="2253178C" w16cex:dateUtc="2020-04-28T19:58:00Z"/>
  <w16cex:commentExtensible w16cex:durableId="225317B8" w16cex:dateUtc="2020-04-28T19: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E3DF60E" w16cid:durableId="2252D5D3"/>
  <w16cid:commentId w16cid:paraId="3B36E573" w16cid:durableId="2252C9E7"/>
  <w16cid:commentId w16cid:paraId="4BF62E84" w16cid:durableId="2252CCB3"/>
  <w16cid:commentId w16cid:paraId="0FB9DF34" w16cid:durableId="22530E0A"/>
  <w16cid:commentId w16cid:paraId="35C8491E" w16cid:durableId="2252DC11"/>
  <w16cid:commentId w16cid:paraId="028470DF" w16cid:durableId="2252EC56"/>
  <w16cid:commentId w16cid:paraId="710F95B7" w16cid:durableId="2252EBC3"/>
  <w16cid:commentId w16cid:paraId="52F64F32" w16cid:durableId="22531DA0"/>
  <w16cid:commentId w16cid:paraId="19B60CA0" w16cid:durableId="2253178C"/>
  <w16cid:commentId w16cid:paraId="29C5F906" w16cid:durableId="225317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8E73BE" w14:textId="77777777" w:rsidR="00FA5561" w:rsidRDefault="00FA5561" w:rsidP="000E3EC9">
      <w:pPr>
        <w:spacing w:after="0" w:line="240" w:lineRule="auto"/>
      </w:pPr>
      <w:r>
        <w:separator/>
      </w:r>
    </w:p>
  </w:endnote>
  <w:endnote w:type="continuationSeparator" w:id="0">
    <w:p w14:paraId="62724113" w14:textId="77777777" w:rsidR="00FA5561" w:rsidRDefault="00FA5561" w:rsidP="000E3E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E776B3" w14:textId="77777777" w:rsidR="00FA5561" w:rsidRDefault="00FA5561" w:rsidP="000E3EC9">
      <w:pPr>
        <w:spacing w:after="0" w:line="240" w:lineRule="auto"/>
      </w:pPr>
      <w:r>
        <w:separator/>
      </w:r>
    </w:p>
  </w:footnote>
  <w:footnote w:type="continuationSeparator" w:id="0">
    <w:p w14:paraId="6630015F" w14:textId="77777777" w:rsidR="00FA5561" w:rsidRDefault="00FA5561" w:rsidP="000E3E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9717E"/>
    <w:multiLevelType w:val="hybridMultilevel"/>
    <w:tmpl w:val="66EA960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3597293"/>
    <w:multiLevelType w:val="hybridMultilevel"/>
    <w:tmpl w:val="A348B030"/>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5F3F4DE3"/>
    <w:multiLevelType w:val="hybridMultilevel"/>
    <w:tmpl w:val="6B144F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lexander Morgan">
    <w15:presenceInfo w15:providerId="Windows Live" w15:userId="1a43674bc61a3a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4DE"/>
    <w:rsid w:val="000118B9"/>
    <w:rsid w:val="000674DE"/>
    <w:rsid w:val="000B50A2"/>
    <w:rsid w:val="000D27F9"/>
    <w:rsid w:val="000E3EC9"/>
    <w:rsid w:val="00181049"/>
    <w:rsid w:val="00320064"/>
    <w:rsid w:val="003C04A6"/>
    <w:rsid w:val="00402FCB"/>
    <w:rsid w:val="00430C1A"/>
    <w:rsid w:val="005174AA"/>
    <w:rsid w:val="005B4C80"/>
    <w:rsid w:val="005F0974"/>
    <w:rsid w:val="007D6513"/>
    <w:rsid w:val="00A91D57"/>
    <w:rsid w:val="00AA1A45"/>
    <w:rsid w:val="00AE17EE"/>
    <w:rsid w:val="00B2572E"/>
    <w:rsid w:val="00BD34FC"/>
    <w:rsid w:val="00C244E1"/>
    <w:rsid w:val="00CF7CE9"/>
    <w:rsid w:val="00D920B6"/>
    <w:rsid w:val="00E110F9"/>
    <w:rsid w:val="00E327D4"/>
    <w:rsid w:val="00F005FB"/>
    <w:rsid w:val="00F46648"/>
    <w:rsid w:val="00FA55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E462E"/>
  <w15:chartTrackingRefBased/>
  <w15:docId w15:val="{E4DACA72-D0C8-4490-972B-621211259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74DE"/>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674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674DE"/>
    <w:rPr>
      <w:color w:val="0563C1" w:themeColor="hyperlink"/>
      <w:u w:val="single"/>
    </w:rPr>
  </w:style>
  <w:style w:type="character" w:customStyle="1" w:styleId="figurecaption">
    <w:name w:val="figure__caption"/>
    <w:basedOn w:val="DefaultParagraphFont"/>
    <w:rsid w:val="000674DE"/>
  </w:style>
  <w:style w:type="paragraph" w:styleId="NoSpacing">
    <w:name w:val="No Spacing"/>
    <w:uiPriority w:val="1"/>
    <w:qFormat/>
    <w:rsid w:val="000674DE"/>
    <w:pPr>
      <w:spacing w:after="0" w:line="240" w:lineRule="auto"/>
    </w:pPr>
  </w:style>
  <w:style w:type="table" w:styleId="GridTable4">
    <w:name w:val="Grid Table 4"/>
    <w:basedOn w:val="TableNormal"/>
    <w:uiPriority w:val="49"/>
    <w:rsid w:val="000674D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FollowedHyperlink">
    <w:name w:val="FollowedHyperlink"/>
    <w:basedOn w:val="DefaultParagraphFont"/>
    <w:uiPriority w:val="99"/>
    <w:semiHidden/>
    <w:unhideWhenUsed/>
    <w:rsid w:val="000674DE"/>
    <w:rPr>
      <w:color w:val="954F72" w:themeColor="followedHyperlink"/>
      <w:u w:val="single"/>
    </w:rPr>
  </w:style>
  <w:style w:type="character" w:styleId="CommentReference">
    <w:name w:val="annotation reference"/>
    <w:basedOn w:val="DefaultParagraphFont"/>
    <w:uiPriority w:val="99"/>
    <w:semiHidden/>
    <w:unhideWhenUsed/>
    <w:rsid w:val="000B50A2"/>
    <w:rPr>
      <w:sz w:val="16"/>
      <w:szCs w:val="16"/>
    </w:rPr>
  </w:style>
  <w:style w:type="paragraph" w:styleId="CommentText">
    <w:name w:val="annotation text"/>
    <w:basedOn w:val="Normal"/>
    <w:link w:val="CommentTextChar"/>
    <w:uiPriority w:val="99"/>
    <w:semiHidden/>
    <w:unhideWhenUsed/>
    <w:rsid w:val="000B50A2"/>
    <w:pPr>
      <w:spacing w:line="240" w:lineRule="auto"/>
    </w:pPr>
    <w:rPr>
      <w:sz w:val="20"/>
      <w:szCs w:val="20"/>
    </w:rPr>
  </w:style>
  <w:style w:type="character" w:customStyle="1" w:styleId="CommentTextChar">
    <w:name w:val="Comment Text Char"/>
    <w:basedOn w:val="DefaultParagraphFont"/>
    <w:link w:val="CommentText"/>
    <w:uiPriority w:val="99"/>
    <w:semiHidden/>
    <w:rsid w:val="000B50A2"/>
    <w:rPr>
      <w:sz w:val="20"/>
      <w:szCs w:val="20"/>
    </w:rPr>
  </w:style>
  <w:style w:type="paragraph" w:styleId="CommentSubject">
    <w:name w:val="annotation subject"/>
    <w:basedOn w:val="CommentText"/>
    <w:next w:val="CommentText"/>
    <w:link w:val="CommentSubjectChar"/>
    <w:uiPriority w:val="99"/>
    <w:semiHidden/>
    <w:unhideWhenUsed/>
    <w:rsid w:val="000B50A2"/>
    <w:rPr>
      <w:b/>
      <w:bCs/>
    </w:rPr>
  </w:style>
  <w:style w:type="character" w:customStyle="1" w:styleId="CommentSubjectChar">
    <w:name w:val="Comment Subject Char"/>
    <w:basedOn w:val="CommentTextChar"/>
    <w:link w:val="CommentSubject"/>
    <w:uiPriority w:val="99"/>
    <w:semiHidden/>
    <w:rsid w:val="000B50A2"/>
    <w:rPr>
      <w:b/>
      <w:bCs/>
      <w:sz w:val="20"/>
      <w:szCs w:val="20"/>
    </w:rPr>
  </w:style>
  <w:style w:type="paragraph" w:styleId="BalloonText">
    <w:name w:val="Balloon Text"/>
    <w:basedOn w:val="Normal"/>
    <w:link w:val="BalloonTextChar"/>
    <w:uiPriority w:val="99"/>
    <w:semiHidden/>
    <w:unhideWhenUsed/>
    <w:rsid w:val="000B50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50A2"/>
    <w:rPr>
      <w:rFonts w:ascii="Segoe UI" w:hAnsi="Segoe UI" w:cs="Segoe UI"/>
      <w:sz w:val="18"/>
      <w:szCs w:val="18"/>
    </w:rPr>
  </w:style>
  <w:style w:type="paragraph" w:styleId="ListParagraph">
    <w:name w:val="List Paragraph"/>
    <w:basedOn w:val="Normal"/>
    <w:uiPriority w:val="34"/>
    <w:qFormat/>
    <w:rsid w:val="00181049"/>
    <w:pPr>
      <w:ind w:left="720"/>
      <w:contextualSpacing/>
    </w:pPr>
  </w:style>
  <w:style w:type="table" w:styleId="GridTable5Dark">
    <w:name w:val="Grid Table 5 Dark"/>
    <w:basedOn w:val="TableNormal"/>
    <w:uiPriority w:val="50"/>
    <w:rsid w:val="005174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PlaceholderText">
    <w:name w:val="Placeholder Text"/>
    <w:basedOn w:val="DefaultParagraphFont"/>
    <w:uiPriority w:val="99"/>
    <w:semiHidden/>
    <w:rsid w:val="003C04A6"/>
    <w:rPr>
      <w:color w:val="808080"/>
    </w:rPr>
  </w:style>
  <w:style w:type="paragraph" w:styleId="Header">
    <w:name w:val="header"/>
    <w:basedOn w:val="Normal"/>
    <w:link w:val="HeaderChar"/>
    <w:uiPriority w:val="99"/>
    <w:unhideWhenUsed/>
    <w:rsid w:val="000E3E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3EC9"/>
  </w:style>
  <w:style w:type="paragraph" w:styleId="Footer">
    <w:name w:val="footer"/>
    <w:basedOn w:val="Normal"/>
    <w:link w:val="FooterChar"/>
    <w:uiPriority w:val="99"/>
    <w:unhideWhenUsed/>
    <w:rsid w:val="000E3E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3E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github.com/bvbunnik/COVID-19-enhanced-shielding.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0.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418DDC-B002-47D7-AA7D-574DC18F5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TotalTime>
  <Pages>16</Pages>
  <Words>2944</Words>
  <Characters>16781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Morgan</dc:creator>
  <cp:keywords/>
  <dc:description/>
  <cp:lastModifiedBy>Alexander Morgan</cp:lastModifiedBy>
  <cp:revision>3</cp:revision>
  <dcterms:created xsi:type="dcterms:W3CDTF">2020-04-28T13:22:00Z</dcterms:created>
  <dcterms:modified xsi:type="dcterms:W3CDTF">2020-04-28T20:31:00Z</dcterms:modified>
</cp:coreProperties>
</file>