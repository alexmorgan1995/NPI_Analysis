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E7DD15" w14:textId="6D866A1A" w:rsidR="000E1AC7" w:rsidRPr="00B067E9" w:rsidRDefault="000E1AC7" w:rsidP="000E1AC7">
      <w:pPr>
        <w:pStyle w:val="Heading1"/>
        <w:spacing w:before="0" w:line="360" w:lineRule="auto"/>
        <w:jc w:val="center"/>
        <w:rPr>
          <w:rFonts w:asciiTheme="minorHAnsi" w:hAnsiTheme="minorHAnsi" w:cstheme="minorHAnsi"/>
          <w:b/>
          <w:bCs/>
          <w:color w:val="auto"/>
        </w:rPr>
      </w:pPr>
      <w:r w:rsidRPr="00B067E9">
        <w:rPr>
          <w:rFonts w:ascii="Calibri" w:hAnsi="Calibri" w:cs="Calibri"/>
          <w:b/>
          <w:bCs/>
          <w:color w:val="auto"/>
        </w:rPr>
        <w:t xml:space="preserve">OPTIMISING </w:t>
      </w:r>
      <w:r>
        <w:rPr>
          <w:rFonts w:ascii="Calibri" w:hAnsi="Calibri" w:cs="Calibri"/>
          <w:b/>
          <w:bCs/>
          <w:color w:val="auto"/>
        </w:rPr>
        <w:t xml:space="preserve">TIME-LIMITED NON-PHARMACEUTICAL INTERVENTIONS FOR COVID-19 </w:t>
      </w:r>
      <w:r w:rsidR="00C127B7">
        <w:rPr>
          <w:rFonts w:ascii="Calibri" w:hAnsi="Calibri" w:cs="Calibri"/>
          <w:b/>
          <w:bCs/>
          <w:color w:val="auto"/>
        </w:rPr>
        <w:t>OUTBREAK</w:t>
      </w:r>
      <w:r>
        <w:rPr>
          <w:rFonts w:ascii="Calibri" w:hAnsi="Calibri" w:cs="Calibri"/>
          <w:b/>
          <w:bCs/>
          <w:color w:val="auto"/>
        </w:rPr>
        <w:t xml:space="preserve"> CONTROL</w:t>
      </w:r>
      <w:r w:rsidRPr="00B067E9">
        <w:rPr>
          <w:rFonts w:ascii="Calibri" w:hAnsi="Calibri" w:cs="Calibri"/>
          <w:b/>
          <w:bCs/>
          <w:color w:val="auto"/>
        </w:rPr>
        <w:t xml:space="preserve"> </w:t>
      </w:r>
    </w:p>
    <w:p w14:paraId="79030005" w14:textId="32558A30" w:rsidR="000E1AC7" w:rsidRDefault="000E1AC7" w:rsidP="000E1AC7"/>
    <w:p w14:paraId="0917A69D" w14:textId="5DD3FDDE" w:rsidR="00367B1B" w:rsidRPr="00367B1B" w:rsidRDefault="00341BF0" w:rsidP="00367B1B">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Graham F. Medley</w:t>
      </w:r>
      <w:r w:rsidRPr="00341BF0">
        <w:rPr>
          <w:vertAlign w:val="superscript"/>
        </w:rPr>
        <w:t>3</w:t>
      </w:r>
      <w:r>
        <w:t xml:space="preserve"> and Bram A.D van Bunnik</w:t>
      </w:r>
      <w:r w:rsidRPr="00341BF0">
        <w:rPr>
          <w:vertAlign w:val="superscript"/>
        </w:rPr>
        <w:t>2</w:t>
      </w:r>
    </w:p>
    <w:p w14:paraId="668DF86E" w14:textId="77777777" w:rsidR="00367B1B" w:rsidRDefault="00367B1B" w:rsidP="00367B1B">
      <w:pPr>
        <w:pStyle w:val="Default"/>
      </w:pPr>
    </w:p>
    <w:p w14:paraId="6F809390" w14:textId="28AC12B5" w:rsidR="00367B1B" w:rsidRPr="00367B1B" w:rsidRDefault="00367B1B" w:rsidP="00367B1B">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509A5445" w14:textId="0309426D" w:rsidR="00367B1B" w:rsidRDefault="00367B1B" w:rsidP="00367B1B">
      <w:pPr>
        <w:spacing w:line="240" w:lineRule="auto"/>
      </w:pPr>
      <w:r w:rsidRPr="00367B1B">
        <w:rPr>
          <w:vertAlign w:val="superscript"/>
        </w:rPr>
        <w:t>2</w:t>
      </w:r>
      <w:r w:rsidRPr="00367B1B">
        <w:t>Usher Institute, University of Edinburgh, Edinburgh, United Kingdom</w:t>
      </w:r>
    </w:p>
    <w:p w14:paraId="1C36F2B1" w14:textId="2909136B" w:rsidR="00367B1B" w:rsidRPr="00367B1B" w:rsidRDefault="00367B1B" w:rsidP="00367B1B">
      <w:pPr>
        <w:spacing w:line="240" w:lineRule="auto"/>
      </w:pPr>
      <w:r w:rsidRPr="00367B1B">
        <w:rPr>
          <w:vertAlign w:val="superscript"/>
        </w:rPr>
        <w:t>3</w:t>
      </w:r>
      <w:r>
        <w:t>Centre for Mathematical Modelling of Infectious Diseases</w:t>
      </w:r>
      <w:r w:rsidR="0053427D">
        <w:t xml:space="preserve"> and Department of Global Health &amp; Development</w:t>
      </w:r>
      <w:r>
        <w:t>, London School of Hygiene and Tropical Medicine, London, United Kingdom</w:t>
      </w:r>
    </w:p>
    <w:p w14:paraId="4CA64F04" w14:textId="46F935AC" w:rsidR="00367B1B" w:rsidRDefault="00367B1B" w:rsidP="00D80837"/>
    <w:p w14:paraId="618CD1A9" w14:textId="1D861DBD" w:rsidR="00D80837" w:rsidRDefault="00D80837" w:rsidP="00D80837">
      <w:r>
        <w:t xml:space="preserve">KEYWORDS: </w:t>
      </w:r>
      <w:r w:rsidR="008E6BE9">
        <w:t>COVID-19/ Modelling/ Optimisation/ Epidemiology/ Non-pharmaceutical interventions</w:t>
      </w:r>
    </w:p>
    <w:p w14:paraId="5CC6D4EF" w14:textId="77777777" w:rsidR="00D80837" w:rsidRPr="00D80837" w:rsidRDefault="00D80837" w:rsidP="00D80837"/>
    <w:p w14:paraId="6BD96210" w14:textId="03F076AB" w:rsidR="000E1AC7" w:rsidRDefault="000E1AC7" w:rsidP="0087663B">
      <w:pPr>
        <w:pStyle w:val="Heading2"/>
        <w:spacing w:before="0" w:line="360" w:lineRule="auto"/>
        <w:jc w:val="center"/>
        <w:rPr>
          <w:rFonts w:asciiTheme="minorHAnsi" w:hAnsiTheme="minorHAnsi" w:cstheme="minorHAnsi"/>
          <w:b/>
          <w:bCs/>
          <w:color w:val="auto"/>
          <w:sz w:val="28"/>
          <w:szCs w:val="28"/>
        </w:rPr>
      </w:pPr>
      <w:r>
        <w:rPr>
          <w:rFonts w:asciiTheme="minorHAnsi" w:hAnsiTheme="minorHAnsi" w:cstheme="minorHAnsi"/>
          <w:b/>
          <w:bCs/>
          <w:color w:val="auto"/>
          <w:sz w:val="28"/>
          <w:szCs w:val="28"/>
        </w:rPr>
        <w:t>ABSTRACT</w:t>
      </w:r>
    </w:p>
    <w:p w14:paraId="72087B25" w14:textId="0B01B00F" w:rsidR="00217161" w:rsidRDefault="00217161" w:rsidP="00217161"/>
    <w:p w14:paraId="5ACBD849" w14:textId="7A61B713" w:rsidR="006D1D2B" w:rsidRPr="00190D01" w:rsidRDefault="006D1D2B" w:rsidP="00BE6AD7">
      <w:pPr>
        <w:spacing w:line="360" w:lineRule="auto"/>
        <w:jc w:val="both"/>
      </w:pPr>
      <w:r w:rsidRPr="00190D01">
        <w:t>Retrospective analyses into the non-pharmaceutic interventions</w:t>
      </w:r>
      <w:r w:rsidR="00BE6AD7" w:rsidRPr="00190D01">
        <w:t xml:space="preserve"> (NPIs) used</w:t>
      </w:r>
      <w:r w:rsidRPr="00190D01">
        <w:t xml:space="preserve"> to combat the ongoing COVID-19 outbreak has highlighted the potential of optim</w:t>
      </w:r>
      <w:r w:rsidR="00AA77F4" w:rsidRPr="00190D01">
        <w:t xml:space="preserve">ising </w:t>
      </w:r>
      <w:r w:rsidRPr="00190D01">
        <w:t xml:space="preserve">interventions. These </w:t>
      </w:r>
      <w:r w:rsidR="00B73201">
        <w:t xml:space="preserve">optimal </w:t>
      </w:r>
      <w:r w:rsidRPr="00190D01">
        <w:t xml:space="preserve">interventions </w:t>
      </w:r>
      <w:r w:rsidR="00BE6AD7" w:rsidRPr="00190D01">
        <w:t>allow</w:t>
      </w:r>
      <w:r w:rsidRPr="00190D01">
        <w:t xml:space="preserve"> for policy makers to manage NPIs </w:t>
      </w:r>
      <w:r w:rsidR="00D11410">
        <w:t>in order to</w:t>
      </w:r>
      <w:r w:rsidRPr="00190D01">
        <w:t xml:space="preserve"> minimise the </w:t>
      </w:r>
      <w:r w:rsidR="007A1C86" w:rsidRPr="00190D01">
        <w:t xml:space="preserve">epidemiological and </w:t>
      </w:r>
      <w:r w:rsidRPr="00190D01">
        <w:t xml:space="preserve">human health </w:t>
      </w:r>
      <w:r w:rsidR="003223F4" w:rsidRPr="00190D01">
        <w:t>impacts of both</w:t>
      </w:r>
      <w:r w:rsidRPr="00190D01">
        <w:t xml:space="preserve"> COVID-19 and the </w:t>
      </w:r>
      <w:r w:rsidR="003223F4" w:rsidRPr="00190D01">
        <w:t>intervention</w:t>
      </w:r>
      <w:r w:rsidR="00F82E90" w:rsidRPr="00190D01">
        <w:t xml:space="preserve"> itself</w:t>
      </w:r>
      <w:r w:rsidRPr="00190D01">
        <w:t xml:space="preserve">. Here, we use a susceptible-infectious-recovered (SIR) mathematical model to explore the feasibility of optimising </w:t>
      </w:r>
      <w:r w:rsidR="00BE6AD7" w:rsidRPr="00190D01">
        <w:t xml:space="preserve">the duration, magnitude and trigger point of </w:t>
      </w:r>
      <w:r w:rsidRPr="00190D01">
        <w:t>five different NPI scenarios</w:t>
      </w:r>
      <w:r w:rsidR="00D56D44">
        <w:t xml:space="preserve"> </w:t>
      </w:r>
      <w:r w:rsidR="00173895" w:rsidRPr="00190D01">
        <w:t xml:space="preserve">to minimise the peak prevalence </w:t>
      </w:r>
      <w:ins w:id="1" w:author="Alexander Morgan" w:date="2020-11-18T15:18:00Z">
        <w:r w:rsidR="00550980">
          <w:t>or</w:t>
        </w:r>
      </w:ins>
      <w:del w:id="2" w:author="Alexander Morgan" w:date="2020-11-18T15:18:00Z">
        <w:r w:rsidR="00173895" w:rsidRPr="00190D01" w:rsidDel="00550980">
          <w:delText>and</w:delText>
        </w:r>
      </w:del>
      <w:r w:rsidR="00173895" w:rsidRPr="00190D01">
        <w:t xml:space="preserve"> </w:t>
      </w:r>
      <w:ins w:id="3" w:author="Alexander Morgan" w:date="2020-11-18T15:18:00Z">
        <w:r w:rsidR="00550980">
          <w:t xml:space="preserve">the </w:t>
        </w:r>
      </w:ins>
      <w:r w:rsidR="00173895" w:rsidRPr="00190D01">
        <w:t>attack rate of a simulated UK COVID-19 outbreak.</w:t>
      </w:r>
      <w:r w:rsidR="00173895">
        <w:t xml:space="preserve"> </w:t>
      </w:r>
    </w:p>
    <w:p w14:paraId="784E57A8" w14:textId="77777777" w:rsidR="002979AD" w:rsidRPr="00190D01" w:rsidRDefault="002979AD" w:rsidP="002979AD">
      <w:pPr>
        <w:spacing w:line="360" w:lineRule="auto"/>
        <w:jc w:val="both"/>
      </w:pPr>
    </w:p>
    <w:p w14:paraId="398398D8" w14:textId="1C39AE72" w:rsidR="00E23368" w:rsidRDefault="00D11410" w:rsidP="00BE6AD7">
      <w:pPr>
        <w:spacing w:line="360" w:lineRule="auto"/>
        <w:jc w:val="both"/>
        <w:rPr>
          <w:ins w:id="4" w:author="Alexander Morgan" w:date="2020-11-24T11:06:00Z"/>
        </w:rPr>
      </w:pPr>
      <w:r>
        <w:t xml:space="preserve">An optimal parameter space to minimise the peak prevalence </w:t>
      </w:r>
      <w:ins w:id="5" w:author="Alexander Morgan" w:date="2020-11-18T15:18:00Z">
        <w:r w:rsidR="00550980">
          <w:t>or</w:t>
        </w:r>
      </w:ins>
      <w:del w:id="6" w:author="Alexander Morgan" w:date="2020-11-18T15:18:00Z">
        <w:r w:rsidDel="00550980">
          <w:delText>and</w:delText>
        </w:r>
      </w:del>
      <w:r>
        <w:t xml:space="preserve"> the attack rate was identified for each </w:t>
      </w:r>
      <w:r w:rsidR="00D56D44">
        <w:t xml:space="preserve">intervention </w:t>
      </w:r>
      <w:r>
        <w:t>scenario</w:t>
      </w:r>
      <w:r w:rsidR="00173895">
        <w:t xml:space="preserve">, with each scenario differing </w:t>
      </w:r>
      <w:r w:rsidR="00173895" w:rsidRPr="00190D01">
        <w:t xml:space="preserve">with regards to </w:t>
      </w:r>
      <w:r w:rsidR="00173895">
        <w:t xml:space="preserve">how reductions to </w:t>
      </w:r>
      <w:r w:rsidR="00173895" w:rsidRPr="00E914C0">
        <w:t>transmission were</w:t>
      </w:r>
      <w:r w:rsidR="00173895" w:rsidRPr="00E914C0">
        <w:rPr>
          <w:rPrChange w:id="7" w:author="Alexander Morgan" w:date="2020-11-24T11:10:00Z">
            <w:rPr/>
          </w:rPrChange>
        </w:rPr>
        <w:t xml:space="preserve"> modelled. </w:t>
      </w:r>
      <w:r w:rsidR="00E23368" w:rsidRPr="00E914C0">
        <w:rPr>
          <w:rPrChange w:id="8" w:author="Alexander Morgan" w:date="2020-11-24T11:10:00Z">
            <w:rPr/>
          </w:rPrChange>
        </w:rPr>
        <w:t xml:space="preserve"> However, </w:t>
      </w:r>
      <w:r w:rsidRPr="00E914C0">
        <w:rPr>
          <w:rPrChange w:id="9" w:author="Alexander Morgan" w:date="2020-11-24T11:10:00Z">
            <w:rPr/>
          </w:rPrChange>
        </w:rPr>
        <w:t xml:space="preserve">we show that </w:t>
      </w:r>
      <w:r w:rsidR="00E23368" w:rsidRPr="00E914C0">
        <w:rPr>
          <w:rPrChange w:id="10" w:author="Alexander Morgan" w:date="2020-11-24T11:10:00Z">
            <w:rPr/>
          </w:rPrChange>
        </w:rPr>
        <w:t>these</w:t>
      </w:r>
      <w:r w:rsidR="00190D01" w:rsidRPr="00E914C0">
        <w:rPr>
          <w:rPrChange w:id="11" w:author="Alexander Morgan" w:date="2020-11-24T11:10:00Z">
            <w:rPr/>
          </w:rPrChange>
        </w:rPr>
        <w:t xml:space="preserve"> optimal</w:t>
      </w:r>
      <w:r w:rsidR="00E23368" w:rsidRPr="00E914C0">
        <w:rPr>
          <w:rPrChange w:id="12" w:author="Alexander Morgan" w:date="2020-11-24T11:10:00Z">
            <w:rPr/>
          </w:rPrChange>
        </w:rPr>
        <w:t xml:space="preserve"> interventions are</w:t>
      </w:r>
      <w:r w:rsidR="00190D01" w:rsidRPr="00E914C0">
        <w:rPr>
          <w:rPrChange w:id="13" w:author="Alexander Morgan" w:date="2020-11-24T11:10:00Z">
            <w:rPr/>
          </w:rPrChange>
        </w:rPr>
        <w:t xml:space="preserve"> </w:t>
      </w:r>
      <w:r w:rsidRPr="00E914C0">
        <w:rPr>
          <w:rPrChange w:id="14" w:author="Alexander Morgan" w:date="2020-11-24T11:10:00Z">
            <w:rPr/>
          </w:rPrChange>
        </w:rPr>
        <w:t xml:space="preserve">fragile, </w:t>
      </w:r>
      <w:r w:rsidR="00190D01" w:rsidRPr="00E914C0">
        <w:rPr>
          <w:rPrChange w:id="15" w:author="Alexander Morgan" w:date="2020-11-24T11:10:00Z">
            <w:rPr/>
          </w:rPrChange>
        </w:rPr>
        <w:t xml:space="preserve">sensitive to epidemiological uncertainty and prone to </w:t>
      </w:r>
      <w:r w:rsidR="00E23368" w:rsidRPr="00E914C0">
        <w:rPr>
          <w:rPrChange w:id="16" w:author="Alexander Morgan" w:date="2020-11-24T11:10:00Z">
            <w:rPr/>
          </w:rPrChange>
        </w:rPr>
        <w:t>implementation error</w:t>
      </w:r>
      <w:r w:rsidR="003223F4" w:rsidRPr="00E914C0">
        <w:rPr>
          <w:rPrChange w:id="17" w:author="Alexander Morgan" w:date="2020-11-24T11:10:00Z">
            <w:rPr/>
          </w:rPrChange>
        </w:rPr>
        <w:t>.</w:t>
      </w:r>
      <w:r w:rsidR="00E23368" w:rsidRPr="00E914C0">
        <w:rPr>
          <w:rPrChange w:id="18" w:author="Alexander Morgan" w:date="2020-11-24T11:10:00Z">
            <w:rPr/>
          </w:rPrChange>
        </w:rPr>
        <w:t xml:space="preserve"> </w:t>
      </w:r>
      <w:r w:rsidR="00837249" w:rsidRPr="00E914C0">
        <w:rPr>
          <w:rPrChange w:id="19" w:author="Alexander Morgan" w:date="2020-11-24T11:10:00Z">
            <w:rPr/>
          </w:rPrChange>
        </w:rPr>
        <w:t>W</w:t>
      </w:r>
      <w:r w:rsidR="00E23368" w:rsidRPr="00E914C0">
        <w:rPr>
          <w:rPrChange w:id="20" w:author="Alexander Morgan" w:date="2020-11-24T11:10:00Z">
            <w:rPr/>
          </w:rPrChange>
        </w:rPr>
        <w:t>e highlight the use of suboptimal in</w:t>
      </w:r>
      <w:r w:rsidR="00190D01" w:rsidRPr="00E914C0">
        <w:rPr>
          <w:rPrChange w:id="21" w:author="Alexander Morgan" w:date="2020-11-24T11:10:00Z">
            <w:rPr/>
          </w:rPrChange>
        </w:rPr>
        <w:t>t</w:t>
      </w:r>
      <w:r w:rsidR="00E23368" w:rsidRPr="00E914C0">
        <w:rPr>
          <w:rPrChange w:id="22" w:author="Alexander Morgan" w:date="2020-11-24T11:10:00Z">
            <w:rPr/>
          </w:rPrChange>
        </w:rPr>
        <w:t>erventions as a</w:t>
      </w:r>
      <w:r w:rsidR="00190D01" w:rsidRPr="00E914C0">
        <w:rPr>
          <w:rPrChange w:id="23" w:author="Alexander Morgan" w:date="2020-11-24T11:10:00Z">
            <w:rPr/>
          </w:rPrChange>
        </w:rPr>
        <w:t xml:space="preserve"> more robust</w:t>
      </w:r>
      <w:r w:rsidR="001E58FE" w:rsidRPr="00E914C0">
        <w:rPr>
          <w:rPrChange w:id="24" w:author="Alexander Morgan" w:date="2020-11-24T11:10:00Z">
            <w:rPr/>
          </w:rPrChange>
        </w:rPr>
        <w:t xml:space="preserve"> </w:t>
      </w:r>
      <w:r w:rsidR="00E23368" w:rsidRPr="00E914C0">
        <w:rPr>
          <w:rPrChange w:id="25" w:author="Alexander Morgan" w:date="2020-11-24T11:10:00Z">
            <w:rPr/>
          </w:rPrChange>
        </w:rPr>
        <w:t>alternative</w:t>
      </w:r>
      <w:del w:id="26" w:author="Alexander Morgan" w:date="2020-11-24T10:59:00Z">
        <w:r w:rsidR="00D56D44" w:rsidRPr="00E914C0" w:rsidDel="00834C5B">
          <w:rPr>
            <w:rPrChange w:id="27" w:author="Alexander Morgan" w:date="2020-11-24T11:10:00Z">
              <w:rPr/>
            </w:rPrChange>
          </w:rPr>
          <w:delText>.</w:delText>
        </w:r>
      </w:del>
      <w:ins w:id="28" w:author="Alexander Morgan" w:date="2020-11-24T11:09:00Z">
        <w:r w:rsidR="00C23F55" w:rsidRPr="00E914C0">
          <w:rPr>
            <w:rPrChange w:id="29" w:author="Alexander Morgan" w:date="2020-11-24T11:10:00Z">
              <w:rPr>
                <w:highlight w:val="yellow"/>
              </w:rPr>
            </w:rPrChange>
          </w:rPr>
          <w:t>, with these interventions</w:t>
        </w:r>
      </w:ins>
      <w:ins w:id="30" w:author="Alexander Morgan" w:date="2020-11-24T11:06:00Z">
        <w:r w:rsidR="00C23F55" w:rsidRPr="00E914C0">
          <w:rPr>
            <w:rPrChange w:id="31" w:author="Alexander Morgan" w:date="2020-11-24T11:10:00Z">
              <w:rPr>
                <w:highlight w:val="yellow"/>
              </w:rPr>
            </w:rPrChange>
          </w:rPr>
          <w:t xml:space="preserve"> still capable of</w:t>
        </w:r>
      </w:ins>
      <w:ins w:id="32" w:author="Alexander Morgan" w:date="2020-11-24T11:07:00Z">
        <w:r w:rsidR="00C23F55" w:rsidRPr="00E914C0">
          <w:rPr>
            <w:rPrChange w:id="33" w:author="Alexander Morgan" w:date="2020-11-24T11:10:00Z">
              <w:rPr>
                <w:highlight w:val="yellow"/>
              </w:rPr>
            </w:rPrChange>
          </w:rPr>
          <w:t xml:space="preserve"> mitigating </w:t>
        </w:r>
      </w:ins>
      <w:ins w:id="34" w:author="Alexander Morgan" w:date="2020-11-24T11:05:00Z">
        <w:r w:rsidR="00C23F55" w:rsidRPr="00E914C0">
          <w:rPr>
            <w:rPrChange w:id="35" w:author="Alexander Morgan" w:date="2020-11-24T11:10:00Z">
              <w:rPr>
                <w:highlight w:val="yellow"/>
              </w:rPr>
            </w:rPrChange>
          </w:rPr>
          <w:t xml:space="preserve"> </w:t>
        </w:r>
      </w:ins>
      <w:del w:id="36" w:author="Alexander Morgan" w:date="2020-11-24T10:59:00Z">
        <w:r w:rsidR="00D56D44" w:rsidRPr="00E914C0" w:rsidDel="00834C5B">
          <w:rPr>
            <w:rPrChange w:id="37" w:author="Alexander Morgan" w:date="2020-11-24T11:10:00Z">
              <w:rPr/>
            </w:rPrChange>
          </w:rPr>
          <w:delText xml:space="preserve"> While</w:delText>
        </w:r>
        <w:r w:rsidR="00190D01" w:rsidRPr="00E914C0" w:rsidDel="00834C5B">
          <w:rPr>
            <w:rPrChange w:id="38" w:author="Alexander Morgan" w:date="2020-11-24T11:10:00Z">
              <w:rPr/>
            </w:rPrChange>
          </w:rPr>
          <w:delText xml:space="preserve"> </w:delText>
        </w:r>
        <w:r w:rsidR="00927E8F" w:rsidRPr="00E914C0" w:rsidDel="00834C5B">
          <w:rPr>
            <w:rPrChange w:id="39" w:author="Alexander Morgan" w:date="2020-11-24T11:10:00Z">
              <w:rPr/>
            </w:rPrChange>
          </w:rPr>
          <w:delText>not as effective as optimal in</w:delText>
        </w:r>
        <w:r w:rsidR="00190D01" w:rsidRPr="00E914C0" w:rsidDel="00834C5B">
          <w:rPr>
            <w:rPrChange w:id="40" w:author="Alexander Morgan" w:date="2020-11-24T11:10:00Z">
              <w:rPr/>
            </w:rPrChange>
          </w:rPr>
          <w:delText>t</w:delText>
        </w:r>
        <w:r w:rsidR="00927E8F" w:rsidRPr="00E914C0" w:rsidDel="00834C5B">
          <w:rPr>
            <w:rPrChange w:id="41" w:author="Alexander Morgan" w:date="2020-11-24T11:10:00Z">
              <w:rPr/>
            </w:rPrChange>
          </w:rPr>
          <w:delText xml:space="preserve">erventions, </w:delText>
        </w:r>
        <w:r w:rsidR="00D56D44" w:rsidRPr="00E914C0" w:rsidDel="00834C5B">
          <w:rPr>
            <w:rPrChange w:id="42" w:author="Alexander Morgan" w:date="2020-11-24T11:10:00Z">
              <w:rPr/>
            </w:rPrChange>
          </w:rPr>
          <w:delText>suboptimal interventions</w:delText>
        </w:r>
      </w:del>
      <w:del w:id="43" w:author="Alexander Morgan" w:date="2020-11-24T11:07:00Z">
        <w:r w:rsidR="00D56D44" w:rsidRPr="00E914C0" w:rsidDel="00C23F55">
          <w:rPr>
            <w:rPrChange w:id="44" w:author="Alexander Morgan" w:date="2020-11-24T11:10:00Z">
              <w:rPr/>
            </w:rPrChange>
          </w:rPr>
          <w:delText xml:space="preserve"> are </w:delText>
        </w:r>
        <w:r w:rsidR="00927E8F" w:rsidRPr="00E914C0" w:rsidDel="00C23F55">
          <w:rPr>
            <w:rPrChange w:id="45" w:author="Alexander Morgan" w:date="2020-11-24T11:10:00Z">
              <w:rPr/>
            </w:rPrChange>
          </w:rPr>
          <w:delText>still</w:delText>
        </w:r>
        <w:r w:rsidR="00D56D44" w:rsidRPr="00E914C0" w:rsidDel="00C23F55">
          <w:rPr>
            <w:rPrChange w:id="46" w:author="Alexander Morgan" w:date="2020-11-24T11:10:00Z">
              <w:rPr/>
            </w:rPrChange>
          </w:rPr>
          <w:delText xml:space="preserve"> capable of</w:delText>
        </w:r>
        <w:r w:rsidR="00927E8F" w:rsidRPr="00E914C0" w:rsidDel="00C23F55">
          <w:rPr>
            <w:rPrChange w:id="47" w:author="Alexander Morgan" w:date="2020-11-24T11:10:00Z">
              <w:rPr/>
            </w:rPrChange>
          </w:rPr>
          <w:delText xml:space="preserve"> reduc</w:delText>
        </w:r>
        <w:r w:rsidR="00D56D44" w:rsidRPr="00E914C0" w:rsidDel="00C23F55">
          <w:rPr>
            <w:rPrChange w:id="48" w:author="Alexander Morgan" w:date="2020-11-24T11:10:00Z">
              <w:rPr/>
            </w:rPrChange>
          </w:rPr>
          <w:delText>ing</w:delText>
        </w:r>
      </w:del>
      <w:ins w:id="49" w:author="Alexander Morgan" w:date="2020-11-24T11:07:00Z">
        <w:r w:rsidR="00C23F55" w:rsidRPr="00E914C0">
          <w:rPr>
            <w:rPrChange w:id="50" w:author="Alexander Morgan" w:date="2020-11-24T11:10:00Z">
              <w:rPr>
                <w:highlight w:val="yellow"/>
              </w:rPr>
            </w:rPrChange>
          </w:rPr>
          <w:t>the</w:t>
        </w:r>
      </w:ins>
      <w:r w:rsidR="00927E8F" w:rsidRPr="00E914C0">
        <w:t xml:space="preserve"> peak prevalence </w:t>
      </w:r>
      <w:ins w:id="51" w:author="Alexander Morgan" w:date="2020-11-18T15:18:00Z">
        <w:r w:rsidR="00550980" w:rsidRPr="00E914C0">
          <w:rPr>
            <w:rPrChange w:id="52" w:author="Alexander Morgan" w:date="2020-11-24T11:10:00Z">
              <w:rPr/>
            </w:rPrChange>
          </w:rPr>
          <w:t>or</w:t>
        </w:r>
      </w:ins>
      <w:del w:id="53" w:author="Alexander Morgan" w:date="2020-11-18T15:18:00Z">
        <w:r w:rsidR="00927E8F" w:rsidRPr="00E914C0" w:rsidDel="00550980">
          <w:rPr>
            <w:rPrChange w:id="54" w:author="Alexander Morgan" w:date="2020-11-24T11:10:00Z">
              <w:rPr/>
            </w:rPrChange>
          </w:rPr>
          <w:delText>and</w:delText>
        </w:r>
      </w:del>
      <w:r w:rsidR="00927E8F" w:rsidRPr="00E914C0">
        <w:rPr>
          <w:rPrChange w:id="55" w:author="Alexander Morgan" w:date="2020-11-24T11:10:00Z">
            <w:rPr/>
          </w:rPrChange>
        </w:rPr>
        <w:t xml:space="preserve"> </w:t>
      </w:r>
      <w:ins w:id="56" w:author="Alexander Morgan" w:date="2020-11-18T15:18:00Z">
        <w:r w:rsidR="00550980" w:rsidRPr="00E914C0">
          <w:rPr>
            <w:rPrChange w:id="57" w:author="Alexander Morgan" w:date="2020-11-24T11:10:00Z">
              <w:rPr/>
            </w:rPrChange>
          </w:rPr>
          <w:t xml:space="preserve">the </w:t>
        </w:r>
      </w:ins>
      <w:r w:rsidR="00927E8F" w:rsidRPr="00E914C0">
        <w:rPr>
          <w:rPrChange w:id="58" w:author="Alexander Morgan" w:date="2020-11-24T11:10:00Z">
            <w:rPr/>
          </w:rPrChange>
        </w:rPr>
        <w:t xml:space="preserve">attack rate over a </w:t>
      </w:r>
      <w:del w:id="59" w:author="Alexander Morgan" w:date="2020-11-24T11:09:00Z">
        <w:r w:rsidR="00927E8F" w:rsidRPr="00E914C0" w:rsidDel="00C23F55">
          <w:rPr>
            <w:rPrChange w:id="60" w:author="Alexander Morgan" w:date="2020-11-24T11:10:00Z">
              <w:rPr/>
            </w:rPrChange>
          </w:rPr>
          <w:delText>wider</w:delText>
        </w:r>
      </w:del>
      <w:ins w:id="61" w:author="Alexander Morgan" w:date="2020-11-24T11:09:00Z">
        <w:r w:rsidR="00C23F55" w:rsidRPr="00E914C0">
          <w:rPr>
            <w:rPrChange w:id="62" w:author="Alexander Morgan" w:date="2020-11-24T11:10:00Z">
              <w:rPr/>
            </w:rPrChange>
          </w:rPr>
          <w:t>broader</w:t>
        </w:r>
      </w:ins>
      <w:r w:rsidR="00927E8F" w:rsidRPr="00E914C0">
        <w:rPr>
          <w:rPrChange w:id="63" w:author="Alexander Morgan" w:date="2020-11-24T11:10:00Z">
            <w:rPr/>
          </w:rPrChange>
        </w:rPr>
        <w:t xml:space="preserve">, more achievable parameter </w:t>
      </w:r>
      <w:r w:rsidR="00190D01" w:rsidRPr="00E914C0">
        <w:rPr>
          <w:rPrChange w:id="64" w:author="Alexander Morgan" w:date="2020-11-24T11:10:00Z">
            <w:rPr/>
          </w:rPrChange>
        </w:rPr>
        <w:t>space</w:t>
      </w:r>
      <w:r w:rsidR="00927E8F" w:rsidRPr="00E914C0">
        <w:rPr>
          <w:rPrChange w:id="65" w:author="Alexander Morgan" w:date="2020-11-24T11:10:00Z">
            <w:rPr/>
          </w:rPrChange>
        </w:rPr>
        <w:t>. This work provides a</w:t>
      </w:r>
      <w:r w:rsidR="00605A98" w:rsidRPr="00E914C0">
        <w:rPr>
          <w:rPrChange w:id="66" w:author="Alexander Morgan" w:date="2020-11-24T11:10:00Z">
            <w:rPr/>
          </w:rPrChange>
        </w:rPr>
        <w:t>n</w:t>
      </w:r>
      <w:r w:rsidR="00927E8F" w:rsidRPr="00E914C0">
        <w:rPr>
          <w:rPrChange w:id="67" w:author="Alexander Morgan" w:date="2020-11-24T11:10:00Z">
            <w:rPr/>
          </w:rPrChange>
        </w:rPr>
        <w:t xml:space="preserve"> illustrative example</w:t>
      </w:r>
      <w:r w:rsidR="00927E8F" w:rsidRPr="00190D01">
        <w:t xml:space="preserve"> of the concept of intervention optimisation across a wide range of different </w:t>
      </w:r>
      <w:r w:rsidR="00190D01">
        <w:t>NPI strategies.</w:t>
      </w:r>
    </w:p>
    <w:p w14:paraId="0688EAE5" w14:textId="4DA7FFA0" w:rsidR="00C23F55" w:rsidRDefault="00C23F55" w:rsidP="00BE6AD7">
      <w:pPr>
        <w:spacing w:line="360" w:lineRule="auto"/>
        <w:jc w:val="both"/>
        <w:rPr>
          <w:ins w:id="68" w:author="Alexander Morgan" w:date="2020-11-24T11:06:00Z"/>
        </w:rPr>
      </w:pPr>
    </w:p>
    <w:p w14:paraId="41066BF3" w14:textId="2E68266A" w:rsidR="00C23F55" w:rsidRPr="00190D01" w:rsidRDefault="00C23F55" w:rsidP="00BE6AD7">
      <w:pPr>
        <w:spacing w:line="360" w:lineRule="auto"/>
        <w:jc w:val="both"/>
      </w:pPr>
      <w:ins w:id="69" w:author="Alexander Morgan" w:date="2020-11-24T11:06:00Z">
        <w:r>
          <w:rPr>
            <w:rFonts w:cstheme="minorHAnsi"/>
          </w:rPr>
          <w:t xml:space="preserve">than the theoretically optimal parameter space. The rationale behind these pragmatic “sub-optimal” interventions would be to </w:t>
        </w:r>
        <w:r w:rsidRPr="00F863A0">
          <w:rPr>
            <w:rFonts w:cstheme="minorHAnsi"/>
          </w:rPr>
          <w:t xml:space="preserve"> identify a broad and achievable parameter space that may be sub</w:t>
        </w:r>
        <w:r>
          <w:rPr>
            <w:rFonts w:cstheme="minorHAnsi"/>
          </w:rPr>
          <w:t>-</w:t>
        </w:r>
        <w:r w:rsidRPr="00F863A0">
          <w:rPr>
            <w:rFonts w:cstheme="minorHAnsi"/>
          </w:rPr>
          <w:t>optimal, but</w:t>
        </w:r>
        <w:r>
          <w:rPr>
            <w:rFonts w:cstheme="minorHAnsi"/>
          </w:rPr>
          <w:t xml:space="preserve"> potentially more robust to implementation error, while</w:t>
        </w:r>
        <w:r w:rsidRPr="00F863A0">
          <w:rPr>
            <w:rFonts w:cstheme="minorHAnsi"/>
          </w:rPr>
          <w:t xml:space="preserve"> still capable of mitigating the detrimental</w:t>
        </w:r>
        <w:r>
          <w:rPr>
            <w:rFonts w:cstheme="minorHAnsi"/>
          </w:rPr>
          <w:t xml:space="preserve"> epi</w:t>
        </w:r>
        <w:r w:rsidRPr="009D74B7">
          <w:rPr>
            <w:rFonts w:cstheme="minorHAnsi"/>
          </w:rPr>
          <w:t xml:space="preserve">demiological </w:t>
        </w:r>
        <w:r>
          <w:rPr>
            <w:rFonts w:cstheme="minorHAnsi"/>
          </w:rPr>
          <w:t>impact</w:t>
        </w:r>
        <w:r w:rsidRPr="00363B5D">
          <w:rPr>
            <w:rFonts w:cstheme="minorHAnsi"/>
          </w:rPr>
          <w:t>s of COVID-19</w:t>
        </w:r>
      </w:ins>
    </w:p>
    <w:p w14:paraId="5BA0229A" w14:textId="3E24806B" w:rsidR="00BE6AD7" w:rsidRDefault="00BE6AD7" w:rsidP="004979B1">
      <w:pPr>
        <w:spacing w:line="360" w:lineRule="auto"/>
        <w:jc w:val="both"/>
      </w:pPr>
    </w:p>
    <w:p w14:paraId="0324B1F0" w14:textId="69FC37E1" w:rsidR="000E1AC7" w:rsidRDefault="000E1AC7" w:rsidP="000E1AC7">
      <w:pPr>
        <w:pStyle w:val="Heading2"/>
        <w:spacing w:before="0" w:line="360" w:lineRule="auto"/>
        <w:jc w:val="center"/>
        <w:rPr>
          <w:rFonts w:asciiTheme="minorHAnsi" w:hAnsiTheme="minorHAnsi" w:cstheme="minorHAnsi"/>
          <w:b/>
          <w:bCs/>
          <w:color w:val="auto"/>
          <w:sz w:val="28"/>
          <w:szCs w:val="28"/>
        </w:rPr>
      </w:pPr>
      <w:r w:rsidRPr="00275C76">
        <w:rPr>
          <w:rFonts w:asciiTheme="minorHAnsi" w:hAnsiTheme="minorHAnsi" w:cstheme="minorHAnsi"/>
          <w:b/>
          <w:bCs/>
          <w:color w:val="auto"/>
          <w:sz w:val="28"/>
          <w:szCs w:val="28"/>
        </w:rPr>
        <w:t>INTRODUCTION</w:t>
      </w:r>
    </w:p>
    <w:p w14:paraId="40EDA060" w14:textId="77777777" w:rsidR="0052584E" w:rsidRDefault="0052584E" w:rsidP="008F73BB">
      <w:pPr>
        <w:spacing w:after="0" w:line="360" w:lineRule="auto"/>
        <w:jc w:val="both"/>
        <w:rPr>
          <w:rFonts w:cstheme="minorHAnsi"/>
        </w:rPr>
      </w:pPr>
    </w:p>
    <w:p w14:paraId="50954C90" w14:textId="41F9840A" w:rsidR="0081037D" w:rsidRPr="00F863A0" w:rsidRDefault="00307164" w:rsidP="008F73BB">
      <w:pPr>
        <w:spacing w:after="0" w:line="360" w:lineRule="auto"/>
        <w:jc w:val="both"/>
        <w:rPr>
          <w:rFonts w:cstheme="minorHAnsi"/>
        </w:rPr>
      </w:pPr>
      <w:r>
        <w:rPr>
          <w:rFonts w:cstheme="minorHAnsi"/>
        </w:rPr>
        <w:t xml:space="preserve">The ongoing COVID-19 pandemic has highlighted the </w:t>
      </w:r>
      <w:r w:rsidR="0052584E">
        <w:rPr>
          <w:rFonts w:cstheme="minorHAnsi"/>
        </w:rPr>
        <w:t>vital role of n</w:t>
      </w:r>
      <w:r w:rsidR="000E1AC7" w:rsidRPr="0081037D">
        <w:rPr>
          <w:rFonts w:cstheme="minorHAnsi"/>
        </w:rPr>
        <w:t>on-</w:t>
      </w:r>
      <w:r w:rsidR="00437D1D">
        <w:rPr>
          <w:rFonts w:cstheme="minorHAnsi"/>
        </w:rPr>
        <w:t>p</w:t>
      </w:r>
      <w:r w:rsidR="000E1AC7" w:rsidRPr="0081037D">
        <w:rPr>
          <w:rFonts w:cstheme="minorHAnsi"/>
        </w:rPr>
        <w:t xml:space="preserve">harmaceutical </w:t>
      </w:r>
      <w:r w:rsidR="00437D1D">
        <w:rPr>
          <w:rFonts w:cstheme="minorHAnsi"/>
        </w:rPr>
        <w:t>i</w:t>
      </w:r>
      <w:r w:rsidR="000E1AC7" w:rsidRPr="0081037D">
        <w:rPr>
          <w:rFonts w:cstheme="minorHAnsi"/>
        </w:rPr>
        <w:t>nterventions</w:t>
      </w:r>
      <w:r w:rsidR="0052584E">
        <w:rPr>
          <w:rFonts w:cstheme="minorHAnsi"/>
        </w:rPr>
        <w:t xml:space="preserve"> </w:t>
      </w:r>
      <w:r w:rsidR="0052584E" w:rsidRPr="0081037D">
        <w:rPr>
          <w:rFonts w:cstheme="minorHAnsi"/>
        </w:rPr>
        <w:t>(NPIs)</w:t>
      </w:r>
      <w:r w:rsidR="0052584E">
        <w:rPr>
          <w:rFonts w:cstheme="minorHAnsi"/>
        </w:rPr>
        <w:t xml:space="preserve"> </w:t>
      </w:r>
      <w:r w:rsidR="00CC3D72">
        <w:rPr>
          <w:rFonts w:cstheme="minorHAnsi"/>
        </w:rPr>
        <w:t>in</w:t>
      </w:r>
      <w:r w:rsidR="0052584E">
        <w:rPr>
          <w:rFonts w:cstheme="minorHAnsi"/>
        </w:rPr>
        <w:t xml:space="preserve"> </w:t>
      </w:r>
      <w:r w:rsidR="0052584E" w:rsidRPr="00F863A0">
        <w:rPr>
          <w:rFonts w:cstheme="minorHAnsi"/>
        </w:rPr>
        <w:t>mitigat</w:t>
      </w:r>
      <w:r w:rsidR="00F83994" w:rsidRPr="00F863A0">
        <w:rPr>
          <w:rFonts w:cstheme="minorHAnsi"/>
        </w:rPr>
        <w:t>ing</w:t>
      </w:r>
      <w:r w:rsidR="0052584E" w:rsidRPr="00F863A0">
        <w:rPr>
          <w:rFonts w:cstheme="minorHAnsi"/>
        </w:rPr>
        <w:t xml:space="preserve"> the spread of </w:t>
      </w:r>
      <w:r w:rsidR="00F83994" w:rsidRPr="00F863A0">
        <w:rPr>
          <w:rFonts w:cstheme="minorHAnsi"/>
        </w:rPr>
        <w:t>SARS-COV-2</w:t>
      </w:r>
      <w:r w:rsidR="0052584E" w:rsidRPr="00F863A0">
        <w:rPr>
          <w:rFonts w:cstheme="minorHAnsi"/>
        </w:rPr>
        <w:t xml:space="preserve">. </w:t>
      </w:r>
      <w:r w:rsidR="0081037D" w:rsidRPr="00F863A0">
        <w:rPr>
          <w:rFonts w:cstheme="minorHAnsi"/>
        </w:rPr>
        <w:t xml:space="preserve">These interventions </w:t>
      </w:r>
      <w:r w:rsidR="00D11410">
        <w:rPr>
          <w:rFonts w:cstheme="minorHAnsi"/>
        </w:rPr>
        <w:t xml:space="preserve">aim to </w:t>
      </w:r>
      <w:r w:rsidR="0081037D" w:rsidRPr="00F863A0">
        <w:rPr>
          <w:rFonts w:cstheme="minorHAnsi"/>
        </w:rPr>
        <w:t xml:space="preserve">break chains in transmission through </w:t>
      </w:r>
      <w:r w:rsidR="0052584E" w:rsidRPr="00F863A0">
        <w:rPr>
          <w:rFonts w:cstheme="minorHAnsi"/>
        </w:rPr>
        <w:t xml:space="preserve">population and individual-level </w:t>
      </w:r>
      <w:r w:rsidR="0081037D" w:rsidRPr="00F863A0">
        <w:rPr>
          <w:rFonts w:cstheme="minorHAnsi"/>
        </w:rPr>
        <w:t>behavioural changes</w:t>
      </w:r>
      <w:r w:rsidR="0052584E" w:rsidRPr="00F863A0">
        <w:rPr>
          <w:rFonts w:cstheme="minorHAnsi"/>
        </w:rPr>
        <w:t xml:space="preserve">, which can consequently </w:t>
      </w:r>
      <w:r w:rsidR="0081037D" w:rsidRPr="00F863A0">
        <w:rPr>
          <w:rFonts w:cstheme="minorHAnsi"/>
        </w:rPr>
        <w:t>reduce opportunities for transmission</w:t>
      </w:r>
      <w:r w:rsidR="00192D23" w:rsidRPr="00F863A0">
        <w:rPr>
          <w:rFonts w:cstheme="minorHAnsi"/>
        </w:rPr>
        <w:t xml:space="preserve"> </w:t>
      </w:r>
      <w:r w:rsidR="008E7D23" w:rsidRPr="00F863A0">
        <w:rPr>
          <w:rFonts w:cstheme="minorHAnsi"/>
        </w:rPr>
        <w:fldChar w:fldCharType="begin"/>
      </w:r>
      <w:r w:rsidR="00240D17" w:rsidRPr="00F863A0">
        <w:rPr>
          <w:rFonts w:cstheme="minorHAnsi"/>
        </w:rPr>
        <w:instrText xml:space="preserve"> ADDIN EN.CITE &lt;EndNote&gt;&lt;Cite&gt;&lt;Author&gt;Prevention&lt;/Author&gt;&lt;Year&gt;2020&lt;/Year&gt;&lt;RecNum&gt;6&lt;/RecNum&gt;&lt;DisplayText&gt;(1)&lt;/DisplayText&gt;&lt;record&gt;&lt;rec-number&gt;6&lt;/rec-number&gt;&lt;foreign-keys&gt;&lt;key app="EN" db-id="ssw09xfaoww2dbetwsrpefx7pr0z0swafa9f" timestamp="1597320291"&gt;6&lt;/key&gt;&lt;/foreign-keys&gt;&lt;ref-type name="Web Page"&gt;12&lt;/ref-type&gt;&lt;contributors&gt;&lt;authors&gt;&lt;author&gt;Centers for Disease Control and Prevention&lt;/author&gt;&lt;/authors&gt;&lt;/contributors&gt;&lt;titles&gt;&lt;title&gt;Nonpharmaceutical Interventions (NPIs)&lt;/title&gt;&lt;/titles&gt;&lt;volume&gt;2020&lt;/volume&gt;&lt;number&gt;09/08/2020&lt;/number&gt;&lt;dates&gt;&lt;year&gt;2020&lt;/year&gt;&lt;pub-dates&gt;&lt;date&gt;27/04/2020&lt;/date&gt;&lt;/pub-dates&gt;&lt;/dates&gt;&lt;pub-location&gt;United States&lt;/pub-location&gt;&lt;publisher&gt;U.S. Department of Health &amp;amp; Human Services&lt;/publisher&gt;&lt;urls&gt;&lt;related-urls&gt;&lt;url&gt;https://www.cdc.gov/nonpharmaceutical-interventions/index.html&lt;/url&gt;&lt;/related-urls&gt;&lt;/urls&gt;&lt;/record&gt;&lt;/Cite&gt;&lt;/EndNote&gt;</w:instrText>
      </w:r>
      <w:r w:rsidR="008E7D23" w:rsidRPr="00F863A0">
        <w:rPr>
          <w:rFonts w:cstheme="minorHAnsi"/>
        </w:rPr>
        <w:fldChar w:fldCharType="separate"/>
      </w:r>
      <w:r w:rsidR="00240D17" w:rsidRPr="00F863A0">
        <w:rPr>
          <w:rFonts w:cstheme="minorHAnsi"/>
          <w:noProof/>
        </w:rPr>
        <w:t>(1)</w:t>
      </w:r>
      <w:r w:rsidR="008E7D23" w:rsidRPr="00F863A0">
        <w:rPr>
          <w:rFonts w:cstheme="minorHAnsi"/>
        </w:rPr>
        <w:fldChar w:fldCharType="end"/>
      </w:r>
      <w:r w:rsidR="0081037D" w:rsidRPr="00F863A0">
        <w:rPr>
          <w:rFonts w:cstheme="minorHAnsi"/>
        </w:rPr>
        <w:t>. NPIs</w:t>
      </w:r>
      <w:r w:rsidR="00437D1D" w:rsidRPr="00F863A0">
        <w:rPr>
          <w:rFonts w:cstheme="minorHAnsi"/>
        </w:rPr>
        <w:t xml:space="preserve"> </w:t>
      </w:r>
      <w:r w:rsidR="0081037D" w:rsidRPr="00F863A0">
        <w:rPr>
          <w:rFonts w:cstheme="minorHAnsi"/>
        </w:rPr>
        <w:t xml:space="preserve">encompass a large range of potential outbreak control strategies, ranging from </w:t>
      </w:r>
      <w:r w:rsidR="00A17366" w:rsidRPr="00F863A0">
        <w:rPr>
          <w:rFonts w:cstheme="minorHAnsi"/>
        </w:rPr>
        <w:t>simple advice to encourage hand-washing to country-wide</w:t>
      </w:r>
      <w:r w:rsidR="001701DC">
        <w:rPr>
          <w:rFonts w:cstheme="minorHAnsi"/>
        </w:rPr>
        <w:t>, severe</w:t>
      </w:r>
      <w:r w:rsidR="00675F0B">
        <w:rPr>
          <w:rFonts w:cstheme="minorHAnsi"/>
        </w:rPr>
        <w:t xml:space="preserve"> “lockdown”</w:t>
      </w:r>
      <w:r w:rsidR="00A17366" w:rsidRPr="00F863A0">
        <w:rPr>
          <w:rFonts w:cstheme="minorHAnsi"/>
        </w:rPr>
        <w:t xml:space="preserve"> measures</w:t>
      </w:r>
      <w:r w:rsidR="001701DC">
        <w:rPr>
          <w:rFonts w:cstheme="minorHAnsi"/>
        </w:rPr>
        <w:t xml:space="preserve"> such as </w:t>
      </w:r>
      <w:r w:rsidR="00675F0B">
        <w:rPr>
          <w:rFonts w:cstheme="minorHAnsi"/>
        </w:rPr>
        <w:t xml:space="preserve">stay-at-home orders, mobility </w:t>
      </w:r>
      <w:r w:rsidR="001701DC">
        <w:rPr>
          <w:rFonts w:cstheme="minorHAnsi"/>
        </w:rPr>
        <w:t xml:space="preserve">restrictions </w:t>
      </w:r>
      <w:r w:rsidR="00675F0B">
        <w:rPr>
          <w:rFonts w:cstheme="minorHAnsi"/>
        </w:rPr>
        <w:t>and clos</w:t>
      </w:r>
      <w:r w:rsidR="001701DC">
        <w:rPr>
          <w:rFonts w:cstheme="minorHAnsi"/>
        </w:rPr>
        <w:t>ure of</w:t>
      </w:r>
      <w:r w:rsidR="00675F0B">
        <w:rPr>
          <w:rFonts w:cstheme="minorHAnsi"/>
        </w:rPr>
        <w:t xml:space="preserve"> </w:t>
      </w:r>
      <w:r w:rsidR="0098054F">
        <w:rPr>
          <w:rFonts w:cstheme="minorHAnsi"/>
        </w:rPr>
        <w:t xml:space="preserve">non-essential </w:t>
      </w:r>
      <w:r w:rsidR="00675F0B">
        <w:rPr>
          <w:rFonts w:cstheme="minorHAnsi"/>
        </w:rPr>
        <w:t>business</w:t>
      </w:r>
      <w:r w:rsidR="001701DC">
        <w:rPr>
          <w:rFonts w:cstheme="minorHAnsi"/>
        </w:rPr>
        <w:t>es</w:t>
      </w:r>
      <w:r w:rsidR="008E7D23" w:rsidRPr="00F863A0">
        <w:rPr>
          <w:rFonts w:cstheme="minorHAnsi"/>
        </w:rPr>
        <w:t xml:space="preserve"> </w:t>
      </w:r>
      <w:r w:rsidR="008E7D23" w:rsidRPr="00F863A0">
        <w:rPr>
          <w:rFonts w:cstheme="minorHAnsi"/>
        </w:rPr>
        <w:fldChar w:fldCharType="begin"/>
      </w:r>
      <w:r w:rsidR="00240D17" w:rsidRPr="00F863A0">
        <w:rPr>
          <w:rFonts w:cstheme="minorHAnsi"/>
        </w:rPr>
        <w:instrText xml:space="preserve"> ADDIN EN.CITE &lt;EndNote&gt;&lt;Cite&gt;&lt;Author&gt;Office&lt;/Author&gt;&lt;Year&gt;2020&lt;/Year&gt;&lt;RecNum&gt;7&lt;/RecNum&gt;&lt;DisplayText&gt;(2)&lt;/DisplayText&gt;&lt;record&gt;&lt;rec-number&gt;7&lt;/rec-number&gt;&lt;foreign-keys&gt;&lt;key app="EN" db-id="ssw09xfaoww2dbetwsrpefx7pr0z0swafa9f" timestamp="1597320565"&gt;7&lt;/key&gt;&lt;/foreign-keys&gt;&lt;ref-type name="Press Release"&gt;63&lt;/ref-type&gt;&lt;contributors&gt;&lt;authors&gt;&lt;author&gt;Cabinet Office&lt;/author&gt;&lt;/authors&gt;&lt;/contributors&gt;&lt;titles&gt;&lt;title&gt;Guidance: Staying at home and away from others (social distancing)&lt;/title&gt;&lt;tertiary-title&gt;London&lt;/tertiary-title&gt;&lt;/titles&gt;&lt;dates&gt;&lt;year&gt;2020&lt;/year&gt;&lt;pub-dates&gt;&lt;date&gt;01/05/2020&lt;/date&gt;&lt;/pub-dates&gt;&lt;/dates&gt;&lt;pub-location&gt;United Kingdom&lt;/pub-location&gt;&lt;publisher&gt;Cabinet Office&lt;/publisher&gt;&lt;work-type&gt;Government Guidance&lt;/work-type&gt;&lt;urls&gt;&lt;related-urls&gt;&lt;url&gt;https://www.gov.uk/government/publications/full-guidance-on-staying-at-home-and-away-from-others/full-guidance-on-staying-at-home-and-away-from-others&lt;/url&gt;&lt;/related-urls&gt;&lt;/urls&gt;&lt;/record&gt;&lt;/Cite&gt;&lt;/EndNote&gt;</w:instrText>
      </w:r>
      <w:r w:rsidR="008E7D23" w:rsidRPr="00F863A0">
        <w:rPr>
          <w:rFonts w:cstheme="minorHAnsi"/>
        </w:rPr>
        <w:fldChar w:fldCharType="separate"/>
      </w:r>
      <w:r w:rsidR="00240D17" w:rsidRPr="00F863A0">
        <w:rPr>
          <w:rFonts w:cstheme="minorHAnsi"/>
          <w:noProof/>
        </w:rPr>
        <w:t>(2)</w:t>
      </w:r>
      <w:r w:rsidR="008E7D23" w:rsidRPr="00F863A0">
        <w:rPr>
          <w:rFonts w:cstheme="minorHAnsi"/>
        </w:rPr>
        <w:fldChar w:fldCharType="end"/>
      </w:r>
      <w:r w:rsidR="00A17366" w:rsidRPr="00F863A0">
        <w:rPr>
          <w:rFonts w:cstheme="minorHAnsi"/>
        </w:rPr>
        <w:t xml:space="preserve">. </w:t>
      </w:r>
    </w:p>
    <w:p w14:paraId="507B1E3A" w14:textId="77777777" w:rsidR="000E1AC7" w:rsidRPr="00F863A0" w:rsidRDefault="000E1AC7" w:rsidP="008F73BB">
      <w:pPr>
        <w:spacing w:after="0" w:line="360" w:lineRule="auto"/>
        <w:jc w:val="both"/>
        <w:rPr>
          <w:rFonts w:cstheme="minorHAnsi"/>
        </w:rPr>
      </w:pPr>
    </w:p>
    <w:p w14:paraId="72FEE914" w14:textId="288BF2DC" w:rsidR="005E162C" w:rsidRPr="00F863A0" w:rsidRDefault="003B30F9" w:rsidP="008F73BB">
      <w:pPr>
        <w:spacing w:after="0" w:line="360" w:lineRule="auto"/>
        <w:jc w:val="both"/>
        <w:rPr>
          <w:rFonts w:cstheme="minorHAnsi"/>
        </w:rPr>
      </w:pPr>
      <w:r w:rsidRPr="00F863A0">
        <w:rPr>
          <w:rFonts w:cstheme="minorHAnsi"/>
        </w:rPr>
        <w:t xml:space="preserve">While an effective tool to drive down disease prevalence, </w:t>
      </w:r>
      <w:r w:rsidR="001701DC">
        <w:rPr>
          <w:rFonts w:cstheme="minorHAnsi"/>
        </w:rPr>
        <w:t>severe</w:t>
      </w:r>
      <w:r w:rsidR="00675F0B">
        <w:rPr>
          <w:rFonts w:cstheme="minorHAnsi"/>
        </w:rPr>
        <w:t xml:space="preserve"> NPI</w:t>
      </w:r>
      <w:r w:rsidR="00DF1BFA">
        <w:rPr>
          <w:rFonts w:cstheme="minorHAnsi"/>
        </w:rPr>
        <w:t>s</w:t>
      </w:r>
      <w:r w:rsidRPr="00F863A0">
        <w:rPr>
          <w:rFonts w:cstheme="minorHAnsi"/>
        </w:rPr>
        <w:t xml:space="preserve"> are considered unsustainable</w:t>
      </w:r>
      <w:r w:rsidR="003535B6" w:rsidRPr="00F863A0">
        <w:rPr>
          <w:rFonts w:cstheme="minorHAnsi"/>
        </w:rPr>
        <w:t xml:space="preserve"> and time-limited</w:t>
      </w:r>
      <w:r w:rsidRPr="00F863A0">
        <w:rPr>
          <w:rFonts w:cstheme="minorHAnsi"/>
        </w:rPr>
        <w:t>, with economic</w:t>
      </w:r>
      <w:del w:id="70" w:author="Alexander Morgan" w:date="2020-11-18T15:10:00Z">
        <w:r w:rsidRPr="00F863A0" w:rsidDel="00550980">
          <w:rPr>
            <w:rFonts w:cstheme="minorHAnsi"/>
          </w:rPr>
          <w:delText>al</w:delText>
        </w:r>
      </w:del>
      <w:r w:rsidRPr="00F863A0">
        <w:rPr>
          <w:rFonts w:cstheme="minorHAnsi"/>
        </w:rPr>
        <w:t xml:space="preserve">, physical and mental health </w:t>
      </w:r>
      <w:r w:rsidR="0031585C" w:rsidRPr="00F863A0">
        <w:rPr>
          <w:rFonts w:cstheme="minorHAnsi"/>
        </w:rPr>
        <w:t xml:space="preserve">repercussions </w:t>
      </w:r>
      <w:r w:rsidR="00A111D7" w:rsidRPr="00F863A0">
        <w:rPr>
          <w:rFonts w:cstheme="minorHAnsi"/>
        </w:rPr>
        <w:t xml:space="preserve">during and </w:t>
      </w:r>
      <w:r w:rsidR="0031585C" w:rsidRPr="00F863A0">
        <w:rPr>
          <w:rFonts w:cstheme="minorHAnsi"/>
        </w:rPr>
        <w:t>following the cessation of t</w:t>
      </w:r>
      <w:r w:rsidR="0031585C" w:rsidRPr="009D74B7">
        <w:rPr>
          <w:rFonts w:cstheme="minorHAnsi"/>
        </w:rPr>
        <w:t>hese interventions</w:t>
      </w:r>
      <w:r w:rsidR="00240D17" w:rsidRPr="009D74B7">
        <w:rPr>
          <w:rFonts w:cstheme="minorHAnsi"/>
        </w:rPr>
        <w:t xml:space="preserve"> </w:t>
      </w:r>
      <w:r w:rsidR="00240D17" w:rsidRPr="009D74B7">
        <w:rPr>
          <w:rFonts w:cstheme="minorHAnsi"/>
        </w:rPr>
        <w:fldChar w:fldCharType="begin">
          <w:fldData xml:space="preserve">PEVuZE5vdGU+PENpdGU+PEF1dGhvcj5OaWNvbGE8L0F1dGhvcj48WWVhcj4yMDIwPC9ZZWFyPjxS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</w:fldData>
        </w:fldChar>
      </w:r>
      <w:r w:rsidR="00240D17" w:rsidRPr="009D74B7">
        <w:rPr>
          <w:rFonts w:cstheme="minorHAnsi"/>
        </w:rPr>
        <w:instrText xml:space="preserve"> ADDIN EN.CITE </w:instrText>
      </w:r>
      <w:r w:rsidR="00240D17" w:rsidRPr="009D74B7">
        <w:rPr>
          <w:rFonts w:cstheme="minorHAnsi"/>
        </w:rPr>
        <w:fldChar w:fldCharType="begin">
          <w:fldData xml:space="preserve">PEVuZE5vdGU+PENpdGU+PEF1dGhvcj5OaWNvbGE8L0F1dGhvcj48WWVhcj4yMDIwPC9ZZWFyPjxS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</w:fldData>
        </w:fldChar>
      </w:r>
      <w:r w:rsidR="00240D17" w:rsidRPr="009D74B7">
        <w:rPr>
          <w:rFonts w:cstheme="minorHAnsi"/>
        </w:rPr>
        <w:instrText xml:space="preserve"> ADDIN EN.CITE.DATA </w:instrText>
      </w:r>
      <w:r w:rsidR="00240D17" w:rsidRPr="009D74B7">
        <w:rPr>
          <w:rFonts w:cstheme="minorHAnsi"/>
        </w:rPr>
      </w:r>
      <w:r w:rsidR="00240D17" w:rsidRPr="009D74B7">
        <w:rPr>
          <w:rFonts w:cstheme="minorHAnsi"/>
        </w:rPr>
        <w:fldChar w:fldCharType="end"/>
      </w:r>
      <w:r w:rsidR="00240D17" w:rsidRPr="009D74B7">
        <w:rPr>
          <w:rFonts w:cstheme="minorHAnsi"/>
        </w:rPr>
      </w:r>
      <w:r w:rsidR="00240D17" w:rsidRPr="009D74B7">
        <w:rPr>
          <w:rFonts w:cstheme="minorHAnsi"/>
        </w:rPr>
        <w:fldChar w:fldCharType="separate"/>
      </w:r>
      <w:r w:rsidR="00240D17" w:rsidRPr="009D74B7">
        <w:rPr>
          <w:rFonts w:cstheme="minorHAnsi"/>
          <w:noProof/>
        </w:rPr>
        <w:t>(3-5)</w:t>
      </w:r>
      <w:r w:rsidR="00240D17" w:rsidRPr="009D74B7">
        <w:rPr>
          <w:rFonts w:cstheme="minorHAnsi"/>
        </w:rPr>
        <w:fldChar w:fldCharType="end"/>
      </w:r>
      <w:r w:rsidR="0031585C" w:rsidRPr="009D74B7">
        <w:rPr>
          <w:rFonts w:cstheme="minorHAnsi"/>
        </w:rPr>
        <w:t>.</w:t>
      </w:r>
      <w:r w:rsidRPr="009D74B7">
        <w:rPr>
          <w:rFonts w:cstheme="minorHAnsi"/>
        </w:rPr>
        <w:t xml:space="preserve"> This has driven </w:t>
      </w:r>
      <w:r w:rsidR="0031585C" w:rsidRPr="009D74B7">
        <w:rPr>
          <w:rFonts w:cstheme="minorHAnsi"/>
        </w:rPr>
        <w:t xml:space="preserve">calls to retrospectively understand the </w:t>
      </w:r>
      <w:r w:rsidR="009D74B7" w:rsidRPr="009D74B7">
        <w:rPr>
          <w:rFonts w:cstheme="minorHAnsi"/>
        </w:rPr>
        <w:t xml:space="preserve">epidemiological and </w:t>
      </w:r>
      <w:r w:rsidR="0031585C" w:rsidRPr="009D74B7">
        <w:rPr>
          <w:rFonts w:cstheme="minorHAnsi"/>
        </w:rPr>
        <w:t>human health impact</w:t>
      </w:r>
      <w:r w:rsidR="00B73201">
        <w:rPr>
          <w:rFonts w:cstheme="minorHAnsi"/>
        </w:rPr>
        <w:t>s</w:t>
      </w:r>
      <w:r w:rsidR="0031585C" w:rsidRPr="009D74B7">
        <w:rPr>
          <w:rFonts w:cstheme="minorHAnsi"/>
        </w:rPr>
        <w:t xml:space="preserve"> of introducing </w:t>
      </w:r>
      <w:r w:rsidR="00675F0B" w:rsidRPr="009D74B7">
        <w:rPr>
          <w:rFonts w:cstheme="minorHAnsi"/>
        </w:rPr>
        <w:t>severe</w:t>
      </w:r>
      <w:r w:rsidR="00675F0B">
        <w:rPr>
          <w:rFonts w:cstheme="minorHAnsi"/>
        </w:rPr>
        <w:t xml:space="preserve"> NPIs </w:t>
      </w:r>
      <w:r w:rsidR="0031585C" w:rsidRPr="00F863A0">
        <w:rPr>
          <w:rFonts w:cstheme="minorHAnsi"/>
        </w:rPr>
        <w:t>under a different set of circumstances</w:t>
      </w:r>
      <w:r w:rsidR="000B7708" w:rsidRPr="00F863A0">
        <w:rPr>
          <w:rFonts w:cstheme="minorHAnsi"/>
        </w:rPr>
        <w:t xml:space="preserve"> </w:t>
      </w:r>
      <w:r w:rsidR="000B7708" w:rsidRPr="00F863A0">
        <w:rPr>
          <w:rFonts w:cstheme="minorHAnsi"/>
        </w:rPr>
        <w:fldChar w:fldCharType="begin">
          <w:fldData xml:space="preserve">PEVuZE5vdGU+PENpdGU+PEF1dGhvcj5EaWNrZW5zPC9BdXRob3I+PFllYXI+MjAyMDwvWWVhcj48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</w:fldData>
        </w:fldChar>
      </w:r>
      <w:r w:rsidR="000B7708" w:rsidRPr="00F863A0">
        <w:rPr>
          <w:rFonts w:cstheme="minorHAnsi"/>
        </w:rPr>
        <w:instrText xml:space="preserve"> ADDIN EN.CITE </w:instrText>
      </w:r>
      <w:r w:rsidR="000B7708" w:rsidRPr="00F863A0">
        <w:rPr>
          <w:rFonts w:cstheme="minorHAnsi"/>
        </w:rPr>
        <w:fldChar w:fldCharType="begin">
          <w:fldData xml:space="preserve">PEVuZE5vdGU+PENpdGU+PEF1dGhvcj5EaWNrZW5zPC9BdXRob3I+PFllYXI+MjAyMDwvWWVhcj48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</w:fldData>
        </w:fldChar>
      </w:r>
      <w:r w:rsidR="000B7708" w:rsidRPr="00F863A0">
        <w:rPr>
          <w:rFonts w:cstheme="minorHAnsi"/>
        </w:rPr>
        <w:instrText xml:space="preserve"> ADDIN EN.CITE.DATA </w:instrText>
      </w:r>
      <w:r w:rsidR="000B7708" w:rsidRPr="00F863A0">
        <w:rPr>
          <w:rFonts w:cstheme="minorHAnsi"/>
        </w:rPr>
      </w:r>
      <w:r w:rsidR="000B7708" w:rsidRPr="00F863A0">
        <w:rPr>
          <w:rFonts w:cstheme="minorHAnsi"/>
        </w:rPr>
        <w:fldChar w:fldCharType="end"/>
      </w:r>
      <w:r w:rsidR="000B7708" w:rsidRPr="00F863A0">
        <w:rPr>
          <w:rFonts w:cstheme="minorHAnsi"/>
        </w:rPr>
      </w:r>
      <w:r w:rsidR="000B7708" w:rsidRPr="00F863A0">
        <w:rPr>
          <w:rFonts w:cstheme="minorHAnsi"/>
        </w:rPr>
        <w:fldChar w:fldCharType="separate"/>
      </w:r>
      <w:r w:rsidR="000B7708" w:rsidRPr="00F863A0">
        <w:rPr>
          <w:rFonts w:cstheme="minorHAnsi"/>
          <w:noProof/>
        </w:rPr>
        <w:t>(6-8)</w:t>
      </w:r>
      <w:r w:rsidR="000B7708" w:rsidRPr="00F863A0">
        <w:rPr>
          <w:rFonts w:cstheme="minorHAnsi"/>
        </w:rPr>
        <w:fldChar w:fldCharType="end"/>
      </w:r>
      <w:r w:rsidR="005E162C" w:rsidRPr="00F863A0">
        <w:rPr>
          <w:rFonts w:cstheme="minorHAnsi"/>
        </w:rPr>
        <w:t xml:space="preserve">. This includes insight into how differences in the timing, duration and strength of </w:t>
      </w:r>
      <w:r w:rsidR="00675F0B">
        <w:rPr>
          <w:rFonts w:cstheme="minorHAnsi"/>
        </w:rPr>
        <w:t xml:space="preserve">these </w:t>
      </w:r>
      <w:r w:rsidR="001701DC">
        <w:rPr>
          <w:rFonts w:cstheme="minorHAnsi"/>
        </w:rPr>
        <w:t>interventions</w:t>
      </w:r>
      <w:r w:rsidR="005E162C" w:rsidRPr="00F863A0">
        <w:rPr>
          <w:rFonts w:cstheme="minorHAnsi"/>
        </w:rPr>
        <w:t xml:space="preserve"> could have potentially </w:t>
      </w:r>
      <w:r w:rsidR="00EB5CC3">
        <w:rPr>
          <w:rFonts w:cstheme="minorHAnsi"/>
        </w:rPr>
        <w:t>altered</w:t>
      </w:r>
      <w:r w:rsidR="005E162C" w:rsidRPr="00F863A0">
        <w:rPr>
          <w:rFonts w:cstheme="minorHAnsi"/>
        </w:rPr>
        <w:t xml:space="preserve"> COVID-19 associated mortality and morbidity compared to the </w:t>
      </w:r>
      <w:r w:rsidR="003535B6" w:rsidRPr="00F863A0">
        <w:rPr>
          <w:rFonts w:cstheme="minorHAnsi"/>
        </w:rPr>
        <w:t>actual</w:t>
      </w:r>
      <w:r w:rsidR="005E162C" w:rsidRPr="00F863A0">
        <w:rPr>
          <w:rFonts w:cstheme="minorHAnsi"/>
        </w:rPr>
        <w:t xml:space="preserve"> course of actio</w:t>
      </w:r>
      <w:r w:rsidR="002A6E5D" w:rsidRPr="00F863A0">
        <w:rPr>
          <w:rFonts w:cstheme="minorHAnsi"/>
        </w:rPr>
        <w:t>n.</w:t>
      </w:r>
    </w:p>
    <w:p w14:paraId="2E556B79" w14:textId="4CE27819" w:rsidR="003A34E3" w:rsidRDefault="003A34E3" w:rsidP="008F73BB">
      <w:pPr>
        <w:spacing w:after="0" w:line="360" w:lineRule="auto"/>
        <w:jc w:val="both"/>
        <w:rPr>
          <w:ins w:id="71" w:author="Alexander Morgan" w:date="2020-11-23T10:49:00Z"/>
          <w:rFonts w:cstheme="minorHAnsi"/>
        </w:rPr>
      </w:pPr>
    </w:p>
    <w:p w14:paraId="27263CD6" w14:textId="59F28C69" w:rsidR="009369B7" w:rsidRDefault="009369B7" w:rsidP="008F73BB">
      <w:pPr>
        <w:spacing w:after="0" w:line="360" w:lineRule="auto"/>
        <w:jc w:val="both"/>
        <w:rPr>
          <w:ins w:id="72" w:author="Alexander Morgan" w:date="2020-11-23T10:49:00Z"/>
          <w:rFonts w:cstheme="minorHAnsi"/>
        </w:rPr>
      </w:pPr>
      <w:moveToRangeStart w:id="73" w:author="Alexander Morgan" w:date="2020-11-23T10:49:00Z" w:name="move57021014"/>
      <w:moveTo w:id="74" w:author="Alexander Morgan" w:date="2020-11-23T10:49:00Z">
        <w:del w:id="75" w:author="Alexander Morgan" w:date="2020-11-23T10:51:00Z">
          <w:r w:rsidRPr="00F863A0" w:rsidDel="009369B7">
            <w:rPr>
              <w:rFonts w:cstheme="minorHAnsi"/>
            </w:rPr>
            <w:delText>The</w:delText>
          </w:r>
        </w:del>
        <w:del w:id="76" w:author="Alexander Morgan" w:date="2020-11-23T14:30:00Z">
          <w:r w:rsidRPr="00F863A0" w:rsidDel="00571EB1">
            <w:rPr>
              <w:rFonts w:cstheme="minorHAnsi"/>
            </w:rPr>
            <w:delText xml:space="preserve"> </w:delText>
          </w:r>
        </w:del>
        <w:del w:id="77" w:author="Alexander Morgan" w:date="2020-11-23T10:51:00Z">
          <w:r w:rsidRPr="00F863A0" w:rsidDel="009369B7">
            <w:rPr>
              <w:rFonts w:cstheme="minorHAnsi"/>
            </w:rPr>
            <w:delText>concept of</w:delText>
          </w:r>
        </w:del>
        <w:del w:id="78" w:author="Alexander Morgan" w:date="2020-11-23T14:30:00Z">
          <w:r w:rsidRPr="00F863A0" w:rsidDel="00571EB1">
            <w:rPr>
              <w:rFonts w:cstheme="minorHAnsi"/>
            </w:rPr>
            <w:delText xml:space="preserve"> i</w:delText>
          </w:r>
        </w:del>
      </w:moveTo>
      <w:ins w:id="79" w:author="Alexander Morgan" w:date="2020-11-23T14:30:00Z">
        <w:r w:rsidR="00571EB1">
          <w:rPr>
            <w:rFonts w:cstheme="minorHAnsi"/>
          </w:rPr>
          <w:t>I</w:t>
        </w:r>
      </w:ins>
      <w:moveTo w:id="80" w:author="Alexander Morgan" w:date="2020-11-23T10:49:00Z">
        <w:r w:rsidRPr="00F863A0">
          <w:rPr>
            <w:rFonts w:cstheme="minorHAnsi"/>
          </w:rPr>
          <w:t>ntervention optimisation</w:t>
        </w:r>
      </w:moveTo>
      <w:ins w:id="81" w:author="Alexander Morgan" w:date="2020-11-23T10:51:00Z">
        <w:r>
          <w:rPr>
            <w:rFonts w:cstheme="minorHAnsi"/>
          </w:rPr>
          <w:t xml:space="preserve"> has been proposed as a </w:t>
        </w:r>
      </w:ins>
      <w:ins w:id="82" w:author="Alexander Morgan" w:date="2020-11-23T10:52:00Z">
        <w:r>
          <w:rPr>
            <w:rFonts w:cstheme="minorHAnsi"/>
          </w:rPr>
          <w:t xml:space="preserve">method to allow for </w:t>
        </w:r>
      </w:ins>
      <w:moveTo w:id="83" w:author="Alexander Morgan" w:date="2020-11-23T10:49:00Z">
        <w:del w:id="84" w:author="Alexander Morgan" w:date="2020-11-23T10:51:00Z">
          <w:r w:rsidRPr="00F863A0" w:rsidDel="009369B7">
            <w:rPr>
              <w:rFonts w:cstheme="minorHAnsi"/>
            </w:rPr>
            <w:delText xml:space="preserve"> is</w:delText>
          </w:r>
        </w:del>
        <w:del w:id="85" w:author="Alexander Morgan" w:date="2020-11-23T10:52:00Z">
          <w:r w:rsidRPr="00F863A0" w:rsidDel="009369B7">
            <w:rPr>
              <w:rFonts w:cstheme="minorHAnsi"/>
            </w:rPr>
            <w:delText xml:space="preserve"> based on the potential for </w:delText>
          </w:r>
        </w:del>
        <w:r w:rsidRPr="00F863A0">
          <w:rPr>
            <w:rFonts w:cstheme="minorHAnsi"/>
          </w:rPr>
          <w:t xml:space="preserve">policy makers to fine-tune the characteristics of an intervention to minimise epidemiologically relevant outcome measures. </w:t>
        </w:r>
      </w:moveTo>
      <w:ins w:id="86" w:author="Alexander Morgan" w:date="2020-11-23T10:52:00Z">
        <w:r w:rsidRPr="00F863A0">
          <w:rPr>
            <w:rFonts w:cstheme="minorHAnsi"/>
          </w:rPr>
          <w:t xml:space="preserve">Optimisation has been explored for a range of potential COVID-19 NPI strategies, including single time-limited reductions to transmission </w:t>
        </w:r>
        <w:r w:rsidRPr="00F863A0">
          <w:rPr>
            <w:rFonts w:cstheme="minorHAnsi"/>
          </w:rPr>
          <w:fldChar w:fldCharType="begin"/>
        </w:r>
        <w:r w:rsidRPr="00F863A0">
          <w:rPr>
            <w:rFonts w:cstheme="minorHAnsi"/>
          </w:rPr>
          <w:instrText xml:space="preserve"> ADDIN EN.CITE &lt;EndNote&gt;&lt;Cite&gt;&lt;Author&gt;Di Lauro&lt;/Author&gt;&lt;Year&gt;2020&lt;/Year&gt;&lt;RecNum&gt;1&lt;/RecNum&gt;&lt;DisplayText&gt;(9, 10)&lt;/DisplayText&gt;&lt;record&gt;&lt;rec-number&gt;1&lt;/rec-number&gt;&lt;foreign-keys&gt;&lt;key app="EN" db-id="ssw09xfaoww2dbetwsrpefx7pr0z0swafa9f" timestamp="1597095214"&gt;1&lt;/key&gt;&lt;/foreign-keys&gt;&lt;ref-type name="Journal Article"&gt;17&lt;/ref-type&gt;&lt;contributors&gt;&lt;authors&gt;&lt;author&gt;Di Lauro, Francesco&lt;/author&gt;&lt;author&gt;Kiss, István Z&lt;/author&gt;&lt;author&gt;Miller, Joel&lt;/author&gt;&lt;/authors&gt;&lt;/contributors&gt;&lt;titles&gt;&lt;title&gt;The timing of one-shot interventions for epidemic control&lt;/title&gt;&lt;secondary-title&gt;medRxiv&lt;/secondary-title&gt;&lt;/titles&gt;&lt;periodical&gt;&lt;full-title&gt;medRxiv&lt;/full-title&gt;&lt;/periodical&gt;&lt;pages&gt;2020.03.02.20030007&lt;/pages&gt;&lt;dates&gt;&lt;year&gt;2020&lt;/year&gt;&lt;/dates&gt;&lt;urls&gt;&lt;related-urls&gt;&lt;url&gt;https://www.medrxiv.org/content/medrxiv/early/2020/03/06/2020.03.02.20030007.full.pdf&lt;/url&gt;&lt;/related-urls&gt;&lt;/urls&gt;&lt;electronic-resource-num&gt;10.1101/2020.03.02.20030007&lt;/electronic-resource-num&gt;&lt;/record&gt;&lt;/Cite&gt;&lt;Cite&gt;&lt;Author&gt;Morris&lt;/Author&gt;&lt;Year&gt;2020&lt;/Year&gt;&lt;RecNum&gt;2&lt;/RecNum&gt;&lt;record&gt;&lt;rec-number&gt;2&lt;/rec-number&gt;&lt;foreign-keys&gt;&lt;key app="EN" db-id="ssw09xfaoww2dbetwsrpefx7pr0z0swafa9f" timestamp="1597095516"&gt;2&lt;/key&gt;&lt;/foreign-keys&gt;&lt;ref-type name="Journal Article"&gt;17&lt;/ref-type&gt;&lt;contributors&gt;&lt;authors&gt;&lt;author&gt;Morris, Dylan H&lt;/author&gt;&lt;author&gt;Rossine, Fernando W&lt;/author&gt;&lt;author&gt;Plotkin, Joshua B&lt;/author&gt;&lt;author&gt;Levin, Simon A&lt;/author&gt;&lt;/authors&gt;&lt;/contributors&gt;&lt;titles&gt;&lt;title&gt;Optimal, near-optimal, and robust epidemic control&lt;/title&gt;&lt;secondary-title&gt;arXiv preprint arXiv:2004.02209&lt;/secondary-title&gt;&lt;/titles&gt;&lt;periodical&gt;&lt;full-title&gt;arXiv preprint arXiv:2004.02209&lt;/full-title&gt;&lt;/periodical&gt;&lt;dates&gt;&lt;year&gt;2020&lt;/year&gt;&lt;/dates&gt;&lt;urls&gt;&lt;/urls&gt;&lt;/record&gt;&lt;/Cite&gt;&lt;/EndNote&gt;</w:instrText>
        </w:r>
        <w:r w:rsidRPr="00F863A0">
          <w:rPr>
            <w:rFonts w:cstheme="minorHAnsi"/>
          </w:rPr>
          <w:fldChar w:fldCharType="separate"/>
        </w:r>
        <w:r w:rsidRPr="00F863A0">
          <w:rPr>
            <w:rFonts w:cstheme="minorHAnsi"/>
            <w:noProof/>
          </w:rPr>
          <w:t>(9, 10)</w:t>
        </w:r>
        <w:r w:rsidRPr="00F863A0">
          <w:rPr>
            <w:rFonts w:cstheme="minorHAnsi"/>
          </w:rPr>
          <w:fldChar w:fldCharType="end"/>
        </w:r>
        <w:r w:rsidRPr="00F863A0">
          <w:rPr>
            <w:rFonts w:cstheme="minorHAnsi"/>
          </w:rPr>
          <w:t xml:space="preserve">, </w:t>
        </w:r>
        <w:r w:rsidRPr="009D74B7">
          <w:rPr>
            <w:rFonts w:cstheme="minorHAnsi"/>
          </w:rPr>
          <w:t xml:space="preserve">intermittent pulsing of NPIs </w:t>
        </w:r>
        <w:r w:rsidRPr="009D74B7">
          <w:rPr>
            <w:rFonts w:cstheme="minorHAnsi"/>
          </w:rPr>
          <w:fldChar w:fldCharType="begin"/>
        </w:r>
        <w:r w:rsidRPr="009D74B7">
          <w:rPr>
            <w:rFonts w:cstheme="minorHAnsi"/>
          </w:rPr>
          <w:instrText xml:space="preserve"> ADDIN EN.CITE &lt;EndNote&gt;&lt;Cite&gt;&lt;Author&gt;Bin&lt;/Author&gt;&lt;Year&gt;2020&lt;/Year&gt;&lt;RecNum&gt;22&lt;/RecNum&gt;&lt;DisplayText&gt;(14)&lt;/DisplayText&gt;&lt;record&gt;&lt;rec-number&gt;22&lt;/rec-number&gt;&lt;foreign-keys&gt;&lt;key app="EN" db-id="ssw09xfaoww2dbetwsrpefx7pr0z0swafa9f" timestamp="1597327755"&gt;22&lt;/key&gt;&lt;/foreign-keys&gt;&lt;ref-type name="Journal Article"&gt;17&lt;/ref-type&gt;&lt;contributors&gt;&lt;authors&gt;&lt;author&gt;Bin, M&lt;/author&gt;&lt;author&gt;Cheung, P&lt;/author&gt;&lt;author&gt;Crisostomi, E&lt;/author&gt;&lt;author&gt;Ferraro, P&lt;/author&gt;&lt;author&gt;Lhachemi, H&lt;/author&gt;&lt;author&gt;Murray-Smith, R&lt;/author&gt;&lt;author&gt;Myant, C&lt;/author&gt;&lt;author&gt;Parisini, T&lt;/author&gt;&lt;author&gt;Shorten, R&lt;/author&gt;&lt;author&gt;Stein, S&lt;/author&gt;&lt;/authors&gt;&lt;/contributors&gt;&lt;titles&gt;&lt;title&gt;On fast multi-shot covid-19 interventions for post lock-down mitigation&lt;/title&gt;&lt;secondary-title&gt;arXiv preprint arXiv:2003.09930&lt;/secondary-title&gt;&lt;/titles&gt;&lt;periodical&gt;&lt;full-title&gt;arXiv preprint arXiv:2003.09930&lt;/full-title&gt;&lt;/periodical&gt;&lt;dates&gt;&lt;year&gt;2020&lt;/year&gt;&lt;/dates&gt;&lt;urls&gt;&lt;/urls&gt;&lt;/record&gt;&lt;/Cite&gt;&lt;/EndNote&gt;</w:instrText>
        </w:r>
        <w:r w:rsidRPr="009D74B7">
          <w:rPr>
            <w:rFonts w:cstheme="minorHAnsi"/>
          </w:rPr>
          <w:fldChar w:fldCharType="separate"/>
        </w:r>
        <w:r w:rsidRPr="009D74B7">
          <w:rPr>
            <w:rFonts w:cstheme="minorHAnsi"/>
            <w:noProof/>
          </w:rPr>
          <w:t>(14)</w:t>
        </w:r>
        <w:r w:rsidRPr="009D74B7">
          <w:rPr>
            <w:rFonts w:cstheme="minorHAnsi"/>
          </w:rPr>
          <w:fldChar w:fldCharType="end"/>
        </w:r>
        <w:r w:rsidRPr="009D74B7">
          <w:rPr>
            <w:rFonts w:cstheme="minorHAnsi"/>
          </w:rPr>
          <w:t xml:space="preserve"> and gradual ramping-down of intervention measures following an initial reduction to transmission </w:t>
        </w:r>
        <w:r w:rsidRPr="009D74B7">
          <w:rPr>
            <w:rFonts w:cstheme="minorHAnsi"/>
          </w:rPr>
          <w:fldChar w:fldCharType="begin"/>
        </w:r>
        <w:r w:rsidRPr="009D74B7">
          <w:rPr>
            <w:rFonts w:cstheme="minorHAnsi"/>
          </w:rPr>
          <w:instrText xml:space="preserve"> ADDIN EN.CITE &lt;EndNote&gt;&lt;Cite&gt;&lt;Author&gt;Gevertz&lt;/Author&gt;&lt;Year&gt;2020&lt;/Year&gt;&lt;RecNum&gt;20&lt;/RecNum&gt;&lt;DisplayText&gt;(11, 12)&lt;/DisplayText&gt;&lt;record&gt;&lt;rec-number&gt;20&lt;/rec-number&gt;&lt;foreign-keys&gt;&lt;key app="EN" db-id="ssw09xfaoww2dbetwsrpefx7pr0z0swafa9f" timestamp="1597327552"&gt;20&lt;/key&gt;&lt;/foreign-keys&gt;&lt;ref-type name="Journal Article"&gt;17&lt;/ref-type&gt;&lt;contributors&gt;&lt;authors&gt;&lt;author&gt;Gevertz, Jana&lt;/author&gt;&lt;author&gt;Greene, James&lt;/author&gt;&lt;author&gt;Tapia, Cynthia Hixahuary Sanchez&lt;/author&gt;&lt;author&gt;Sontag, Eduardo D&lt;/author&gt;&lt;/authors&gt;&lt;/contributors&gt;&lt;titles&gt;&lt;title&gt;A novel COVID-19 epidemiological model with explicit susceptible and asymptomatic isolation compartments reveals unexpected consequences of timing social distancing&lt;/title&gt;&lt;secondary-title&gt;medRxiv&lt;/secondary-title&gt;&lt;/titles&gt;&lt;periodical&gt;&lt;full-title&gt;medRxiv&lt;/full-title&gt;&lt;/periodical&gt;&lt;dates&gt;&lt;year&gt;2020&lt;/year&gt;&lt;/dates&gt;&lt;urls&gt;&lt;/urls&gt;&lt;/record&gt;&lt;/Cite&gt;&lt;Cite&gt;&lt;Author&gt;Miclo&lt;/Author&gt;&lt;Year&gt;2020&lt;/Year&gt;&lt;RecNum&gt;23&lt;/RecNum&gt;&lt;record&gt;&lt;rec-number&gt;23&lt;/rec-number&gt;&lt;foreign-keys&gt;&lt;key app="EN" db-id="ssw09xfaoww2dbetwsrpefx7pr0z0swafa9f" timestamp="1597328013"&gt;23&lt;/key&gt;&lt;/foreign-keys&gt;&lt;ref-type name="Journal Article"&gt;17&lt;/ref-type&gt;&lt;contributors&gt;&lt;authors&gt;&lt;author&gt;Miclo, Laurent&lt;/author&gt;&lt;author&gt;Spiro, Daniel&lt;/author&gt;&lt;author&gt;Weibull, Jörgen&lt;/author&gt;&lt;/authors&gt;&lt;/contributors&gt;&lt;titles&gt;&lt;title&gt;Optimal epidemic suppression under an ICU constraint&lt;/title&gt;&lt;secondary-title&gt;arXiv preprint arXiv:2005.01327&lt;/secondary-title&gt;&lt;/titles&gt;&lt;periodical&gt;&lt;full-title&gt;arXiv preprint arXiv:2005.01327&lt;/full-title&gt;&lt;/periodical&gt;&lt;dates&gt;&lt;year&gt;2020&lt;/year&gt;&lt;/dates&gt;&lt;urls&gt;&lt;/urls&gt;&lt;/record&gt;&lt;/Cite&gt;&lt;/EndNote&gt;</w:instrText>
        </w:r>
        <w:r w:rsidRPr="009D74B7">
          <w:rPr>
            <w:rFonts w:cstheme="minorHAnsi"/>
          </w:rPr>
          <w:fldChar w:fldCharType="separate"/>
        </w:r>
        <w:r w:rsidRPr="009D74B7">
          <w:rPr>
            <w:rFonts w:cstheme="minorHAnsi"/>
            <w:noProof/>
          </w:rPr>
          <w:t>(11, 12)</w:t>
        </w:r>
        <w:r w:rsidRPr="009D74B7">
          <w:rPr>
            <w:rFonts w:cstheme="minorHAnsi"/>
          </w:rPr>
          <w:fldChar w:fldCharType="end"/>
        </w:r>
        <w:r w:rsidRPr="009D74B7">
          <w:rPr>
            <w:rFonts w:cstheme="minorHAnsi"/>
          </w:rPr>
          <w:t xml:space="preserve">. </w:t>
        </w:r>
      </w:ins>
      <w:moveTo w:id="87" w:author="Alexander Morgan" w:date="2020-11-23T10:49:00Z">
        <w:r>
          <w:rPr>
            <w:rFonts w:cstheme="minorHAnsi"/>
          </w:rPr>
          <w:t>This</w:t>
        </w:r>
      </w:moveTo>
      <w:ins w:id="88" w:author="Alexander Morgan" w:date="2020-11-23T10:53:00Z">
        <w:r>
          <w:rPr>
            <w:rFonts w:cstheme="minorHAnsi"/>
          </w:rPr>
          <w:t xml:space="preserve"> has been explored in the context of </w:t>
        </w:r>
      </w:ins>
      <w:moveTo w:id="89" w:author="Alexander Morgan" w:date="2020-11-23T10:49:00Z">
        <w:del w:id="90" w:author="Alexander Morgan" w:date="2020-11-23T10:53:00Z">
          <w:r w:rsidRPr="00F863A0" w:rsidDel="009369B7">
            <w:rPr>
              <w:rFonts w:cstheme="minorHAnsi"/>
            </w:rPr>
            <w:delText xml:space="preserve"> includes </w:delText>
          </w:r>
        </w:del>
        <w:r w:rsidRPr="00F863A0">
          <w:rPr>
            <w:rFonts w:cstheme="minorHAnsi"/>
          </w:rPr>
          <w:t xml:space="preserve">minimising the peak incidence, analogous to “flattening the curve” of an outbreak. </w:t>
        </w:r>
        <w:r>
          <w:rPr>
            <w:rFonts w:cstheme="minorHAnsi"/>
          </w:rPr>
          <w:t xml:space="preserve">The importance of this was illustrated during the </w:t>
        </w:r>
        <w:r w:rsidRPr="00F863A0">
          <w:rPr>
            <w:rFonts w:cstheme="minorHAnsi"/>
          </w:rPr>
          <w:t xml:space="preserve">early COVID-19 outbreaks in Lombardy, Veneto and Wuhan, with the overwhelming of health service capacity resulting in </w:t>
        </w:r>
        <w:r>
          <w:rPr>
            <w:rFonts w:cstheme="minorHAnsi"/>
          </w:rPr>
          <w:t>significant</w:t>
        </w:r>
        <w:r w:rsidRPr="00F863A0">
          <w:rPr>
            <w:rFonts w:cstheme="minorHAnsi"/>
          </w:rPr>
          <w:t xml:space="preserve"> increases in patient mortality </w:t>
        </w:r>
        <w:r w:rsidRPr="00F863A0">
          <w:rPr>
            <w:rFonts w:cstheme="minorHAnsi"/>
          </w:rPr>
          <w:fldChar w:fldCharType="begin">
            <w:fldData xml:space="preserve">PEVuZE5vdGU+PENpdGU+PEF1dGhvcj5HcmFzc2VsbGk8L0F1dGhvcj48WWVhcj4yMDIwPC9ZZWFy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</w:fldData>
          </w:fldChar>
        </w:r>
        <w:r w:rsidRPr="00F863A0">
          <w:rPr>
            <w:rFonts w:cstheme="minorHAnsi"/>
          </w:rPr>
          <w:instrText xml:space="preserve"> ADDIN EN.CITE </w:instrText>
        </w:r>
        <w:r w:rsidRPr="00F863A0">
          <w:rPr>
            <w:rFonts w:cstheme="minorHAnsi"/>
          </w:rPr>
          <w:fldChar w:fldCharType="begin">
            <w:fldData xml:space="preserve">PEVuZE5vdGU+PENpdGU+PEF1dGhvcj5HcmFzc2VsbGk8L0F1dGhvcj48WWVhcj4yMDIwPC9ZZWFy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</w:fldData>
          </w:fldChar>
        </w:r>
        <w:r w:rsidRPr="00F863A0">
          <w:rPr>
            <w:rFonts w:cstheme="minorHAnsi"/>
          </w:rPr>
          <w:instrText xml:space="preserve"> ADDIN EN.CITE.DATA </w:instrText>
        </w:r>
      </w:moveTo>
      <w:ins w:id="91" w:author="Alexander Morgan" w:date="2020-11-23T10:49:00Z">
        <w:r w:rsidRPr="00F863A0">
          <w:rPr>
            <w:rFonts w:cstheme="minorHAnsi"/>
          </w:rPr>
        </w:r>
      </w:ins>
      <w:moveTo w:id="92" w:author="Alexander Morgan" w:date="2020-11-23T10:49:00Z">
        <w:r w:rsidRPr="00F863A0">
          <w:rPr>
            <w:rFonts w:cstheme="minorHAnsi"/>
          </w:rPr>
          <w:fldChar w:fldCharType="end"/>
        </w:r>
      </w:moveTo>
      <w:ins w:id="93" w:author="Alexander Morgan" w:date="2020-11-23T10:49:00Z">
        <w:r w:rsidRPr="00F863A0">
          <w:rPr>
            <w:rFonts w:cstheme="minorHAnsi"/>
          </w:rPr>
        </w:r>
      </w:ins>
      <w:moveTo w:id="94" w:author="Alexander Morgan" w:date="2020-11-23T10:49:00Z">
        <w:r w:rsidRPr="00F863A0">
          <w:rPr>
            <w:rFonts w:cstheme="minorHAnsi"/>
          </w:rPr>
          <w:fldChar w:fldCharType="separate"/>
        </w:r>
        <w:r w:rsidRPr="00F863A0">
          <w:rPr>
            <w:rFonts w:cstheme="minorHAnsi"/>
            <w:noProof/>
          </w:rPr>
          <w:t>(16, 17)</w:t>
        </w:r>
        <w:r w:rsidRPr="00F863A0">
          <w:rPr>
            <w:rFonts w:cstheme="minorHAnsi"/>
          </w:rPr>
          <w:fldChar w:fldCharType="end"/>
        </w:r>
        <w:r w:rsidRPr="00F863A0">
          <w:rPr>
            <w:rFonts w:cstheme="minorHAnsi"/>
          </w:rPr>
          <w:t>.</w:t>
        </w:r>
      </w:moveTo>
      <w:moveToRangeEnd w:id="73"/>
    </w:p>
    <w:p w14:paraId="79F374F1" w14:textId="10BE6675" w:rsidR="009369B7" w:rsidRPr="00F863A0" w:rsidDel="009369B7" w:rsidRDefault="009369B7" w:rsidP="008F73BB">
      <w:pPr>
        <w:spacing w:after="0" w:line="360" w:lineRule="auto"/>
        <w:jc w:val="both"/>
        <w:rPr>
          <w:del w:id="95" w:author="Alexander Morgan" w:date="2020-11-23T10:53:00Z"/>
          <w:rFonts w:cstheme="minorHAnsi"/>
        </w:rPr>
      </w:pPr>
    </w:p>
    <w:p w14:paraId="544367F4" w14:textId="51DA6FEB" w:rsidR="00BE4DEC" w:rsidRPr="00F863A0" w:rsidRDefault="003535B6" w:rsidP="008F73BB">
      <w:pPr>
        <w:spacing w:after="0" w:line="360" w:lineRule="auto"/>
        <w:jc w:val="both"/>
        <w:rPr>
          <w:rFonts w:cstheme="minorHAnsi"/>
        </w:rPr>
      </w:pPr>
      <w:del w:id="96" w:author="Alexander Morgan" w:date="2020-11-20T14:45:00Z">
        <w:r w:rsidRPr="00F863A0" w:rsidDel="00DD1740">
          <w:rPr>
            <w:rFonts w:cstheme="minorHAnsi"/>
          </w:rPr>
          <w:delText xml:space="preserve">Exploratory </w:delText>
        </w:r>
        <w:r w:rsidR="00AF3564" w:rsidRPr="00F863A0" w:rsidDel="00DD1740">
          <w:rPr>
            <w:rFonts w:cstheme="minorHAnsi"/>
          </w:rPr>
          <w:delText>mathematical</w:delText>
        </w:r>
        <w:r w:rsidR="00BD45BA" w:rsidRPr="00F863A0" w:rsidDel="00DD1740">
          <w:rPr>
            <w:rFonts w:cstheme="minorHAnsi"/>
          </w:rPr>
          <w:delText xml:space="preserve"> modelling</w:delText>
        </w:r>
        <w:r w:rsidRPr="00F863A0" w:rsidDel="00DD1740">
          <w:rPr>
            <w:rFonts w:cstheme="minorHAnsi"/>
          </w:rPr>
          <w:delText xml:space="preserve"> </w:delText>
        </w:r>
        <w:r w:rsidR="00F82E90" w:rsidRPr="00F863A0" w:rsidDel="00DD1740">
          <w:rPr>
            <w:rFonts w:cstheme="minorHAnsi"/>
          </w:rPr>
          <w:delText>into</w:delText>
        </w:r>
        <w:r w:rsidRPr="00F863A0" w:rsidDel="00DD1740">
          <w:rPr>
            <w:rFonts w:cstheme="minorHAnsi"/>
          </w:rPr>
          <w:delText xml:space="preserve"> optimising NPIs ha</w:delText>
        </w:r>
        <w:r w:rsidR="00C7166F" w:rsidRPr="00F863A0" w:rsidDel="00DD1740">
          <w:rPr>
            <w:rFonts w:cstheme="minorHAnsi"/>
          </w:rPr>
          <w:delText>s</w:delText>
        </w:r>
        <w:r w:rsidRPr="00F863A0" w:rsidDel="00DD1740">
          <w:rPr>
            <w:rFonts w:cstheme="minorHAnsi"/>
          </w:rPr>
          <w:delText xml:space="preserve"> arisen from these </w:delText>
        </w:r>
        <w:r w:rsidR="00B93C9A" w:rsidRPr="00F863A0" w:rsidDel="00DD1740">
          <w:rPr>
            <w:rFonts w:cstheme="minorHAnsi"/>
          </w:rPr>
          <w:delText>retrospective analyses</w:delText>
        </w:r>
      </w:del>
      <w:del w:id="97" w:author="Alexander Morgan" w:date="2020-11-23T10:53:00Z">
        <w:r w:rsidR="00192D23" w:rsidRPr="00F863A0" w:rsidDel="009369B7">
          <w:rPr>
            <w:rFonts w:cstheme="minorHAnsi"/>
          </w:rPr>
          <w:delText xml:space="preserve"> </w:delText>
        </w:r>
        <w:r w:rsidR="00125586" w:rsidRPr="00F863A0" w:rsidDel="009369B7">
          <w:rPr>
            <w:rFonts w:cstheme="minorHAnsi"/>
          </w:rPr>
          <w:fldChar w:fldCharType="begin">
            <w:fldData xml:space="preserve">PEVuZE5vdGU+PENpdGU+PEF1dGhvcj5Nb3JyaXM8L0F1dGhvcj48WWVhcj4yMDIwPC9ZZWFyPjxS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</w:fldData>
          </w:fldChar>
        </w:r>
        <w:r w:rsidR="002A6E5D" w:rsidRPr="00F863A0" w:rsidDel="009369B7">
          <w:rPr>
            <w:rFonts w:cstheme="minorHAnsi"/>
          </w:rPr>
          <w:delInstrText xml:space="preserve"> ADDIN EN.CITE </w:delInstrText>
        </w:r>
        <w:r w:rsidR="002A6E5D" w:rsidRPr="00F863A0" w:rsidDel="009369B7">
          <w:rPr>
            <w:rFonts w:cstheme="minorHAnsi"/>
          </w:rPr>
          <w:fldChar w:fldCharType="begin">
            <w:fldData xml:space="preserve">PEVuZE5vdGU+PENpdGU+PEF1dGhvcj5Nb3JyaXM8L0F1dGhvcj48WWVhcj4yMDIwPC9ZZWFyPjxS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</w:fldData>
          </w:fldChar>
        </w:r>
        <w:r w:rsidR="002A6E5D" w:rsidRPr="00F863A0" w:rsidDel="009369B7">
          <w:rPr>
            <w:rFonts w:cstheme="minorHAnsi"/>
          </w:rPr>
          <w:delInstrText xml:space="preserve"> ADDIN EN.CITE.DATA </w:delInstrText>
        </w:r>
        <w:r w:rsidR="002A6E5D" w:rsidRPr="00F863A0" w:rsidDel="009369B7">
          <w:rPr>
            <w:rFonts w:cstheme="minorHAnsi"/>
          </w:rPr>
        </w:r>
        <w:r w:rsidR="002A6E5D" w:rsidRPr="00F863A0" w:rsidDel="009369B7">
          <w:rPr>
            <w:rFonts w:cstheme="minorHAnsi"/>
          </w:rPr>
          <w:fldChar w:fldCharType="end"/>
        </w:r>
        <w:r w:rsidR="00125586" w:rsidRPr="00F863A0" w:rsidDel="009369B7">
          <w:rPr>
            <w:rFonts w:cstheme="minorHAnsi"/>
          </w:rPr>
        </w:r>
        <w:r w:rsidR="00125586" w:rsidRPr="00F863A0" w:rsidDel="009369B7">
          <w:rPr>
            <w:rFonts w:cstheme="minorHAnsi"/>
          </w:rPr>
          <w:fldChar w:fldCharType="separate"/>
        </w:r>
        <w:r w:rsidR="002A6E5D" w:rsidRPr="00F863A0" w:rsidDel="009369B7">
          <w:rPr>
            <w:rFonts w:cstheme="minorHAnsi"/>
            <w:noProof/>
          </w:rPr>
          <w:delText>(9-15)</w:delText>
        </w:r>
        <w:r w:rsidR="00125586" w:rsidRPr="00F863A0" w:rsidDel="009369B7">
          <w:rPr>
            <w:rFonts w:cstheme="minorHAnsi"/>
          </w:rPr>
          <w:fldChar w:fldCharType="end"/>
        </w:r>
        <w:r w:rsidRPr="00F863A0" w:rsidDel="009369B7">
          <w:rPr>
            <w:rFonts w:cstheme="minorHAnsi"/>
          </w:rPr>
          <w:delText xml:space="preserve">. </w:delText>
        </w:r>
      </w:del>
      <w:moveFromRangeStart w:id="98" w:author="Alexander Morgan" w:date="2020-11-23T10:49:00Z" w:name="move57021014"/>
      <w:moveFrom w:id="99" w:author="Alexander Morgan" w:date="2020-11-23T10:49:00Z">
        <w:del w:id="100" w:author="Alexander Morgan" w:date="2020-11-23T10:53:00Z">
          <w:r w:rsidRPr="00F863A0" w:rsidDel="009369B7">
            <w:rPr>
              <w:rFonts w:cstheme="minorHAnsi"/>
            </w:rPr>
            <w:delText xml:space="preserve">The concept of intervention optimisation is based </w:delText>
          </w:r>
        </w:del>
        <w:r w:rsidRPr="00F863A0" w:rsidDel="009369B7">
          <w:rPr>
            <w:rFonts w:cstheme="minorHAnsi"/>
          </w:rPr>
          <w:t xml:space="preserve">on the </w:t>
        </w:r>
        <w:r w:rsidR="00E93C04" w:rsidRPr="00F863A0" w:rsidDel="009369B7">
          <w:rPr>
            <w:rFonts w:cstheme="minorHAnsi"/>
          </w:rPr>
          <w:t>potential for policy makers to fine-tune</w:t>
        </w:r>
        <w:r w:rsidR="00C7166F" w:rsidRPr="00F863A0" w:rsidDel="009369B7">
          <w:rPr>
            <w:rFonts w:cstheme="minorHAnsi"/>
          </w:rPr>
          <w:t xml:space="preserve"> the characteristics of an</w:t>
        </w:r>
        <w:r w:rsidR="00E93C04" w:rsidRPr="00F863A0" w:rsidDel="009369B7">
          <w:rPr>
            <w:rFonts w:cstheme="minorHAnsi"/>
          </w:rPr>
          <w:t xml:space="preserve"> intervention</w:t>
        </w:r>
        <w:r w:rsidR="00410B13" w:rsidRPr="00F863A0" w:rsidDel="009369B7">
          <w:rPr>
            <w:rFonts w:cstheme="minorHAnsi"/>
          </w:rPr>
          <w:t xml:space="preserve"> </w:t>
        </w:r>
        <w:r w:rsidR="00101416" w:rsidRPr="00F863A0" w:rsidDel="009369B7">
          <w:rPr>
            <w:rFonts w:cstheme="minorHAnsi"/>
          </w:rPr>
          <w:t>to</w:t>
        </w:r>
        <w:r w:rsidR="00E93C04" w:rsidRPr="00F863A0" w:rsidDel="009369B7">
          <w:rPr>
            <w:rFonts w:cstheme="minorHAnsi"/>
          </w:rPr>
          <w:t xml:space="preserve"> minimise </w:t>
        </w:r>
        <w:r w:rsidR="005F2692" w:rsidRPr="00F863A0" w:rsidDel="009369B7">
          <w:rPr>
            <w:rFonts w:cstheme="minorHAnsi"/>
          </w:rPr>
          <w:t xml:space="preserve">epidemiologically relevant outcome measures. </w:t>
        </w:r>
        <w:r w:rsidR="00173895" w:rsidDel="009369B7">
          <w:rPr>
            <w:rFonts w:cstheme="minorHAnsi"/>
          </w:rPr>
          <w:t>This</w:t>
        </w:r>
        <w:r w:rsidR="00C7166F" w:rsidRPr="00F863A0" w:rsidDel="009369B7">
          <w:rPr>
            <w:rFonts w:cstheme="minorHAnsi"/>
          </w:rPr>
          <w:t xml:space="preserve"> includes m</w:t>
        </w:r>
        <w:r w:rsidR="00BE4DEC" w:rsidRPr="00F863A0" w:rsidDel="009369B7">
          <w:rPr>
            <w:rFonts w:cstheme="minorHAnsi"/>
          </w:rPr>
          <w:t>inimising</w:t>
        </w:r>
        <w:r w:rsidR="00C7166F" w:rsidRPr="00F863A0" w:rsidDel="009369B7">
          <w:rPr>
            <w:rFonts w:cstheme="minorHAnsi"/>
          </w:rPr>
          <w:t xml:space="preserve"> the</w:t>
        </w:r>
        <w:r w:rsidR="00BE4DEC" w:rsidRPr="00F863A0" w:rsidDel="009369B7">
          <w:rPr>
            <w:rFonts w:cstheme="minorHAnsi"/>
          </w:rPr>
          <w:t xml:space="preserve"> peak incidence</w:t>
        </w:r>
        <w:r w:rsidR="00C7166F" w:rsidRPr="00F863A0" w:rsidDel="009369B7">
          <w:rPr>
            <w:rFonts w:cstheme="minorHAnsi"/>
          </w:rPr>
          <w:t xml:space="preserve">, </w:t>
        </w:r>
        <w:r w:rsidR="00BE4DEC" w:rsidRPr="00F863A0" w:rsidDel="009369B7">
          <w:rPr>
            <w:rFonts w:cstheme="minorHAnsi"/>
          </w:rPr>
          <w:t>analogous to “flattening the curve”</w:t>
        </w:r>
        <w:r w:rsidR="00C7166F" w:rsidRPr="00F863A0" w:rsidDel="009369B7">
          <w:rPr>
            <w:rFonts w:cstheme="minorHAnsi"/>
          </w:rPr>
          <w:t xml:space="preserve"> of an outbreak</w:t>
        </w:r>
        <w:r w:rsidR="00BE4DEC" w:rsidRPr="00F863A0" w:rsidDel="009369B7">
          <w:rPr>
            <w:rFonts w:cstheme="minorHAnsi"/>
          </w:rPr>
          <w:t xml:space="preserve">. </w:t>
        </w:r>
        <w:r w:rsidR="00EB5CC3" w:rsidDel="009369B7">
          <w:rPr>
            <w:rFonts w:cstheme="minorHAnsi"/>
          </w:rPr>
          <w:t xml:space="preserve">The importance of this was illustrated </w:t>
        </w:r>
        <w:r w:rsidR="001D58C4" w:rsidDel="009369B7">
          <w:rPr>
            <w:rFonts w:cstheme="minorHAnsi"/>
          </w:rPr>
          <w:t xml:space="preserve">during </w:t>
        </w:r>
        <w:r w:rsidR="00EB5CC3" w:rsidDel="009369B7">
          <w:rPr>
            <w:rFonts w:cstheme="minorHAnsi"/>
          </w:rPr>
          <w:t xml:space="preserve">the </w:t>
        </w:r>
        <w:r w:rsidR="00BE4DEC" w:rsidRPr="00F863A0" w:rsidDel="009369B7">
          <w:rPr>
            <w:rFonts w:cstheme="minorHAnsi"/>
          </w:rPr>
          <w:t>early COVID-19 outbreaks in Lombardy, Veneto and Wuhan, with the</w:t>
        </w:r>
        <w:r w:rsidR="00C7166F" w:rsidRPr="00F863A0" w:rsidDel="009369B7">
          <w:rPr>
            <w:rFonts w:cstheme="minorHAnsi"/>
          </w:rPr>
          <w:t xml:space="preserve"> overwhelming of health service</w:t>
        </w:r>
        <w:r w:rsidR="00410B13" w:rsidRPr="00F863A0" w:rsidDel="009369B7">
          <w:rPr>
            <w:rFonts w:cstheme="minorHAnsi"/>
          </w:rPr>
          <w:t xml:space="preserve"> capacity</w:t>
        </w:r>
        <w:r w:rsidR="00C7166F" w:rsidRPr="00F863A0" w:rsidDel="009369B7">
          <w:rPr>
            <w:rFonts w:cstheme="minorHAnsi"/>
          </w:rPr>
          <w:t xml:space="preserve"> resulting in </w:t>
        </w:r>
        <w:r w:rsidR="00EB5CC3" w:rsidDel="009369B7">
          <w:rPr>
            <w:rFonts w:cstheme="minorHAnsi"/>
          </w:rPr>
          <w:t>significant</w:t>
        </w:r>
        <w:r w:rsidR="00BE4DEC" w:rsidRPr="00F863A0" w:rsidDel="009369B7">
          <w:rPr>
            <w:rFonts w:cstheme="minorHAnsi"/>
          </w:rPr>
          <w:t xml:space="preserve"> </w:t>
        </w:r>
        <w:r w:rsidR="006B7339" w:rsidRPr="00F863A0" w:rsidDel="009369B7">
          <w:rPr>
            <w:rFonts w:cstheme="minorHAnsi"/>
          </w:rPr>
          <w:t>increases in</w:t>
        </w:r>
        <w:r w:rsidR="00BE4DEC" w:rsidRPr="00F863A0" w:rsidDel="009369B7">
          <w:rPr>
            <w:rFonts w:cstheme="minorHAnsi"/>
          </w:rPr>
          <w:t xml:space="preserve"> patient mortality</w:t>
        </w:r>
        <w:r w:rsidR="000A14E2" w:rsidRPr="00F863A0" w:rsidDel="009369B7">
          <w:rPr>
            <w:rFonts w:cstheme="minorHAnsi"/>
          </w:rPr>
          <w:t xml:space="preserve"> </w:t>
        </w:r>
        <w:r w:rsidR="00125586" w:rsidRPr="00F863A0" w:rsidDel="009369B7">
          <w:rPr>
            <w:rFonts w:cstheme="minorHAnsi"/>
          </w:rPr>
          <w:fldChar w:fldCharType="begin">
            <w:fldData xml:space="preserve">PEVuZE5vdGU+PENpdGU+PEF1dGhvcj5HcmFzc2VsbGk8L0F1dGhvcj48WWVhcj4yMDIwPC9ZZWFy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</w:fldData>
          </w:fldChar>
        </w:r>
        <w:r w:rsidR="002A6E5D" w:rsidRPr="00F863A0" w:rsidDel="009369B7">
          <w:rPr>
            <w:rFonts w:cstheme="minorHAnsi"/>
          </w:rPr>
          <w:instrText xml:space="preserve"> ADDIN EN.CITE </w:instrText>
        </w:r>
        <w:r w:rsidR="002A6E5D" w:rsidRPr="00F863A0" w:rsidDel="009369B7">
          <w:rPr>
            <w:rFonts w:cstheme="minorHAnsi"/>
          </w:rPr>
          <w:fldChar w:fldCharType="begin">
            <w:fldData xml:space="preserve">PEVuZE5vdGU+PENpdGU+PEF1dGhvcj5HcmFzc2VsbGk8L0F1dGhvcj48WWVhcj4yMDIwPC9ZZWFy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</w:fldData>
          </w:fldChar>
        </w:r>
        <w:r w:rsidR="002A6E5D" w:rsidRPr="00F863A0" w:rsidDel="009369B7">
          <w:rPr>
            <w:rFonts w:cstheme="minorHAnsi"/>
          </w:rPr>
          <w:instrText xml:space="preserve"> ADDIN EN.CITE.DATA </w:instrText>
        </w:r>
      </w:moveFrom>
      <w:del w:id="101" w:author="Alexander Morgan" w:date="2020-11-23T10:49:00Z">
        <w:r w:rsidR="002A6E5D" w:rsidRPr="00F863A0" w:rsidDel="009369B7">
          <w:rPr>
            <w:rFonts w:cstheme="minorHAnsi"/>
          </w:rPr>
        </w:r>
      </w:del>
      <w:moveFrom w:id="102" w:author="Alexander Morgan" w:date="2020-11-23T10:49:00Z">
        <w:r w:rsidR="002A6E5D" w:rsidRPr="00F863A0" w:rsidDel="009369B7">
          <w:rPr>
            <w:rFonts w:cstheme="minorHAnsi"/>
          </w:rPr>
          <w:fldChar w:fldCharType="end"/>
        </w:r>
      </w:moveFrom>
      <w:del w:id="103" w:author="Alexander Morgan" w:date="2020-11-23T10:49:00Z">
        <w:r w:rsidR="00125586" w:rsidRPr="00F863A0" w:rsidDel="009369B7">
          <w:rPr>
            <w:rFonts w:cstheme="minorHAnsi"/>
          </w:rPr>
        </w:r>
      </w:del>
      <w:moveFrom w:id="104" w:author="Alexander Morgan" w:date="2020-11-23T10:49:00Z">
        <w:r w:rsidR="00125586" w:rsidRPr="00F863A0" w:rsidDel="009369B7">
          <w:rPr>
            <w:rFonts w:cstheme="minorHAnsi"/>
          </w:rPr>
          <w:fldChar w:fldCharType="separate"/>
        </w:r>
        <w:r w:rsidR="002A6E5D" w:rsidRPr="00F863A0" w:rsidDel="009369B7">
          <w:rPr>
            <w:rFonts w:cstheme="minorHAnsi"/>
            <w:noProof/>
          </w:rPr>
          <w:t>(16, 17)</w:t>
        </w:r>
        <w:r w:rsidR="00125586" w:rsidRPr="00F863A0" w:rsidDel="009369B7">
          <w:rPr>
            <w:rFonts w:cstheme="minorHAnsi"/>
          </w:rPr>
          <w:fldChar w:fldCharType="end"/>
        </w:r>
        <w:r w:rsidR="00BE4DEC" w:rsidRPr="00F863A0" w:rsidDel="009369B7">
          <w:rPr>
            <w:rFonts w:cstheme="minorHAnsi"/>
          </w:rPr>
          <w:t>.</w:t>
        </w:r>
        <w:r w:rsidR="00F83994" w:rsidRPr="00F863A0" w:rsidDel="009369B7">
          <w:rPr>
            <w:rFonts w:cstheme="minorHAnsi"/>
          </w:rPr>
          <w:t xml:space="preserve"> </w:t>
        </w:r>
      </w:moveFrom>
      <w:moveFromRangeEnd w:id="98"/>
    </w:p>
    <w:p w14:paraId="5B1D17AD" w14:textId="77777777" w:rsidR="00DD1740" w:rsidRPr="00F863A0" w:rsidRDefault="00DD1740" w:rsidP="008F73BB">
      <w:pPr>
        <w:spacing w:after="0" w:line="360" w:lineRule="auto"/>
        <w:jc w:val="both"/>
        <w:rPr>
          <w:rFonts w:cstheme="minorHAnsi"/>
        </w:rPr>
      </w:pPr>
    </w:p>
    <w:p w14:paraId="5C843757" w14:textId="77777777" w:rsidR="00795024" w:rsidRDefault="00147D97" w:rsidP="00534297">
      <w:pPr>
        <w:spacing w:after="0" w:line="360" w:lineRule="auto"/>
        <w:jc w:val="both"/>
        <w:rPr>
          <w:ins w:id="105" w:author="Alexander Morgan" w:date="2020-11-23T10:54:00Z"/>
          <w:rFonts w:cstheme="minorHAnsi"/>
        </w:rPr>
      </w:pPr>
      <w:del w:id="106" w:author="Alexander Morgan" w:date="2020-11-23T10:52:00Z">
        <w:r w:rsidRPr="00F863A0" w:rsidDel="009369B7">
          <w:rPr>
            <w:rFonts w:cstheme="minorHAnsi"/>
          </w:rPr>
          <w:delText>O</w:delText>
        </w:r>
        <w:r w:rsidR="00C7166F" w:rsidRPr="00F863A0" w:rsidDel="009369B7">
          <w:rPr>
            <w:rFonts w:cstheme="minorHAnsi"/>
          </w:rPr>
          <w:delText>ptimisation has been explored for a range of</w:delText>
        </w:r>
        <w:r w:rsidRPr="00F863A0" w:rsidDel="009369B7">
          <w:rPr>
            <w:rFonts w:cstheme="minorHAnsi"/>
          </w:rPr>
          <w:delText xml:space="preserve"> potential</w:delText>
        </w:r>
        <w:r w:rsidR="00C7166F" w:rsidRPr="00F863A0" w:rsidDel="009369B7">
          <w:rPr>
            <w:rFonts w:cstheme="minorHAnsi"/>
          </w:rPr>
          <w:delText xml:space="preserve"> COVID-19 </w:delText>
        </w:r>
        <w:r w:rsidRPr="00F863A0" w:rsidDel="009369B7">
          <w:rPr>
            <w:rFonts w:cstheme="minorHAnsi"/>
          </w:rPr>
          <w:delText xml:space="preserve">NPI </w:delText>
        </w:r>
        <w:r w:rsidR="00C7166F" w:rsidRPr="00F863A0" w:rsidDel="009369B7">
          <w:rPr>
            <w:rFonts w:cstheme="minorHAnsi"/>
          </w:rPr>
          <w:delText xml:space="preserve">strategies, including </w:delText>
        </w:r>
        <w:r w:rsidRPr="00F863A0" w:rsidDel="009369B7">
          <w:rPr>
            <w:rFonts w:cstheme="minorHAnsi"/>
          </w:rPr>
          <w:delText>single time-limited reductions to transmission</w:delText>
        </w:r>
        <w:r w:rsidR="00125586" w:rsidRPr="00F863A0" w:rsidDel="009369B7">
          <w:rPr>
            <w:rFonts w:cstheme="minorHAnsi"/>
          </w:rPr>
          <w:delText xml:space="preserve"> </w:delText>
        </w:r>
        <w:r w:rsidR="00125586" w:rsidRPr="00F863A0" w:rsidDel="009369B7">
          <w:rPr>
            <w:rFonts w:cstheme="minorHAnsi"/>
          </w:rPr>
          <w:fldChar w:fldCharType="begin"/>
        </w:r>
        <w:r w:rsidR="002A6E5D" w:rsidRPr="00F863A0" w:rsidDel="009369B7">
          <w:rPr>
            <w:rFonts w:cstheme="minorHAnsi"/>
          </w:rPr>
          <w:delInstrText xml:space="preserve"> ADDIN EN.CITE &lt;EndNote&gt;&lt;Cite&gt;&lt;Author&gt;Di Lauro&lt;/Author&gt;&lt;Year&gt;2020&lt;/Year&gt;&lt;RecNum&gt;1&lt;/RecNum&gt;&lt;DisplayText&gt;(9, 10)&lt;/DisplayText&gt;&lt;record&gt;&lt;rec-number&gt;1&lt;/rec-number&gt;&lt;foreign-keys&gt;&lt;key app="EN" db-id="ssw09xfaoww2dbetwsrpefx7pr0z0swafa9f" timestamp="1597095214"&gt;1&lt;/key&gt;&lt;/foreign-keys&gt;&lt;ref-type name="Journal Article"&gt;17&lt;/ref-type&gt;&lt;contributors&gt;&lt;authors&gt;&lt;author&gt;Di Lauro, Francesco&lt;/author&gt;&lt;author&gt;Kiss, István Z&lt;/author&gt;&lt;author&gt;Miller, Joel&lt;/author&gt;&lt;/authors&gt;&lt;/contributors&gt;&lt;titles&gt;&lt;title&gt;The timing of one-shot interventions for epidemic control&lt;/title&gt;&lt;secondary-title&gt;medRxiv&lt;/secondary-title&gt;&lt;/titles&gt;&lt;periodical&gt;&lt;full-title&gt;medRxiv&lt;/full-title&gt;&lt;/periodical&gt;&lt;pages&gt;2020.03.02.20030007&lt;/pages&gt;&lt;dates&gt;&lt;year&gt;2020&lt;/year&gt;&lt;/dates&gt;&lt;urls&gt;&lt;related-urls&gt;&lt;url&gt;https://www.medrxiv.org/content/medrxiv/early/2020/03/06/2020.03.02.20030007.full.pdf&lt;/url&gt;&lt;/related-urls&gt;&lt;/urls&gt;&lt;electronic-resource-num&gt;10.1101/2020.03.02.20030007&lt;/electronic-resource-num&gt;&lt;/record&gt;&lt;/Cite&gt;&lt;Cite&gt;&lt;Author&gt;Morris&lt;/Author&gt;&lt;Year&gt;2020&lt;/Year&gt;&lt;RecNum&gt;2&lt;/RecNum&gt;&lt;record&gt;&lt;rec-number&gt;2&lt;/rec-number&gt;&lt;foreign-keys&gt;&lt;key app="EN" db-id="ssw09xfaoww2dbetwsrpefx7pr0z0swafa9f" timestamp="1597095516"&gt;2&lt;/key&gt;&lt;/foreign-keys&gt;&lt;ref-type name="Journal Article"&gt;17&lt;/ref-type&gt;&lt;contributors&gt;&lt;authors&gt;&lt;author&gt;Morris, Dylan H&lt;/author&gt;&lt;author&gt;Rossine, Fernando W&lt;/author&gt;&lt;author&gt;Plotkin, Joshua B&lt;/author&gt;&lt;author&gt;Levin, Simon A&lt;/author&gt;&lt;/authors&gt;&lt;/contributors&gt;&lt;titles&gt;&lt;title&gt;Optimal, near-optimal, and robust epidemic control&lt;/title&gt;&lt;secondary-title&gt;arXiv preprint arXiv:2004.02209&lt;/secondary-title&gt;&lt;/titles&gt;&lt;periodical&gt;&lt;full-title&gt;arXiv preprint arXiv:2004.02209&lt;/full-title&gt;&lt;/periodical&gt;&lt;dates&gt;&lt;year&gt;2020&lt;/year&gt;&lt;/dates&gt;&lt;urls&gt;&lt;/urls&gt;&lt;/record&gt;&lt;/Cite&gt;&lt;/EndNote&gt;</w:delInstrText>
        </w:r>
        <w:r w:rsidR="00125586" w:rsidRPr="00F863A0" w:rsidDel="009369B7">
          <w:rPr>
            <w:rFonts w:cstheme="minorHAnsi"/>
          </w:rPr>
          <w:fldChar w:fldCharType="separate"/>
        </w:r>
        <w:r w:rsidR="002A6E5D" w:rsidRPr="00F863A0" w:rsidDel="009369B7">
          <w:rPr>
            <w:rFonts w:cstheme="minorHAnsi"/>
            <w:noProof/>
          </w:rPr>
          <w:delText>(9, 10)</w:delText>
        </w:r>
        <w:r w:rsidR="00125586" w:rsidRPr="00F863A0" w:rsidDel="009369B7">
          <w:rPr>
            <w:rFonts w:cstheme="minorHAnsi"/>
          </w:rPr>
          <w:fldChar w:fldCharType="end"/>
        </w:r>
        <w:r w:rsidR="00C7166F" w:rsidRPr="00F863A0" w:rsidDel="009369B7">
          <w:rPr>
            <w:rFonts w:cstheme="minorHAnsi"/>
          </w:rPr>
          <w:delText xml:space="preserve">, </w:delText>
        </w:r>
        <w:r w:rsidR="00C7166F" w:rsidRPr="009D74B7" w:rsidDel="009369B7">
          <w:rPr>
            <w:rFonts w:cstheme="minorHAnsi"/>
          </w:rPr>
          <w:delText xml:space="preserve">intermittent pulsing </w:delText>
        </w:r>
        <w:r w:rsidRPr="009D74B7" w:rsidDel="009369B7">
          <w:rPr>
            <w:rFonts w:cstheme="minorHAnsi"/>
          </w:rPr>
          <w:delText xml:space="preserve">of </w:delText>
        </w:r>
        <w:r w:rsidR="00EB5CC3" w:rsidRPr="009D74B7" w:rsidDel="009369B7">
          <w:rPr>
            <w:rFonts w:cstheme="minorHAnsi"/>
          </w:rPr>
          <w:delText xml:space="preserve">NPIs </w:delText>
        </w:r>
        <w:r w:rsidR="00125586" w:rsidRPr="009D74B7" w:rsidDel="009369B7">
          <w:rPr>
            <w:rFonts w:cstheme="minorHAnsi"/>
          </w:rPr>
          <w:fldChar w:fldCharType="begin"/>
        </w:r>
        <w:r w:rsidR="002A6E5D" w:rsidRPr="009D74B7" w:rsidDel="009369B7">
          <w:rPr>
            <w:rFonts w:cstheme="minorHAnsi"/>
          </w:rPr>
          <w:delInstrText xml:space="preserve"> ADDIN EN.CITE &lt;EndNote&gt;&lt;Cite&gt;&lt;Author&gt;Bin&lt;/Author&gt;&lt;Year&gt;2020&lt;/Year&gt;&lt;RecNum&gt;22&lt;/RecNum&gt;&lt;DisplayText&gt;(14)&lt;/DisplayText&gt;&lt;record&gt;&lt;rec-number&gt;22&lt;/rec-number&gt;&lt;foreign-keys&gt;&lt;key app="EN" db-id="ssw09xfaoww2dbetwsrpefx7pr0z0swafa9f" timestamp="1597327755"&gt;22&lt;/key&gt;&lt;/foreign-keys&gt;&lt;ref-type name="Journal Article"&gt;17&lt;/ref-type&gt;&lt;contributors&gt;&lt;authors&gt;&lt;author&gt;Bin, M&lt;/author&gt;&lt;author&gt;Cheung, P&lt;/author&gt;&lt;author&gt;Crisostomi, E&lt;/author&gt;&lt;author&gt;Ferraro, P&lt;/author&gt;&lt;author&gt;Lhachemi, H&lt;/author&gt;&lt;author&gt;Murray-Smith, R&lt;/author&gt;&lt;author&gt;Myant, C&lt;/author&gt;&lt;author&gt;Parisini, T&lt;/author&gt;&lt;author&gt;Shorten, R&lt;/author&gt;&lt;author&gt;Stein, S&lt;/author&gt;&lt;/authors&gt;&lt;/contributors&gt;&lt;titles&gt;&lt;title&gt;On fast multi-shot covid-19 interventions for post lock-down mitigation&lt;/title&gt;&lt;secondary-title&gt;arXiv preprint arXiv:2003.09930&lt;/secondary-title&gt;&lt;/titles&gt;&lt;periodical&gt;&lt;full-title&gt;arXiv preprint arXiv:2003.09930&lt;/full-title&gt;&lt;/periodical&gt;&lt;dates&gt;&lt;year&gt;2020&lt;/year&gt;&lt;/dates&gt;&lt;urls&gt;&lt;/urls&gt;&lt;/record&gt;&lt;/Cite&gt;&lt;/EndNote&gt;</w:delInstrText>
        </w:r>
        <w:r w:rsidR="00125586" w:rsidRPr="009D74B7" w:rsidDel="009369B7">
          <w:rPr>
            <w:rFonts w:cstheme="minorHAnsi"/>
          </w:rPr>
          <w:fldChar w:fldCharType="separate"/>
        </w:r>
        <w:r w:rsidR="002A6E5D" w:rsidRPr="009D74B7" w:rsidDel="009369B7">
          <w:rPr>
            <w:rFonts w:cstheme="minorHAnsi"/>
            <w:noProof/>
          </w:rPr>
          <w:delText>(14)</w:delText>
        </w:r>
        <w:r w:rsidR="00125586" w:rsidRPr="009D74B7" w:rsidDel="009369B7">
          <w:rPr>
            <w:rFonts w:cstheme="minorHAnsi"/>
          </w:rPr>
          <w:fldChar w:fldCharType="end"/>
        </w:r>
        <w:r w:rsidRPr="009D74B7" w:rsidDel="009369B7">
          <w:rPr>
            <w:rFonts w:cstheme="minorHAnsi"/>
          </w:rPr>
          <w:delText xml:space="preserve"> </w:delText>
        </w:r>
        <w:r w:rsidR="00C7166F" w:rsidRPr="009D74B7" w:rsidDel="009369B7">
          <w:rPr>
            <w:rFonts w:cstheme="minorHAnsi"/>
          </w:rPr>
          <w:delText>and gradual ramping</w:delText>
        </w:r>
        <w:r w:rsidRPr="009D74B7" w:rsidDel="009369B7">
          <w:rPr>
            <w:rFonts w:cstheme="minorHAnsi"/>
          </w:rPr>
          <w:delText>-</w:delText>
        </w:r>
        <w:r w:rsidR="00C7166F" w:rsidRPr="009D74B7" w:rsidDel="009369B7">
          <w:rPr>
            <w:rFonts w:cstheme="minorHAnsi"/>
          </w:rPr>
          <w:delText xml:space="preserve">down </w:delText>
        </w:r>
        <w:r w:rsidRPr="009D74B7" w:rsidDel="009369B7">
          <w:rPr>
            <w:rFonts w:cstheme="minorHAnsi"/>
          </w:rPr>
          <w:delText xml:space="preserve">of </w:delText>
        </w:r>
        <w:r w:rsidR="00EB5CC3" w:rsidRPr="009D74B7" w:rsidDel="009369B7">
          <w:rPr>
            <w:rFonts w:cstheme="minorHAnsi"/>
          </w:rPr>
          <w:delText xml:space="preserve">intervention measures </w:delText>
        </w:r>
        <w:r w:rsidRPr="009D74B7" w:rsidDel="009369B7">
          <w:rPr>
            <w:rFonts w:cstheme="minorHAnsi"/>
          </w:rPr>
          <w:delText xml:space="preserve">following an initial </w:delText>
        </w:r>
        <w:r w:rsidR="004D16F2" w:rsidRPr="009D74B7" w:rsidDel="009369B7">
          <w:rPr>
            <w:rFonts w:cstheme="minorHAnsi"/>
          </w:rPr>
          <w:delText>reduction to transmission</w:delText>
        </w:r>
        <w:r w:rsidR="00125586" w:rsidRPr="009D74B7" w:rsidDel="009369B7">
          <w:rPr>
            <w:rFonts w:cstheme="minorHAnsi"/>
          </w:rPr>
          <w:delText xml:space="preserve"> </w:delText>
        </w:r>
        <w:r w:rsidR="00125586" w:rsidRPr="009D74B7" w:rsidDel="009369B7">
          <w:rPr>
            <w:rFonts w:cstheme="minorHAnsi"/>
          </w:rPr>
          <w:fldChar w:fldCharType="begin"/>
        </w:r>
        <w:r w:rsidR="002A6E5D" w:rsidRPr="009D74B7" w:rsidDel="009369B7">
          <w:rPr>
            <w:rFonts w:cstheme="minorHAnsi"/>
          </w:rPr>
          <w:delInstrText xml:space="preserve"> ADDIN EN.CITE &lt;EndNote&gt;&lt;Cite&gt;&lt;Author&gt;Gevertz&lt;/Author&gt;&lt;Year&gt;2020&lt;/Year&gt;&lt;RecNum&gt;20&lt;/RecNum&gt;&lt;DisplayText&gt;(11, 12)&lt;/DisplayText&gt;&lt;record&gt;&lt;rec-number&gt;20&lt;/rec-number&gt;&lt;foreign-keys&gt;&lt;key app="EN" db-id="ssw09xfaoww2dbetwsrpefx7pr0z0swafa9f" timestamp="1597327552"&gt;20&lt;/key&gt;&lt;/foreign-keys&gt;&lt;ref-type name="Journal Article"&gt;17&lt;/ref-type&gt;&lt;contributors&gt;&lt;authors&gt;&lt;author&gt;Gevertz, Jana&lt;/author&gt;&lt;author&gt;Greene, James&lt;/author&gt;&lt;author&gt;Tapia, Cynthia Hixahuary Sanchez&lt;/author&gt;&lt;author&gt;Sontag, Eduardo D&lt;/author&gt;&lt;/authors&gt;&lt;/contributors&gt;&lt;titles&gt;&lt;title&gt;A novel COVID-19 epidemiological model with explicit susceptible and asymptomatic isolation compartments reveals unexpected consequences of timing social distancing&lt;/title&gt;&lt;secondary-title&gt;medRxiv&lt;/secondary-title&gt;&lt;/titles&gt;&lt;periodical&gt;&lt;full-title&gt;medRxiv&lt;/full-title&gt;&lt;/periodical&gt;&lt;dates&gt;&lt;year&gt;2020&lt;/year&gt;&lt;/dates&gt;&lt;urls&gt;&lt;/urls&gt;&lt;/record&gt;&lt;/Cite&gt;&lt;Cite&gt;&lt;Author&gt;Miclo&lt;/Author&gt;&lt;Year&gt;2020&lt;/Year&gt;&lt;RecNum&gt;23&lt;/RecNum&gt;&lt;record&gt;&lt;rec-number&gt;23&lt;/rec-number&gt;&lt;foreign-keys&gt;&lt;key app="EN" db-id="ssw09xfaoww2dbetwsrpefx7pr0z0swafa9f" timestamp="1597328013"&gt;23&lt;/key&gt;&lt;/foreign-keys&gt;&lt;ref-type name="Journal Article"&gt;17&lt;/ref-type&gt;&lt;contributors&gt;&lt;authors&gt;&lt;author&gt;Miclo, Laurent&lt;/author&gt;&lt;author&gt;Spiro, Daniel&lt;/author&gt;&lt;author&gt;Weibull, Jörgen&lt;/author&gt;&lt;/authors&gt;&lt;/contributors&gt;&lt;titles&gt;&lt;title&gt;Optimal epidemic suppression under an ICU constraint&lt;/title&gt;&lt;secondary-title&gt;arXiv preprint arXiv:2005.01327&lt;/secondary-title&gt;&lt;/titles&gt;&lt;periodical&gt;&lt;full-title&gt;arXiv preprint arXiv:2005.01327&lt;/full-title&gt;&lt;/periodical&gt;&lt;dates&gt;&lt;year&gt;2020&lt;/year&gt;&lt;/dates&gt;&lt;urls&gt;&lt;/urls&gt;&lt;/record&gt;&lt;/Cite&gt;&lt;/EndNote&gt;</w:delInstrText>
        </w:r>
        <w:r w:rsidR="00125586" w:rsidRPr="009D74B7" w:rsidDel="009369B7">
          <w:rPr>
            <w:rFonts w:cstheme="minorHAnsi"/>
          </w:rPr>
          <w:fldChar w:fldCharType="separate"/>
        </w:r>
        <w:r w:rsidR="002A6E5D" w:rsidRPr="009D74B7" w:rsidDel="009369B7">
          <w:rPr>
            <w:rFonts w:cstheme="minorHAnsi"/>
            <w:noProof/>
          </w:rPr>
          <w:delText>(11, 12)</w:delText>
        </w:r>
        <w:r w:rsidR="00125586" w:rsidRPr="009D74B7" w:rsidDel="009369B7">
          <w:rPr>
            <w:rFonts w:cstheme="minorHAnsi"/>
          </w:rPr>
          <w:fldChar w:fldCharType="end"/>
        </w:r>
        <w:r w:rsidRPr="009D74B7" w:rsidDel="009369B7">
          <w:rPr>
            <w:rFonts w:cstheme="minorHAnsi"/>
          </w:rPr>
          <w:delText xml:space="preserve">. </w:delText>
        </w:r>
      </w:del>
    </w:p>
    <w:p w14:paraId="17A6CA4D" w14:textId="77777777" w:rsidR="00795024" w:rsidRDefault="00795024" w:rsidP="00534297">
      <w:pPr>
        <w:spacing w:after="0" w:line="360" w:lineRule="auto"/>
        <w:jc w:val="both"/>
        <w:rPr>
          <w:ins w:id="107" w:author="Alexander Morgan" w:date="2020-11-23T10:54:00Z"/>
          <w:rFonts w:cstheme="minorHAnsi"/>
        </w:rPr>
      </w:pPr>
    </w:p>
    <w:p w14:paraId="2A446F67" w14:textId="44D3A8DD" w:rsidR="00534297" w:rsidRPr="00F863A0" w:rsidRDefault="00147D97" w:rsidP="00534297">
      <w:pPr>
        <w:spacing w:after="0" w:line="360" w:lineRule="auto"/>
        <w:jc w:val="both"/>
        <w:rPr>
          <w:rFonts w:cstheme="minorHAnsi"/>
        </w:rPr>
      </w:pPr>
      <w:r w:rsidRPr="009D74B7">
        <w:rPr>
          <w:rFonts w:cstheme="minorHAnsi"/>
        </w:rPr>
        <w:t xml:space="preserve">Despite an optimal </w:t>
      </w:r>
      <w:r w:rsidR="001C2C2A" w:rsidRPr="009D74B7">
        <w:rPr>
          <w:rFonts w:cstheme="minorHAnsi"/>
        </w:rPr>
        <w:t>parameter space</w:t>
      </w:r>
      <w:r w:rsidRPr="009D74B7">
        <w:rPr>
          <w:rFonts w:cstheme="minorHAnsi"/>
        </w:rPr>
        <w:t xml:space="preserve"> being identified </w:t>
      </w:r>
      <w:del w:id="108" w:author="Alexander Morgan" w:date="2020-11-23T10:54:00Z">
        <w:r w:rsidRPr="009D74B7" w:rsidDel="00795024">
          <w:rPr>
            <w:rFonts w:cstheme="minorHAnsi"/>
          </w:rPr>
          <w:delText xml:space="preserve">for each of these </w:delText>
        </w:r>
        <w:r w:rsidR="001C2C2A" w:rsidRPr="009D74B7" w:rsidDel="00795024">
          <w:rPr>
            <w:rFonts w:cstheme="minorHAnsi"/>
          </w:rPr>
          <w:delText xml:space="preserve">explored </w:delText>
        </w:r>
        <w:r w:rsidRPr="009D74B7" w:rsidDel="00795024">
          <w:rPr>
            <w:rFonts w:cstheme="minorHAnsi"/>
          </w:rPr>
          <w:delText>interventions</w:delText>
        </w:r>
      </w:del>
      <w:ins w:id="109" w:author="Alexander Morgan" w:date="2020-11-23T10:54:00Z">
        <w:r w:rsidR="00795024">
          <w:rPr>
            <w:rFonts w:cstheme="minorHAnsi"/>
          </w:rPr>
          <w:t>in a number of optimisation analyses for COVID-19</w:t>
        </w:r>
      </w:ins>
      <w:r w:rsidRPr="009D74B7">
        <w:rPr>
          <w:rFonts w:cstheme="minorHAnsi"/>
        </w:rPr>
        <w:t xml:space="preserve">, </w:t>
      </w:r>
      <w:r w:rsidR="00321776" w:rsidRPr="009D74B7">
        <w:rPr>
          <w:rFonts w:cstheme="minorHAnsi"/>
        </w:rPr>
        <w:t xml:space="preserve">the ability for </w:t>
      </w:r>
      <w:r w:rsidR="001C2C2A" w:rsidRPr="009D74B7">
        <w:rPr>
          <w:rFonts w:cstheme="minorHAnsi"/>
        </w:rPr>
        <w:t>policy makers to achieve these results in practice</w:t>
      </w:r>
      <w:r w:rsidR="00321776" w:rsidRPr="009D74B7">
        <w:rPr>
          <w:rFonts w:cstheme="minorHAnsi"/>
        </w:rPr>
        <w:t xml:space="preserve"> has been questioned</w:t>
      </w:r>
      <w:r w:rsidR="000A14E2" w:rsidRPr="009D74B7">
        <w:rPr>
          <w:rFonts w:cstheme="minorHAnsi"/>
        </w:rPr>
        <w:t xml:space="preserve"> </w:t>
      </w:r>
      <w:r w:rsidR="00125586" w:rsidRPr="009D74B7">
        <w:rPr>
          <w:rFonts w:cstheme="minorHAnsi"/>
        </w:rPr>
        <w:fldChar w:fldCharType="begin"/>
      </w:r>
      <w:r w:rsidR="002A6E5D" w:rsidRPr="009D74B7">
        <w:rPr>
          <w:rFonts w:cstheme="minorHAnsi"/>
        </w:rPr>
        <w:instrText xml:space="preserve"> ADDIN EN.CITE &lt;EndNote&gt;&lt;Cite&gt;&lt;Author&gt;Morris&lt;/Author&gt;&lt;Year&gt;2020&lt;/Year&gt;&lt;RecNum&gt;2&lt;/RecNum&gt;&lt;DisplayText&gt;(9)&lt;/DisplayText&gt;&lt;record&gt;&lt;rec-number&gt;2&lt;/rec-number&gt;&lt;foreign-keys&gt;&lt;key app="EN" db-id="ssw09xfaoww2dbetwsrpefx7pr0z0swafa9f" timestamp="1597095516"&gt;2&lt;/key&gt;&lt;/foreign-keys&gt;&lt;ref-type name="Journal Article"&gt;17&lt;/ref-type&gt;&lt;contributors&gt;&lt;authors&gt;&lt;author&gt;Morris, Dylan H&lt;/author&gt;&lt;author&gt;Rossine, Fernando W&lt;/author&gt;&lt;author&gt;Plotkin, Joshua B&lt;/author&gt;&lt;author&gt;Levin, Simon A&lt;/author&gt;&lt;/authors&gt;&lt;/contributors&gt;&lt;titles&gt;&lt;title&gt;Optimal, near-optimal, and robust epidemic control&lt;/title&gt;&lt;secondary-title&gt;arXiv preprint arXiv:2004.02209&lt;/secondary-title&gt;&lt;/titles&gt;&lt;periodical&gt;&lt;full-title&gt;arXiv preprint arXiv:2004.02209&lt;/full-title&gt;&lt;/periodical&gt;&lt;dates&gt;&lt;year&gt;2020&lt;/year&gt;&lt;/dates&gt;&lt;urls&gt;&lt;/urls&gt;&lt;/record&gt;&lt;/Cite&gt;&lt;/EndNote&gt;</w:instrText>
      </w:r>
      <w:r w:rsidR="00125586" w:rsidRPr="009D74B7">
        <w:rPr>
          <w:rFonts w:cstheme="minorHAnsi"/>
        </w:rPr>
        <w:fldChar w:fldCharType="separate"/>
      </w:r>
      <w:r w:rsidR="002A6E5D" w:rsidRPr="009D74B7">
        <w:rPr>
          <w:rFonts w:cstheme="minorHAnsi"/>
          <w:noProof/>
        </w:rPr>
        <w:t>(9)</w:t>
      </w:r>
      <w:r w:rsidR="00125586" w:rsidRPr="009D74B7">
        <w:rPr>
          <w:rFonts w:cstheme="minorHAnsi"/>
        </w:rPr>
        <w:fldChar w:fldCharType="end"/>
      </w:r>
      <w:r w:rsidR="001C2C2A" w:rsidRPr="009D74B7">
        <w:rPr>
          <w:rFonts w:cstheme="minorHAnsi"/>
        </w:rPr>
        <w:t>. This stems from the narrow windows for optimal timing</w:t>
      </w:r>
      <w:ins w:id="110" w:author="Alexander Morgan" w:date="2020-11-23T15:24:00Z">
        <w:r w:rsidR="00B609A3">
          <w:rPr>
            <w:rFonts w:cstheme="minorHAnsi"/>
          </w:rPr>
          <w:t xml:space="preserve">, with policy makers </w:t>
        </w:r>
      </w:ins>
      <w:ins w:id="111" w:author="Alexander Morgan" w:date="2020-11-23T11:11:00Z">
        <w:r w:rsidR="00167847">
          <w:rPr>
            <w:rFonts w:cstheme="minorHAnsi"/>
          </w:rPr>
          <w:t>likely unable to finetune NPI</w:t>
        </w:r>
      </w:ins>
      <w:ins w:id="112" w:author="Alexander Morgan" w:date="2020-11-23T11:22:00Z">
        <w:r w:rsidR="00CD0D4A">
          <w:rPr>
            <w:rFonts w:cstheme="minorHAnsi"/>
          </w:rPr>
          <w:t xml:space="preserve">s </w:t>
        </w:r>
      </w:ins>
      <w:ins w:id="113" w:author="Alexander Morgan" w:date="2020-11-23T11:23:00Z">
        <w:r w:rsidR="00CD0D4A">
          <w:rPr>
            <w:rFonts w:cstheme="minorHAnsi"/>
          </w:rPr>
          <w:t xml:space="preserve">to a narrow optimal parameter space </w:t>
        </w:r>
      </w:ins>
      <w:ins w:id="114" w:author="Alexander Morgan" w:date="2020-11-23T11:17:00Z">
        <w:r w:rsidR="00CD0D4A">
          <w:rPr>
            <w:rFonts w:cstheme="minorHAnsi"/>
          </w:rPr>
          <w:t>due to</w:t>
        </w:r>
      </w:ins>
      <w:ins w:id="115" w:author="Alexander Morgan" w:date="2020-11-23T11:18:00Z">
        <w:r w:rsidR="00CD0D4A">
          <w:rPr>
            <w:rFonts w:cstheme="minorHAnsi"/>
          </w:rPr>
          <w:t xml:space="preserve"> factors such as</w:t>
        </w:r>
      </w:ins>
      <w:ins w:id="116" w:author="Alexander Morgan" w:date="2020-11-23T11:17:00Z">
        <w:r w:rsidR="00CD0D4A">
          <w:rPr>
            <w:rFonts w:cstheme="minorHAnsi"/>
          </w:rPr>
          <w:t xml:space="preserve"> imperfect epidemiological </w:t>
        </w:r>
      </w:ins>
      <w:ins w:id="117" w:author="Alexander Morgan" w:date="2020-11-23T11:18:00Z">
        <w:r w:rsidR="00CD0D4A">
          <w:rPr>
            <w:rFonts w:cstheme="minorHAnsi"/>
          </w:rPr>
          <w:t>knowledge</w:t>
        </w:r>
      </w:ins>
      <w:ins w:id="118" w:author="Alexander Morgan" w:date="2020-11-23T11:23:00Z">
        <w:r w:rsidR="00CD0D4A">
          <w:rPr>
            <w:rFonts w:cstheme="minorHAnsi"/>
          </w:rPr>
          <w:t>,</w:t>
        </w:r>
      </w:ins>
      <w:ins w:id="119" w:author="Alexander Morgan" w:date="2020-11-23T11:18:00Z">
        <w:r w:rsidR="00CD0D4A">
          <w:rPr>
            <w:rFonts w:cstheme="minorHAnsi"/>
          </w:rPr>
          <w:t xml:space="preserve"> </w:t>
        </w:r>
      </w:ins>
      <w:ins w:id="120" w:author="Alexander Morgan" w:date="2020-11-23T11:19:00Z">
        <w:r w:rsidR="00CD0D4A">
          <w:rPr>
            <w:rFonts w:cstheme="minorHAnsi"/>
          </w:rPr>
          <w:t xml:space="preserve">which </w:t>
        </w:r>
      </w:ins>
      <w:ins w:id="121" w:author="Alexander Morgan" w:date="2020-11-23T11:24:00Z">
        <w:r w:rsidR="000A419A">
          <w:rPr>
            <w:rFonts w:cstheme="minorHAnsi"/>
          </w:rPr>
          <w:t>is</w:t>
        </w:r>
      </w:ins>
      <w:ins w:id="122" w:author="Alexander Morgan" w:date="2020-11-23T11:19:00Z">
        <w:r w:rsidR="00CD0D4A">
          <w:rPr>
            <w:rFonts w:cstheme="minorHAnsi"/>
          </w:rPr>
          <w:t xml:space="preserve"> common </w:t>
        </w:r>
      </w:ins>
      <w:ins w:id="123" w:author="Alexander Morgan" w:date="2020-11-23T11:18:00Z">
        <w:r w:rsidR="00CD0D4A">
          <w:rPr>
            <w:rFonts w:cstheme="minorHAnsi"/>
          </w:rPr>
          <w:t>in emerging outbreak scenarios</w:t>
        </w:r>
      </w:ins>
      <w:ins w:id="124" w:author="Alexander Morgan" w:date="2020-11-23T11:23:00Z">
        <w:r w:rsidR="00CD0D4A">
          <w:rPr>
            <w:rFonts w:cstheme="minorHAnsi"/>
          </w:rPr>
          <w:t xml:space="preserve"> such as COVID-19</w:t>
        </w:r>
      </w:ins>
      <w:ins w:id="125" w:author="Alexander Morgan" w:date="2020-11-23T11:12:00Z">
        <w:r w:rsidR="00167847">
          <w:rPr>
            <w:rFonts w:cstheme="minorHAnsi"/>
          </w:rPr>
          <w:t>. Additionally, the</w:t>
        </w:r>
      </w:ins>
      <w:ins w:id="126" w:author="Alexander Morgan" w:date="2020-11-23T11:24:00Z">
        <w:r w:rsidR="000A419A">
          <w:rPr>
            <w:rFonts w:cstheme="minorHAnsi"/>
          </w:rPr>
          <w:t xml:space="preserve"> </w:t>
        </w:r>
      </w:ins>
      <w:ins w:id="127" w:author="Alexander Morgan" w:date="2020-11-23T11:26:00Z">
        <w:r w:rsidR="000A419A">
          <w:rPr>
            <w:rFonts w:cstheme="minorHAnsi"/>
          </w:rPr>
          <w:t xml:space="preserve">human health </w:t>
        </w:r>
      </w:ins>
      <w:ins w:id="128" w:author="Alexander Morgan" w:date="2020-11-23T11:24:00Z">
        <w:r w:rsidR="000A419A">
          <w:rPr>
            <w:rFonts w:cstheme="minorHAnsi"/>
          </w:rPr>
          <w:t>consequences of</w:t>
        </w:r>
      </w:ins>
      <w:ins w:id="129" w:author="Alexander Morgan" w:date="2020-11-23T11:25:00Z">
        <w:r w:rsidR="000A419A">
          <w:rPr>
            <w:rFonts w:cstheme="minorHAnsi"/>
          </w:rPr>
          <w:t xml:space="preserve"> mis-</w:t>
        </w:r>
      </w:ins>
      <w:ins w:id="130" w:author="Alexander Morgan" w:date="2020-11-23T11:26:00Z">
        <w:r w:rsidR="000A419A">
          <w:rPr>
            <w:rFonts w:cstheme="minorHAnsi"/>
          </w:rPr>
          <w:t>implementing</w:t>
        </w:r>
      </w:ins>
      <w:ins w:id="131" w:author="Alexander Morgan" w:date="2020-11-23T11:24:00Z">
        <w:r w:rsidR="000A419A">
          <w:rPr>
            <w:rFonts w:cstheme="minorHAnsi"/>
          </w:rPr>
          <w:t xml:space="preserve"> an NPI </w:t>
        </w:r>
      </w:ins>
      <w:ins w:id="132" w:author="Alexander Morgan" w:date="2020-11-23T11:25:00Z">
        <w:r w:rsidR="000A419A">
          <w:rPr>
            <w:rFonts w:cstheme="minorHAnsi"/>
          </w:rPr>
          <w:t>can potentially be</w:t>
        </w:r>
      </w:ins>
      <w:ins w:id="133" w:author="Alexander Morgan" w:date="2020-11-23T11:24:00Z">
        <w:r w:rsidR="000A419A">
          <w:rPr>
            <w:rFonts w:cstheme="minorHAnsi"/>
          </w:rPr>
          <w:t xml:space="preserve"> severe, with </w:t>
        </w:r>
      </w:ins>
      <w:del w:id="134" w:author="Alexander Morgan" w:date="2020-11-23T11:12:00Z">
        <w:r w:rsidR="001C2C2A" w:rsidRPr="009D74B7" w:rsidDel="00167847">
          <w:rPr>
            <w:rFonts w:cstheme="minorHAnsi"/>
          </w:rPr>
          <w:delText xml:space="preserve"> and the</w:delText>
        </w:r>
      </w:del>
      <w:del w:id="135" w:author="Alexander Morgan" w:date="2020-11-23T11:25:00Z">
        <w:r w:rsidR="001C2C2A" w:rsidRPr="009D74B7" w:rsidDel="000A419A">
          <w:rPr>
            <w:rFonts w:cstheme="minorHAnsi"/>
          </w:rPr>
          <w:delText xml:space="preserve"> </w:delText>
        </w:r>
        <w:r w:rsidR="00321776" w:rsidRPr="009D74B7" w:rsidDel="000A419A">
          <w:rPr>
            <w:rFonts w:cstheme="minorHAnsi"/>
          </w:rPr>
          <w:delText xml:space="preserve">severe </w:delText>
        </w:r>
      </w:del>
      <w:r w:rsidR="001C2C2A" w:rsidRPr="009D74B7">
        <w:rPr>
          <w:rFonts w:cstheme="minorHAnsi"/>
        </w:rPr>
        <w:t xml:space="preserve">adverse </w:t>
      </w:r>
      <w:r w:rsidR="009D74B7" w:rsidRPr="009D74B7">
        <w:rPr>
          <w:rFonts w:cstheme="minorHAnsi"/>
        </w:rPr>
        <w:t>epidemiological</w:t>
      </w:r>
      <w:r w:rsidR="001C2C2A" w:rsidRPr="009D74B7">
        <w:rPr>
          <w:rFonts w:cstheme="minorHAnsi"/>
        </w:rPr>
        <w:t xml:space="preserve"> outcomes borne out of </w:t>
      </w:r>
      <w:r w:rsidR="001701DC" w:rsidRPr="009D74B7">
        <w:rPr>
          <w:rFonts w:cstheme="minorHAnsi"/>
        </w:rPr>
        <w:t xml:space="preserve">intervention </w:t>
      </w:r>
      <w:r w:rsidR="001C2C2A" w:rsidRPr="009D74B7">
        <w:rPr>
          <w:rFonts w:cstheme="minorHAnsi"/>
        </w:rPr>
        <w:t>implementation error</w:t>
      </w:r>
      <w:del w:id="136" w:author="Alexander Morgan" w:date="2020-11-23T11:25:00Z">
        <w:r w:rsidR="00800F54" w:rsidRPr="009D74B7" w:rsidDel="000A419A">
          <w:rPr>
            <w:rFonts w:cstheme="minorHAnsi"/>
          </w:rPr>
          <w:delText xml:space="preserve"> </w:delText>
        </w:r>
      </w:del>
      <w:r w:rsidR="00800F54" w:rsidRPr="009D74B7">
        <w:rPr>
          <w:rFonts w:cstheme="minorHAnsi"/>
        </w:rPr>
        <w:fldChar w:fldCharType="begin"/>
      </w:r>
      <w:r w:rsidR="002A6E5D" w:rsidRPr="009D74B7">
        <w:rPr>
          <w:rFonts w:cstheme="minorHAnsi"/>
        </w:rPr>
        <w:instrText xml:space="preserve"> ADDIN EN.CITE &lt;EndNote&gt;&lt;Cite&gt;&lt;Author&gt;Morris&lt;/Author&gt;&lt;Year&gt;2020&lt;/Year&gt;&lt;RecNum&gt;2&lt;/RecNum&gt;&lt;DisplayText&gt;(9, 11)&lt;/DisplayText&gt;&lt;record&gt;&lt;rec-number&gt;2&lt;/rec-number&gt;&lt;foreign-keys&gt;&lt;key app="EN" db-id="ssw09xfaoww2dbetwsrpefx7pr0z0swafa9f" timestamp="1597095516"&gt;2&lt;/key&gt;&lt;/foreign-keys&gt;&lt;ref-type name="Journal Article"&gt;17&lt;/ref-type&gt;&lt;contributors&gt;&lt;authors&gt;&lt;author&gt;Morris, Dylan H&lt;/author&gt;&lt;author&gt;Rossine, Fernando W&lt;/author&gt;&lt;author&gt;Plotkin, Joshua B&lt;/author&gt;&lt;author&gt;Levin, Simon A&lt;/author&gt;&lt;/authors&gt;&lt;/contributors&gt;&lt;titles&gt;&lt;title&gt;Optimal, near-optimal, and robust epidemic control&lt;/title&gt;&lt;secondary-title&gt;arXiv preprint arXiv:2004.02209&lt;/secondary-title&gt;&lt;/titles&gt;&lt;periodical&gt;&lt;full-title&gt;arXiv preprint arXiv:2004.02209&lt;/full-title&gt;&lt;/periodical&gt;&lt;dates&gt;&lt;year&gt;2020&lt;/year&gt;&lt;/dates&gt;&lt;urls&gt;&lt;/urls&gt;&lt;/record&gt;&lt;/Cite&gt;&lt;Cite&gt;&lt;Author&gt;Gevertz&lt;/Author&gt;&lt;Year&gt;2020&lt;/Year&gt;&lt;RecNum&gt;20&lt;/RecNum&gt;&lt;record&gt;&lt;rec-number&gt;20&lt;/rec-number&gt;&lt;foreign-keys&gt;&lt;key app="EN" db-id="ssw09xfaoww2dbetwsrpefx7pr0z0swafa9f" timestamp="1597327552"&gt;20&lt;/key&gt;&lt;/foreign-keys&gt;&lt;ref-type name="Journal Article"&gt;17&lt;/ref-type&gt;&lt;contributors&gt;&lt;authors&gt;&lt;author&gt;Gevertz, Jana&lt;/author&gt;&lt;author&gt;Greene, James&lt;/author&gt;&lt;author&gt;Tapia, Cynthia Hixahuary Sanchez&lt;/author&gt;&lt;author&gt;Sontag, Eduardo D&lt;/author&gt;&lt;/authors&gt;&lt;/contributors&gt;&lt;titles&gt;&lt;title&gt;A novel COVID-19 epidemiological model with explicit susceptible and asymptomatic isolation compartments reveals unexpected consequences of timing social distancing&lt;/title&gt;&lt;secondary-title&gt;medRxiv&lt;/secondary-title&gt;&lt;/titles&gt;&lt;periodical&gt;&lt;full-title&gt;medRxiv&lt;/full-title&gt;&lt;/periodical&gt;&lt;dates&gt;&lt;year&gt;2020&lt;/year&gt;&lt;/dates&gt;&lt;urls&gt;&lt;/urls&gt;&lt;/record&gt;&lt;/Cite&gt;&lt;/EndNote&gt;</w:instrText>
      </w:r>
      <w:r w:rsidR="00800F54" w:rsidRPr="009D74B7">
        <w:rPr>
          <w:rFonts w:cstheme="minorHAnsi"/>
        </w:rPr>
        <w:fldChar w:fldCharType="separate"/>
      </w:r>
      <w:r w:rsidR="002A6E5D" w:rsidRPr="009D74B7">
        <w:rPr>
          <w:rFonts w:cstheme="minorHAnsi"/>
          <w:noProof/>
        </w:rPr>
        <w:t>(9, 11)</w:t>
      </w:r>
      <w:r w:rsidR="00800F54" w:rsidRPr="009D74B7">
        <w:rPr>
          <w:rFonts w:cstheme="minorHAnsi"/>
        </w:rPr>
        <w:fldChar w:fldCharType="end"/>
      </w:r>
      <w:r w:rsidR="001C2C2A" w:rsidRPr="009D74B7">
        <w:rPr>
          <w:rFonts w:cstheme="minorHAnsi"/>
        </w:rPr>
        <w:t xml:space="preserve">. </w:t>
      </w:r>
      <w:r w:rsidR="00534297" w:rsidRPr="009D74B7">
        <w:rPr>
          <w:rFonts w:cstheme="minorHAnsi"/>
        </w:rPr>
        <w:t>An alternative</w:t>
      </w:r>
      <w:r w:rsidR="00534297" w:rsidRPr="00F863A0">
        <w:rPr>
          <w:rFonts w:cstheme="minorHAnsi"/>
        </w:rPr>
        <w:t xml:space="preserve"> strategy is to use generalised intervention strateg</w:t>
      </w:r>
      <w:r w:rsidR="00E428EE" w:rsidRPr="00F863A0">
        <w:rPr>
          <w:rFonts w:cstheme="minorHAnsi"/>
        </w:rPr>
        <w:t>ies</w:t>
      </w:r>
      <w:ins w:id="137" w:author="Alexander Morgan" w:date="2020-11-23T11:27:00Z">
        <w:r w:rsidR="000A419A">
          <w:rPr>
            <w:rFonts w:cstheme="minorHAnsi"/>
          </w:rPr>
          <w:t xml:space="preserve"> that are </w:t>
        </w:r>
      </w:ins>
      <w:del w:id="138" w:author="Alexander Morgan" w:date="2020-11-23T11:27:00Z">
        <w:r w:rsidR="00534297" w:rsidRPr="00F863A0" w:rsidDel="000A419A">
          <w:rPr>
            <w:rFonts w:cstheme="minorHAnsi"/>
          </w:rPr>
          <w:delText>,</w:delText>
        </w:r>
      </w:del>
      <w:r w:rsidR="00534297" w:rsidRPr="00F863A0">
        <w:rPr>
          <w:rFonts w:cstheme="minorHAnsi"/>
        </w:rPr>
        <w:t xml:space="preserve"> </w:t>
      </w:r>
      <w:del w:id="139" w:author="Alexander Morgan" w:date="2020-11-23T11:28:00Z">
        <w:r w:rsidR="00321776" w:rsidRPr="00F863A0" w:rsidDel="000A419A">
          <w:rPr>
            <w:rFonts w:cstheme="minorHAnsi"/>
          </w:rPr>
          <w:delText xml:space="preserve">including </w:delText>
        </w:r>
      </w:del>
      <w:r w:rsidR="004D297D" w:rsidRPr="00F863A0">
        <w:rPr>
          <w:rFonts w:cstheme="minorHAnsi"/>
        </w:rPr>
        <w:t>longer</w:t>
      </w:r>
      <w:del w:id="140" w:author="Alexander Morgan" w:date="2020-11-23T11:28:00Z">
        <w:r w:rsidR="004D297D" w:rsidRPr="00F863A0" w:rsidDel="000A419A">
          <w:rPr>
            <w:rFonts w:cstheme="minorHAnsi"/>
          </w:rPr>
          <w:delText>-than-optimal</w:delText>
        </w:r>
      </w:del>
      <w:r w:rsidR="004D297D" w:rsidRPr="00F863A0">
        <w:rPr>
          <w:rFonts w:cstheme="minorHAnsi"/>
        </w:rPr>
        <w:t xml:space="preserve"> or earlier</w:t>
      </w:r>
      <w:del w:id="141" w:author="Alexander Morgan" w:date="2020-11-23T11:28:00Z">
        <w:r w:rsidR="004D297D" w:rsidRPr="00F863A0" w:rsidDel="000A419A">
          <w:rPr>
            <w:rFonts w:cstheme="minorHAnsi"/>
          </w:rPr>
          <w:delText>-than-optimal intervention</w:delText>
        </w:r>
        <w:r w:rsidR="00CC3D72" w:rsidDel="000A419A">
          <w:rPr>
            <w:rFonts w:cstheme="minorHAnsi"/>
          </w:rPr>
          <w:delText>s</w:delText>
        </w:r>
      </w:del>
      <w:ins w:id="142" w:author="Alexander Morgan" w:date="2020-11-23T11:28:00Z">
        <w:r w:rsidR="000A419A">
          <w:rPr>
            <w:rFonts w:cstheme="minorHAnsi"/>
          </w:rPr>
          <w:t xml:space="preserve"> than the theoretically optimal parameter space</w:t>
        </w:r>
      </w:ins>
      <w:ins w:id="143" w:author="Alexander Morgan" w:date="2020-11-23T11:01:00Z">
        <w:r w:rsidR="00795024">
          <w:rPr>
            <w:rFonts w:cstheme="minorHAnsi"/>
          </w:rPr>
          <w:t>. The rationale behind these</w:t>
        </w:r>
      </w:ins>
      <w:ins w:id="144" w:author="Alexander Morgan" w:date="2020-11-23T11:30:00Z">
        <w:r w:rsidR="000A419A">
          <w:rPr>
            <w:rFonts w:cstheme="minorHAnsi"/>
          </w:rPr>
          <w:t xml:space="preserve"> pragmatic</w:t>
        </w:r>
      </w:ins>
      <w:ins w:id="145" w:author="Alexander Morgan" w:date="2020-11-23T11:01:00Z">
        <w:r w:rsidR="00795024">
          <w:rPr>
            <w:rFonts w:cstheme="minorHAnsi"/>
          </w:rPr>
          <w:t xml:space="preserve"> “sub-optimal” interventions </w:t>
        </w:r>
      </w:ins>
      <w:ins w:id="146" w:author="Alexander Morgan" w:date="2020-11-23T11:07:00Z">
        <w:r w:rsidR="00167847">
          <w:rPr>
            <w:rFonts w:cstheme="minorHAnsi"/>
          </w:rPr>
          <w:t>would be</w:t>
        </w:r>
      </w:ins>
      <w:ins w:id="147" w:author="Alexander Morgan" w:date="2020-11-23T11:01:00Z">
        <w:r w:rsidR="00795024">
          <w:rPr>
            <w:rFonts w:cstheme="minorHAnsi"/>
          </w:rPr>
          <w:t xml:space="preserve"> to </w:t>
        </w:r>
      </w:ins>
      <w:del w:id="148" w:author="Alexander Morgan" w:date="2020-11-23T11:01:00Z">
        <w:r w:rsidR="00534297" w:rsidRPr="00F863A0" w:rsidDel="00795024">
          <w:rPr>
            <w:rFonts w:cstheme="minorHAnsi"/>
          </w:rPr>
          <w:delText xml:space="preserve">, </w:delText>
        </w:r>
        <w:r w:rsidR="004D297D" w:rsidRPr="00F863A0" w:rsidDel="00795024">
          <w:rPr>
            <w:rFonts w:cstheme="minorHAnsi"/>
          </w:rPr>
          <w:delText xml:space="preserve">with the aim </w:delText>
        </w:r>
      </w:del>
      <w:del w:id="149" w:author="Alexander Morgan" w:date="2020-11-23T11:02:00Z">
        <w:r w:rsidR="004D297D" w:rsidRPr="00F863A0" w:rsidDel="00795024">
          <w:rPr>
            <w:rFonts w:cstheme="minorHAnsi"/>
          </w:rPr>
          <w:delText>to</w:delText>
        </w:r>
      </w:del>
      <w:r w:rsidR="004D297D" w:rsidRPr="00F863A0">
        <w:rPr>
          <w:rFonts w:cstheme="minorHAnsi"/>
        </w:rPr>
        <w:t xml:space="preserve"> identify </w:t>
      </w:r>
      <w:r w:rsidR="00321776" w:rsidRPr="00F863A0">
        <w:rPr>
          <w:rFonts w:cstheme="minorHAnsi"/>
        </w:rPr>
        <w:t xml:space="preserve">a </w:t>
      </w:r>
      <w:r w:rsidR="00E428EE" w:rsidRPr="00F863A0">
        <w:rPr>
          <w:rFonts w:cstheme="minorHAnsi"/>
        </w:rPr>
        <w:t>broad</w:t>
      </w:r>
      <w:r w:rsidR="00321776" w:rsidRPr="00F863A0">
        <w:rPr>
          <w:rFonts w:cstheme="minorHAnsi"/>
        </w:rPr>
        <w:t xml:space="preserve"> and </w:t>
      </w:r>
      <w:r w:rsidR="004D297D" w:rsidRPr="00F863A0">
        <w:rPr>
          <w:rFonts w:cstheme="minorHAnsi"/>
        </w:rPr>
        <w:t>achievabl</w:t>
      </w:r>
      <w:r w:rsidR="00321776" w:rsidRPr="00F863A0">
        <w:rPr>
          <w:rFonts w:cstheme="minorHAnsi"/>
        </w:rPr>
        <w:t>e</w:t>
      </w:r>
      <w:r w:rsidR="004D297D" w:rsidRPr="00F863A0">
        <w:rPr>
          <w:rFonts w:cstheme="minorHAnsi"/>
        </w:rPr>
        <w:t xml:space="preserve"> parameter space that</w:t>
      </w:r>
      <w:r w:rsidR="00321776" w:rsidRPr="00F863A0">
        <w:rPr>
          <w:rFonts w:cstheme="minorHAnsi"/>
        </w:rPr>
        <w:t xml:space="preserve"> may be sub</w:t>
      </w:r>
      <w:ins w:id="150" w:author="Alexander Morgan" w:date="2020-11-23T11:00:00Z">
        <w:r w:rsidR="00795024">
          <w:rPr>
            <w:rFonts w:cstheme="minorHAnsi"/>
          </w:rPr>
          <w:t>-</w:t>
        </w:r>
      </w:ins>
      <w:r w:rsidR="00321776" w:rsidRPr="00F863A0">
        <w:rPr>
          <w:rFonts w:cstheme="minorHAnsi"/>
        </w:rPr>
        <w:t>optimal, but</w:t>
      </w:r>
      <w:ins w:id="151" w:author="Alexander Morgan" w:date="2020-11-23T11:02:00Z">
        <w:r w:rsidR="00795024">
          <w:rPr>
            <w:rFonts w:cstheme="minorHAnsi"/>
          </w:rPr>
          <w:t xml:space="preserve"> </w:t>
        </w:r>
      </w:ins>
      <w:ins w:id="152" w:author="Alexander Morgan" w:date="2020-11-23T11:07:00Z">
        <w:r w:rsidR="00167847">
          <w:rPr>
            <w:rFonts w:cstheme="minorHAnsi"/>
          </w:rPr>
          <w:t>potentially</w:t>
        </w:r>
      </w:ins>
      <w:ins w:id="153" w:author="Alexander Morgan" w:date="2020-11-23T11:02:00Z">
        <w:r w:rsidR="00795024">
          <w:rPr>
            <w:rFonts w:cstheme="minorHAnsi"/>
          </w:rPr>
          <w:t xml:space="preserve"> more robust</w:t>
        </w:r>
      </w:ins>
      <w:ins w:id="154" w:author="Alexander Morgan" w:date="2020-11-23T11:07:00Z">
        <w:r w:rsidR="00167847">
          <w:rPr>
            <w:rFonts w:cstheme="minorHAnsi"/>
          </w:rPr>
          <w:t xml:space="preserve"> to implementation error, while</w:t>
        </w:r>
      </w:ins>
      <w:r w:rsidR="00321776" w:rsidRPr="00F863A0">
        <w:rPr>
          <w:rFonts w:cstheme="minorHAnsi"/>
        </w:rPr>
        <w:t xml:space="preserve"> still capable of mitigating</w:t>
      </w:r>
      <w:r w:rsidR="00534297" w:rsidRPr="00F863A0">
        <w:rPr>
          <w:rFonts w:cstheme="minorHAnsi"/>
        </w:rPr>
        <w:t xml:space="preserve"> </w:t>
      </w:r>
      <w:r w:rsidR="00321776" w:rsidRPr="00F863A0">
        <w:rPr>
          <w:rFonts w:cstheme="minorHAnsi"/>
        </w:rPr>
        <w:t xml:space="preserve">the </w:t>
      </w:r>
      <w:r w:rsidR="00534297" w:rsidRPr="00F863A0">
        <w:rPr>
          <w:rFonts w:cstheme="minorHAnsi"/>
        </w:rPr>
        <w:t>detrimental</w:t>
      </w:r>
      <w:r w:rsidR="00EB5CC3">
        <w:rPr>
          <w:rFonts w:cstheme="minorHAnsi"/>
        </w:rPr>
        <w:t xml:space="preserve"> epi</w:t>
      </w:r>
      <w:r w:rsidR="00EB5CC3" w:rsidRPr="009D74B7">
        <w:rPr>
          <w:rFonts w:cstheme="minorHAnsi"/>
        </w:rPr>
        <w:t xml:space="preserve">demiological </w:t>
      </w:r>
      <w:r w:rsidR="001D58C4">
        <w:rPr>
          <w:rFonts w:cstheme="minorHAnsi"/>
        </w:rPr>
        <w:t>impact</w:t>
      </w:r>
      <w:r w:rsidR="001D58C4" w:rsidRPr="00363B5D">
        <w:rPr>
          <w:rFonts w:cstheme="minorHAnsi"/>
        </w:rPr>
        <w:t>s</w:t>
      </w:r>
      <w:r w:rsidR="00321776" w:rsidRPr="00363B5D">
        <w:rPr>
          <w:rFonts w:cstheme="minorHAnsi"/>
        </w:rPr>
        <w:t xml:space="preserve"> of COVID-19</w:t>
      </w:r>
      <w:del w:id="155" w:author="Alexander Morgan" w:date="2020-11-23T11:28:00Z">
        <w:r w:rsidR="00F82E90" w:rsidRPr="00363B5D" w:rsidDel="000A419A">
          <w:rPr>
            <w:rFonts w:cstheme="minorHAnsi"/>
          </w:rPr>
          <w:delText xml:space="preserve"> </w:delText>
        </w:r>
      </w:del>
      <w:r w:rsidR="00F82E90" w:rsidRPr="00363B5D">
        <w:rPr>
          <w:rFonts w:cstheme="minorHAnsi"/>
        </w:rPr>
        <w:fldChar w:fldCharType="begin"/>
      </w:r>
      <w:r w:rsidR="00F82E90" w:rsidRPr="00363B5D">
        <w:rPr>
          <w:rFonts w:cstheme="minorHAnsi"/>
        </w:rPr>
        <w:instrText xml:space="preserve"> ADDIN EN.CITE &lt;EndNote&gt;&lt;Cite&gt;&lt;Author&gt;Morris&lt;/Author&gt;&lt;Year&gt;2020&lt;/Year&gt;&lt;RecNum&gt;2&lt;/RecNum&gt;&lt;DisplayText&gt;(9)&lt;/DisplayText&gt;&lt;record&gt;&lt;rec-number&gt;2&lt;/rec-number&gt;&lt;foreign-keys&gt;&lt;key app="EN" db-id="ssw09xfaoww2dbetwsrpefx7pr0z0swafa9f" timestamp="1597095516"&gt;2&lt;/key&gt;&lt;/foreign-keys&gt;&lt;ref-type name="Journal Article"&gt;17&lt;/ref-type&gt;&lt;contributors&gt;&lt;authors&gt;&lt;author&gt;Morris, Dylan H&lt;/author&gt;&lt;author&gt;Rossine, Fernando W&lt;/author&gt;&lt;author&gt;Plotkin, Joshua B&lt;/author&gt;&lt;author&gt;Levin, Simon A&lt;/author&gt;&lt;/authors&gt;&lt;/contributors&gt;&lt;titles&gt;&lt;title&gt;Optimal, near-optimal, and robust epidemic control&lt;/title&gt;&lt;secondary-title&gt;arXiv preprint arXiv:2004.02209&lt;/secondary-title&gt;&lt;/titles&gt;&lt;periodical&gt;&lt;full-title&gt;arXiv preprint arXiv:2004.02209&lt;/full-title&gt;&lt;/periodical&gt;&lt;dates&gt;&lt;year&gt;2020&lt;/year&gt;&lt;/dates&gt;&lt;urls&gt;&lt;/urls&gt;&lt;/record&gt;&lt;/Cite&gt;&lt;/EndNote&gt;</w:instrText>
      </w:r>
      <w:r w:rsidR="00F82E90" w:rsidRPr="00363B5D">
        <w:rPr>
          <w:rFonts w:cstheme="minorHAnsi"/>
        </w:rPr>
        <w:fldChar w:fldCharType="separate"/>
      </w:r>
      <w:r w:rsidR="00F82E90" w:rsidRPr="00363B5D">
        <w:rPr>
          <w:rFonts w:cstheme="minorHAnsi"/>
          <w:noProof/>
        </w:rPr>
        <w:t>(9)</w:t>
      </w:r>
      <w:r w:rsidR="00F82E90" w:rsidRPr="00363B5D">
        <w:rPr>
          <w:rFonts w:cstheme="minorHAnsi"/>
        </w:rPr>
        <w:fldChar w:fldCharType="end"/>
      </w:r>
      <w:r w:rsidR="00534297" w:rsidRPr="00363B5D">
        <w:rPr>
          <w:rFonts w:cstheme="minorHAnsi"/>
        </w:rPr>
        <w:t xml:space="preserve">. </w:t>
      </w:r>
      <w:del w:id="156" w:author="Alexander Morgan" w:date="2020-11-23T11:02:00Z">
        <w:r w:rsidR="00534297" w:rsidRPr="00363B5D" w:rsidDel="00795024">
          <w:rPr>
            <w:rFonts w:cstheme="minorHAnsi"/>
          </w:rPr>
          <w:delText>While</w:delText>
        </w:r>
        <w:r w:rsidR="00534297" w:rsidRPr="009D74B7" w:rsidDel="00795024">
          <w:rPr>
            <w:rFonts w:cstheme="minorHAnsi"/>
          </w:rPr>
          <w:delText xml:space="preserve"> not as</w:delText>
        </w:r>
        <w:r w:rsidR="00E428EE" w:rsidRPr="009D74B7" w:rsidDel="00795024">
          <w:rPr>
            <w:rFonts w:cstheme="minorHAnsi"/>
          </w:rPr>
          <w:delText xml:space="preserve"> obviously</w:delText>
        </w:r>
        <w:r w:rsidR="00534297" w:rsidRPr="009D74B7" w:rsidDel="00795024">
          <w:rPr>
            <w:rFonts w:cstheme="minorHAnsi"/>
          </w:rPr>
          <w:delText xml:space="preserve"> beneficial as</w:delText>
        </w:r>
        <w:r w:rsidR="00F56BB3" w:rsidRPr="009D74B7" w:rsidDel="00795024">
          <w:rPr>
            <w:rFonts w:cstheme="minorHAnsi"/>
          </w:rPr>
          <w:delText xml:space="preserve"> an</w:delText>
        </w:r>
        <w:r w:rsidR="004D297D" w:rsidRPr="009D74B7" w:rsidDel="00795024">
          <w:rPr>
            <w:rFonts w:cstheme="minorHAnsi"/>
          </w:rPr>
          <w:delText xml:space="preserve"> </w:delText>
        </w:r>
        <w:r w:rsidR="00534297" w:rsidRPr="009D74B7" w:rsidDel="00795024">
          <w:rPr>
            <w:rFonts w:cstheme="minorHAnsi"/>
          </w:rPr>
          <w:delText>optimal in</w:delText>
        </w:r>
        <w:r w:rsidR="004D297D" w:rsidRPr="009D74B7" w:rsidDel="00795024">
          <w:rPr>
            <w:rFonts w:cstheme="minorHAnsi"/>
          </w:rPr>
          <w:delText>t</w:delText>
        </w:r>
        <w:r w:rsidR="00534297" w:rsidRPr="009D74B7" w:rsidDel="00795024">
          <w:rPr>
            <w:rFonts w:cstheme="minorHAnsi"/>
          </w:rPr>
          <w:delText>ervention, t</w:delText>
        </w:r>
      </w:del>
      <w:del w:id="157" w:author="Alexander Morgan" w:date="2020-11-23T11:08:00Z">
        <w:r w:rsidR="00534297" w:rsidRPr="009D74B7" w:rsidDel="00167847">
          <w:rPr>
            <w:rFonts w:cstheme="minorHAnsi"/>
          </w:rPr>
          <w:delText>hese suboptimal interventions</w:delText>
        </w:r>
        <w:r w:rsidR="00534297" w:rsidRPr="00F863A0" w:rsidDel="00167847">
          <w:rPr>
            <w:rFonts w:cstheme="minorHAnsi"/>
          </w:rPr>
          <w:delText xml:space="preserve"> are</w:delText>
        </w:r>
      </w:del>
      <w:ins w:id="158" w:author="Alexander Morgan" w:date="2020-11-23T11:08:00Z">
        <w:r w:rsidR="00167847">
          <w:rPr>
            <w:rFonts w:cstheme="minorHAnsi"/>
          </w:rPr>
          <w:t xml:space="preserve">Due to the robust and general nature of these suboptimal intervention, </w:t>
        </w:r>
      </w:ins>
      <w:ins w:id="159" w:author="Alexander Morgan" w:date="2020-11-23T11:15:00Z">
        <w:r w:rsidR="00CD0D4A">
          <w:rPr>
            <w:rFonts w:cstheme="minorHAnsi"/>
          </w:rPr>
          <w:t>th</w:t>
        </w:r>
      </w:ins>
      <w:ins w:id="160" w:author="Alexander Morgan" w:date="2020-11-23T11:16:00Z">
        <w:r w:rsidR="00CD0D4A">
          <w:rPr>
            <w:rFonts w:cstheme="minorHAnsi"/>
          </w:rPr>
          <w:t>is strategy</w:t>
        </w:r>
      </w:ins>
      <w:ins w:id="161" w:author="Alexander Morgan" w:date="2020-11-23T11:08:00Z">
        <w:r w:rsidR="00167847">
          <w:rPr>
            <w:rFonts w:cstheme="minorHAnsi"/>
          </w:rPr>
          <w:t xml:space="preserve"> also </w:t>
        </w:r>
      </w:ins>
      <w:del w:id="162" w:author="Alexander Morgan" w:date="2020-11-23T11:08:00Z">
        <w:r w:rsidR="00534297" w:rsidRPr="00F863A0" w:rsidDel="00167847">
          <w:rPr>
            <w:rFonts w:cstheme="minorHAnsi"/>
          </w:rPr>
          <w:delText xml:space="preserve"> </w:delText>
        </w:r>
        <w:r w:rsidR="004D297D" w:rsidRPr="00F863A0" w:rsidDel="00167847">
          <w:rPr>
            <w:rFonts w:cstheme="minorHAnsi"/>
          </w:rPr>
          <w:delText>more</w:delText>
        </w:r>
        <w:r w:rsidR="00534297" w:rsidRPr="00F863A0" w:rsidDel="00167847">
          <w:rPr>
            <w:rFonts w:cstheme="minorHAnsi"/>
          </w:rPr>
          <w:delText xml:space="preserve"> robust to implementation error and </w:delText>
        </w:r>
      </w:del>
      <w:r w:rsidR="00534297" w:rsidRPr="00F863A0">
        <w:rPr>
          <w:rFonts w:cstheme="minorHAnsi"/>
        </w:rPr>
        <w:t>offer</w:t>
      </w:r>
      <w:ins w:id="163" w:author="Alexander Morgan" w:date="2020-11-23T11:16:00Z">
        <w:r w:rsidR="00CD0D4A">
          <w:rPr>
            <w:rFonts w:cstheme="minorHAnsi"/>
          </w:rPr>
          <w:t>s</w:t>
        </w:r>
      </w:ins>
      <w:r w:rsidR="00534297" w:rsidRPr="00F863A0">
        <w:rPr>
          <w:rFonts w:cstheme="minorHAnsi"/>
        </w:rPr>
        <w:t xml:space="preserve"> more practical </w:t>
      </w:r>
      <w:r w:rsidR="00EB5CC3">
        <w:rPr>
          <w:rFonts w:cstheme="minorHAnsi"/>
        </w:rPr>
        <w:t xml:space="preserve">and flexible </w:t>
      </w:r>
      <w:r w:rsidR="00534297" w:rsidRPr="00F863A0">
        <w:rPr>
          <w:rFonts w:cstheme="minorHAnsi"/>
        </w:rPr>
        <w:t>guidance to policy makers</w:t>
      </w:r>
      <w:r w:rsidR="004D297D" w:rsidRPr="00F863A0">
        <w:rPr>
          <w:rFonts w:cstheme="minorHAnsi"/>
        </w:rPr>
        <w:t xml:space="preserve"> than specific optimal intervention timings or durations</w:t>
      </w:r>
      <w:r w:rsidR="00534297" w:rsidRPr="00F863A0">
        <w:rPr>
          <w:rFonts w:cstheme="minorHAnsi"/>
        </w:rPr>
        <w:t xml:space="preserve">. </w:t>
      </w:r>
    </w:p>
    <w:p w14:paraId="71D15CCE" w14:textId="2B48B697" w:rsidR="00307164" w:rsidRPr="00F863A0" w:rsidRDefault="00307164" w:rsidP="008F73BB">
      <w:pPr>
        <w:spacing w:after="0" w:line="360" w:lineRule="auto"/>
        <w:jc w:val="both"/>
        <w:rPr>
          <w:rFonts w:cstheme="minorHAnsi"/>
        </w:rPr>
      </w:pPr>
    </w:p>
    <w:p w14:paraId="6DEB1EA4" w14:textId="74C28FE2" w:rsidR="00307164" w:rsidRDefault="00307164" w:rsidP="00307164">
      <w:pPr>
        <w:spacing w:after="0" w:line="360" w:lineRule="auto"/>
        <w:jc w:val="both"/>
        <w:rPr>
          <w:ins w:id="164" w:author="Alexander Morgan" w:date="2020-11-20T15:02:00Z"/>
          <w:rFonts w:cstheme="minorHAnsi"/>
        </w:rPr>
      </w:pPr>
      <w:r w:rsidRPr="00F863A0">
        <w:rPr>
          <w:rFonts w:cstheme="minorHAnsi"/>
        </w:rPr>
        <w:t>This study aims to provide a mathematical modelling framework to explore the concept of optimal and suboptimal intervention</w:t>
      </w:r>
      <w:r w:rsidR="00BE4DEC" w:rsidRPr="00F863A0">
        <w:rPr>
          <w:rFonts w:cstheme="minorHAnsi"/>
        </w:rPr>
        <w:t>s</w:t>
      </w:r>
      <w:r w:rsidRPr="00F863A0">
        <w:rPr>
          <w:rFonts w:cstheme="minorHAnsi"/>
        </w:rPr>
        <w:t xml:space="preserve"> across a range of different NPI scenarios. We explore </w:t>
      </w:r>
      <w:r w:rsidR="00F56BB3" w:rsidRPr="00F863A0">
        <w:rPr>
          <w:rFonts w:cstheme="minorHAnsi"/>
        </w:rPr>
        <w:t xml:space="preserve">and compare </w:t>
      </w:r>
      <w:r w:rsidRPr="00F863A0">
        <w:rPr>
          <w:rFonts w:cstheme="minorHAnsi"/>
        </w:rPr>
        <w:t>the existence, patterns and optimal parameter space</w:t>
      </w:r>
      <w:r w:rsidR="00E428EE" w:rsidRPr="00F863A0">
        <w:rPr>
          <w:rFonts w:cstheme="minorHAnsi"/>
        </w:rPr>
        <w:t>s</w:t>
      </w:r>
      <w:r w:rsidRPr="00F863A0">
        <w:rPr>
          <w:rFonts w:cstheme="minorHAnsi"/>
        </w:rPr>
        <w:t xml:space="preserve"> for each intervention to minimise the peak prevalence or</w:t>
      </w:r>
      <w:r w:rsidR="00927940">
        <w:rPr>
          <w:rFonts w:cstheme="minorHAnsi"/>
        </w:rPr>
        <w:t xml:space="preserve"> the</w:t>
      </w:r>
      <w:r w:rsidRPr="00F863A0">
        <w:rPr>
          <w:rFonts w:cstheme="minorHAnsi"/>
        </w:rPr>
        <w:t xml:space="preserve"> </w:t>
      </w:r>
      <w:r w:rsidR="00927940">
        <w:rPr>
          <w:rFonts w:cstheme="minorHAnsi"/>
        </w:rPr>
        <w:t>attack rate</w:t>
      </w:r>
      <w:r w:rsidR="00F82E90" w:rsidRPr="00F863A0">
        <w:rPr>
          <w:rFonts w:cstheme="minorHAnsi"/>
        </w:rPr>
        <w:t xml:space="preserve"> of a simulated outbreak</w:t>
      </w:r>
      <w:r w:rsidRPr="00F863A0">
        <w:rPr>
          <w:rFonts w:cstheme="minorHAnsi"/>
        </w:rPr>
        <w:t xml:space="preserve">. This was explored for three main parameters: </w:t>
      </w:r>
      <w:r w:rsidRPr="00F863A0">
        <w:rPr>
          <w:rFonts w:cstheme="minorHAnsi"/>
        </w:rPr>
        <w:lastRenderedPageBreak/>
        <w:t xml:space="preserve">1) intervention duration, 2) intervention strength and 3) the </w:t>
      </w:r>
      <w:r w:rsidR="00EB5CC3">
        <w:rPr>
          <w:rFonts w:cstheme="minorHAnsi"/>
        </w:rPr>
        <w:t>intervention trigger point</w:t>
      </w:r>
      <w:r w:rsidRPr="00F863A0">
        <w:rPr>
          <w:rFonts w:cstheme="minorHAnsi"/>
        </w:rPr>
        <w:t xml:space="preserve">. </w:t>
      </w:r>
      <w:r w:rsidR="00E428EE" w:rsidRPr="00F863A0">
        <w:rPr>
          <w:rFonts w:cstheme="minorHAnsi"/>
        </w:rPr>
        <w:t>T</w:t>
      </w:r>
      <w:r w:rsidRPr="00F863A0">
        <w:rPr>
          <w:rFonts w:cstheme="minorHAnsi"/>
        </w:rPr>
        <w:t xml:space="preserve">he results from this study are not intended </w:t>
      </w:r>
      <w:r w:rsidR="00673527" w:rsidRPr="00F863A0">
        <w:rPr>
          <w:rFonts w:cstheme="minorHAnsi"/>
        </w:rPr>
        <w:t>to highlight a</w:t>
      </w:r>
      <w:r w:rsidR="00D11410">
        <w:rPr>
          <w:rFonts w:cstheme="minorHAnsi"/>
        </w:rPr>
        <w:t>n absolute</w:t>
      </w:r>
      <w:r w:rsidR="00673527">
        <w:rPr>
          <w:rFonts w:cstheme="minorHAnsi"/>
        </w:rPr>
        <w:t xml:space="preserve"> </w:t>
      </w:r>
      <w:r w:rsidRPr="000A14E2">
        <w:rPr>
          <w:rFonts w:cstheme="minorHAnsi"/>
        </w:rPr>
        <w:t>best course of action. Rather this analysis provides an illustrative example to describe how optimal and suboptimal outbreak control can be achieved under different circumstances</w:t>
      </w:r>
      <w:r w:rsidR="00E428EE" w:rsidRPr="000A14E2">
        <w:rPr>
          <w:rFonts w:cstheme="minorHAnsi"/>
        </w:rPr>
        <w:t xml:space="preserve"> and intervention strategies</w:t>
      </w:r>
      <w:r w:rsidRPr="000A14E2">
        <w:rPr>
          <w:rFonts w:cstheme="minorHAnsi"/>
        </w:rPr>
        <w:t xml:space="preserve">. </w:t>
      </w:r>
    </w:p>
    <w:p w14:paraId="6716D1D4" w14:textId="717C8E40" w:rsidR="003E5772" w:rsidRDefault="003E5772" w:rsidP="00307164">
      <w:pPr>
        <w:spacing w:after="0" w:line="360" w:lineRule="auto"/>
        <w:jc w:val="both"/>
        <w:rPr>
          <w:ins w:id="165" w:author="Alexander Morgan" w:date="2020-11-20T15:02:00Z"/>
          <w:rFonts w:cstheme="minorHAnsi"/>
        </w:rPr>
      </w:pPr>
    </w:p>
    <w:p w14:paraId="526A1E17" w14:textId="77777777" w:rsidR="003E5772" w:rsidRPr="000A14E2" w:rsidRDefault="003E5772" w:rsidP="00307164">
      <w:pPr>
        <w:spacing w:after="0" w:line="360" w:lineRule="auto"/>
        <w:jc w:val="both"/>
        <w:rPr>
          <w:rFonts w:cstheme="minorHAnsi"/>
        </w:rPr>
      </w:pPr>
    </w:p>
    <w:p w14:paraId="01577E25" w14:textId="148F0153" w:rsidR="00307164" w:rsidRDefault="00307164" w:rsidP="008F73BB">
      <w:pPr>
        <w:spacing w:after="0" w:line="360" w:lineRule="auto"/>
        <w:jc w:val="both"/>
        <w:rPr>
          <w:rFonts w:cstheme="minorHAnsi"/>
          <w:b/>
          <w:bCs/>
        </w:rPr>
      </w:pPr>
    </w:p>
    <w:p w14:paraId="4D328340" w14:textId="3E635785" w:rsidR="00307164" w:rsidDel="00CD0D4A" w:rsidRDefault="00307164" w:rsidP="008F73BB">
      <w:pPr>
        <w:spacing w:after="0" w:line="360" w:lineRule="auto"/>
        <w:jc w:val="both"/>
        <w:rPr>
          <w:del w:id="166" w:author="Alexander Morgan" w:date="2020-11-23T11:16:00Z"/>
          <w:rFonts w:cstheme="minorHAnsi"/>
          <w:b/>
          <w:bCs/>
        </w:rPr>
      </w:pPr>
    </w:p>
    <w:p w14:paraId="503B1B0D" w14:textId="042165EF" w:rsidR="00E428EE" w:rsidDel="00CD0D4A" w:rsidRDefault="00E428EE" w:rsidP="008F73BB">
      <w:pPr>
        <w:spacing w:after="0" w:line="360" w:lineRule="auto"/>
        <w:jc w:val="both"/>
        <w:rPr>
          <w:del w:id="167" w:author="Alexander Morgan" w:date="2020-11-23T11:16:00Z"/>
          <w:rFonts w:cstheme="minorHAnsi"/>
          <w:b/>
          <w:bCs/>
        </w:rPr>
      </w:pPr>
    </w:p>
    <w:p w14:paraId="1523EB11" w14:textId="1050226C" w:rsidR="0087663B" w:rsidDel="00CD0D4A" w:rsidRDefault="0087663B" w:rsidP="00D6224E">
      <w:pPr>
        <w:spacing w:after="0" w:line="360" w:lineRule="auto"/>
        <w:rPr>
          <w:del w:id="168" w:author="Alexander Morgan" w:date="2020-11-23T11:16:00Z"/>
          <w:rFonts w:cstheme="minorHAnsi"/>
        </w:rPr>
      </w:pPr>
    </w:p>
    <w:p w14:paraId="35C8BC9A" w14:textId="6D453D3B" w:rsidR="00E428EE" w:rsidDel="00CD0D4A" w:rsidRDefault="00E428EE" w:rsidP="00D6224E">
      <w:pPr>
        <w:spacing w:after="0" w:line="360" w:lineRule="auto"/>
        <w:rPr>
          <w:del w:id="169" w:author="Alexander Morgan" w:date="2020-11-23T11:16:00Z"/>
          <w:rFonts w:cstheme="minorHAnsi"/>
        </w:rPr>
      </w:pPr>
    </w:p>
    <w:p w14:paraId="7BF35B07" w14:textId="144B02E3" w:rsidR="00E428EE" w:rsidDel="00CD0D4A" w:rsidRDefault="00E428EE" w:rsidP="00D6224E">
      <w:pPr>
        <w:spacing w:after="0" w:line="360" w:lineRule="auto"/>
        <w:rPr>
          <w:del w:id="170" w:author="Alexander Morgan" w:date="2020-11-23T11:16:00Z"/>
          <w:rFonts w:cstheme="minorHAnsi"/>
        </w:rPr>
      </w:pPr>
    </w:p>
    <w:p w14:paraId="64A99303" w14:textId="1CBA7B16" w:rsidR="00E428EE" w:rsidDel="00CD0D4A" w:rsidRDefault="00E428EE" w:rsidP="00D6224E">
      <w:pPr>
        <w:spacing w:after="0" w:line="360" w:lineRule="auto"/>
        <w:rPr>
          <w:del w:id="171" w:author="Alexander Morgan" w:date="2020-11-23T11:16:00Z"/>
          <w:rFonts w:cstheme="minorHAnsi"/>
        </w:rPr>
      </w:pPr>
    </w:p>
    <w:p w14:paraId="54E0AA9E" w14:textId="3910AC72" w:rsidR="00E428EE" w:rsidDel="00CD0D4A" w:rsidRDefault="00E428EE" w:rsidP="00D6224E">
      <w:pPr>
        <w:spacing w:after="0" w:line="360" w:lineRule="auto"/>
        <w:rPr>
          <w:del w:id="172" w:author="Alexander Morgan" w:date="2020-11-23T11:16:00Z"/>
          <w:rFonts w:cstheme="minorHAnsi"/>
        </w:rPr>
      </w:pPr>
    </w:p>
    <w:p w14:paraId="04D12EE5" w14:textId="4FB466C2" w:rsidR="00F56BB3" w:rsidDel="00CD0D4A" w:rsidRDefault="00F56BB3" w:rsidP="00D6224E">
      <w:pPr>
        <w:spacing w:after="0" w:line="360" w:lineRule="auto"/>
        <w:rPr>
          <w:del w:id="173" w:author="Alexander Morgan" w:date="2020-11-23T11:16:00Z"/>
          <w:rFonts w:cstheme="minorHAnsi"/>
        </w:rPr>
      </w:pPr>
    </w:p>
    <w:p w14:paraId="3B8E97DC" w14:textId="56D6F60B" w:rsidR="00E428EE" w:rsidDel="00CD0D4A" w:rsidRDefault="00E428EE" w:rsidP="00D6224E">
      <w:pPr>
        <w:spacing w:after="0" w:line="360" w:lineRule="auto"/>
        <w:rPr>
          <w:del w:id="174" w:author="Alexander Morgan" w:date="2020-11-23T11:16:00Z"/>
          <w:rFonts w:cstheme="minorHAnsi"/>
        </w:rPr>
      </w:pPr>
    </w:p>
    <w:p w14:paraId="767E8674" w14:textId="0FA9EE79" w:rsidR="00E428EE" w:rsidDel="00CD0D4A" w:rsidRDefault="00E428EE" w:rsidP="00D6224E">
      <w:pPr>
        <w:spacing w:after="0" w:line="360" w:lineRule="auto"/>
        <w:rPr>
          <w:del w:id="175" w:author="Alexander Morgan" w:date="2020-11-23T11:16:00Z"/>
          <w:rFonts w:cstheme="minorHAnsi"/>
        </w:rPr>
      </w:pPr>
    </w:p>
    <w:p w14:paraId="61349179" w14:textId="052E4FB5" w:rsidR="00E428EE" w:rsidDel="00CD0D4A" w:rsidRDefault="00E428EE" w:rsidP="00D6224E">
      <w:pPr>
        <w:spacing w:after="0" w:line="360" w:lineRule="auto"/>
        <w:rPr>
          <w:del w:id="176" w:author="Alexander Morgan" w:date="2020-11-23T11:16:00Z"/>
          <w:rFonts w:cstheme="minorHAnsi"/>
        </w:rPr>
      </w:pPr>
    </w:p>
    <w:p w14:paraId="62DE3F4B" w14:textId="5CB48BA0" w:rsidR="00E428EE" w:rsidDel="00CD0D4A" w:rsidRDefault="00E428EE" w:rsidP="00D6224E">
      <w:pPr>
        <w:spacing w:after="0" w:line="360" w:lineRule="auto"/>
        <w:rPr>
          <w:del w:id="177" w:author="Alexander Morgan" w:date="2020-11-23T11:16:00Z"/>
          <w:rFonts w:cstheme="minorHAnsi"/>
        </w:rPr>
      </w:pPr>
    </w:p>
    <w:p w14:paraId="3C70AD56" w14:textId="155D4DCC" w:rsidR="00E428EE" w:rsidDel="00CD0D4A" w:rsidRDefault="00E428EE" w:rsidP="00D6224E">
      <w:pPr>
        <w:spacing w:after="0" w:line="360" w:lineRule="auto"/>
        <w:rPr>
          <w:del w:id="178" w:author="Alexander Morgan" w:date="2020-11-23T11:16:00Z"/>
          <w:rFonts w:cstheme="minorHAnsi"/>
        </w:rPr>
      </w:pPr>
    </w:p>
    <w:p w14:paraId="7E1A7FA8" w14:textId="377E4854" w:rsidR="004938C0" w:rsidDel="00CD0D4A" w:rsidRDefault="004938C0" w:rsidP="00D6224E">
      <w:pPr>
        <w:spacing w:after="0" w:line="360" w:lineRule="auto"/>
        <w:rPr>
          <w:del w:id="179" w:author="Alexander Morgan" w:date="2020-11-23T11:16:00Z"/>
          <w:rFonts w:cstheme="minorHAnsi"/>
        </w:rPr>
      </w:pPr>
    </w:p>
    <w:p w14:paraId="1B75DD2E" w14:textId="02A9815B" w:rsidR="00410B13" w:rsidDel="00CD0D4A" w:rsidRDefault="00410B13" w:rsidP="00D6224E">
      <w:pPr>
        <w:spacing w:after="0" w:line="360" w:lineRule="auto"/>
        <w:rPr>
          <w:del w:id="180" w:author="Alexander Morgan" w:date="2020-11-23T11:16:00Z"/>
          <w:rFonts w:cstheme="minorHAnsi"/>
        </w:rPr>
      </w:pPr>
    </w:p>
    <w:p w14:paraId="54ABAF9C" w14:textId="3BD4346F" w:rsidR="00410B13" w:rsidDel="00CD0D4A" w:rsidRDefault="00410B13" w:rsidP="00D6224E">
      <w:pPr>
        <w:spacing w:after="0" w:line="360" w:lineRule="auto"/>
        <w:rPr>
          <w:del w:id="181" w:author="Alexander Morgan" w:date="2020-11-23T11:16:00Z"/>
          <w:rFonts w:cstheme="minorHAnsi"/>
        </w:rPr>
      </w:pPr>
    </w:p>
    <w:p w14:paraId="65FACCD7" w14:textId="56EC5EE4" w:rsidR="006B7339" w:rsidDel="00CD0D4A" w:rsidRDefault="006B7339" w:rsidP="00D6224E">
      <w:pPr>
        <w:spacing w:after="0" w:line="360" w:lineRule="auto"/>
        <w:rPr>
          <w:del w:id="182" w:author="Alexander Morgan" w:date="2020-11-23T11:16:00Z"/>
          <w:rFonts w:cstheme="minorHAnsi"/>
        </w:rPr>
      </w:pPr>
    </w:p>
    <w:p w14:paraId="1DBE3EFF" w14:textId="45013622" w:rsidR="006B7339" w:rsidDel="00CD0D4A" w:rsidRDefault="006B7339" w:rsidP="00D6224E">
      <w:pPr>
        <w:spacing w:after="0" w:line="360" w:lineRule="auto"/>
        <w:rPr>
          <w:del w:id="183" w:author="Alexander Morgan" w:date="2020-11-23T11:16:00Z"/>
          <w:rFonts w:cstheme="minorHAnsi"/>
        </w:rPr>
      </w:pPr>
    </w:p>
    <w:p w14:paraId="1E117BF2" w14:textId="77777777" w:rsidR="006B7339" w:rsidRDefault="006B7339" w:rsidP="00D6224E">
      <w:pPr>
        <w:spacing w:after="0" w:line="360" w:lineRule="auto"/>
        <w:rPr>
          <w:rFonts w:cstheme="minorHAnsi"/>
        </w:rPr>
      </w:pPr>
    </w:p>
    <w:p w14:paraId="12229FA2" w14:textId="7BDC6584" w:rsidR="000E1AC7" w:rsidRDefault="000E1AC7" w:rsidP="000E1AC7">
      <w:pPr>
        <w:pStyle w:val="Heading2"/>
        <w:spacing w:before="0" w:line="360" w:lineRule="auto"/>
        <w:jc w:val="center"/>
        <w:rPr>
          <w:rFonts w:asciiTheme="minorHAnsi" w:hAnsiTheme="minorHAnsi" w:cstheme="minorHAnsi"/>
          <w:b/>
          <w:bCs/>
          <w:color w:val="auto"/>
          <w:sz w:val="28"/>
          <w:szCs w:val="28"/>
        </w:rPr>
      </w:pPr>
      <w:r w:rsidRPr="00B966F2">
        <w:rPr>
          <w:rFonts w:asciiTheme="minorHAnsi" w:hAnsiTheme="minorHAnsi" w:cstheme="minorHAnsi"/>
          <w:b/>
          <w:bCs/>
          <w:color w:val="auto"/>
          <w:sz w:val="28"/>
          <w:szCs w:val="28"/>
        </w:rPr>
        <w:t>METHODS</w:t>
      </w:r>
    </w:p>
    <w:p w14:paraId="512F83F2" w14:textId="77777777" w:rsidR="00F945C3" w:rsidRPr="00F945C3" w:rsidRDefault="00F945C3" w:rsidP="00F945C3"/>
    <w:p w14:paraId="5552C173" w14:textId="77777777" w:rsidR="000E1AC7" w:rsidRPr="00B966F2" w:rsidRDefault="000E1AC7" w:rsidP="000E1AC7">
      <w:pPr>
        <w:pStyle w:val="ListParagraph"/>
        <w:numPr>
          <w:ilvl w:val="1"/>
          <w:numId w:val="2"/>
        </w:numPr>
        <w:spacing w:line="360" w:lineRule="auto"/>
        <w:rPr>
          <w:rFonts w:cstheme="minorHAnsi"/>
          <w:b/>
          <w:bCs/>
        </w:rPr>
      </w:pPr>
      <w:r w:rsidRPr="00B966F2">
        <w:rPr>
          <w:rFonts w:cstheme="minorHAnsi"/>
          <w:b/>
          <w:bCs/>
        </w:rPr>
        <w:t>SIR Model Structure</w:t>
      </w:r>
    </w:p>
    <w:p w14:paraId="62D42A13" w14:textId="66F4B2CF" w:rsidR="000E1AC7" w:rsidRPr="00B966F2" w:rsidRDefault="000E1AC7" w:rsidP="000E1AC7">
      <w:pPr>
        <w:spacing w:line="360" w:lineRule="auto"/>
        <w:jc w:val="both"/>
        <w:rPr>
          <w:rFonts w:cstheme="minorHAnsi"/>
        </w:rPr>
      </w:pPr>
      <w:r w:rsidRPr="00B966F2">
        <w:rPr>
          <w:rFonts w:cstheme="minorHAnsi"/>
        </w:rPr>
        <w:t xml:space="preserve">A deterministic SIR model </w:t>
      </w:r>
      <w:r w:rsidR="000B7708">
        <w:rPr>
          <w:rFonts w:cstheme="minorHAnsi"/>
        </w:rPr>
        <w:fldChar w:fldCharType="begin"/>
      </w:r>
      <w:r w:rsidR="000B7708">
        <w:rPr>
          <w:rFonts w:cstheme="minorHAnsi"/>
        </w:rPr>
        <w:instrText xml:space="preserve"> ADDIN EN.CITE &lt;EndNote&gt;&lt;Cite&gt;&lt;Author&gt;Kermack&lt;/Author&gt;&lt;Year&gt;1927&lt;/Year&gt;&lt;RecNum&gt;30&lt;/RecNum&gt;&lt;DisplayText&gt;(18)&lt;/DisplayText&gt;&lt;record&gt;&lt;rec-number&gt;30&lt;/rec-number&gt;&lt;foreign-keys&gt;&lt;key app="EN" db-id="ssw09xfaoww2dbetwsrpefx7pr0z0swafa9f" timestamp="1597329232"&gt;30&lt;/key&gt;&lt;/foreign-keys&gt;&lt;ref-type name="Journal Article"&gt;17&lt;/ref-type&gt;&lt;contributors&gt;&lt;authors&gt;&lt;author&gt;Kermack, William Ogilvy&lt;/author&gt;&lt;author&gt;McKendrick, Anderson G&lt;/author&gt;&lt;/authors&gt;&lt;/contributors&gt;&lt;titles&gt;&lt;title&gt;A contribution to the mathematical theory of epidemics&lt;/title&gt;&lt;secondary-title&gt;Proceedings of the royal society of london. Series A, Containing papers of a mathematical and physical character&lt;/secondary-title&gt;&lt;/titles&gt;&lt;periodical&gt;&lt;full-title&gt;Proceedings of the royal society of london. Series A, Containing papers of a mathematical and physical character&lt;/full-title&gt;&lt;/periodical&gt;&lt;pages&gt;700-721&lt;/pages&gt;&lt;volume&gt;115&lt;/volume&gt;&lt;number&gt;772&lt;/number&gt;&lt;dates&gt;&lt;year&gt;1927&lt;/year&gt;&lt;/dates&gt;&lt;isbn&gt;0950-1207&lt;/isbn&gt;&lt;urls&gt;&lt;/urls&gt;&lt;/record&gt;&lt;/Cite&gt;&lt;/EndNote&gt;</w:instrText>
      </w:r>
      <w:r w:rsidR="000B7708">
        <w:rPr>
          <w:rFonts w:cstheme="minorHAnsi"/>
        </w:rPr>
        <w:fldChar w:fldCharType="separate"/>
      </w:r>
      <w:r w:rsidR="000B7708">
        <w:rPr>
          <w:rFonts w:cstheme="minorHAnsi"/>
          <w:noProof/>
        </w:rPr>
        <w:t>(18)</w:t>
      </w:r>
      <w:r w:rsidR="000B7708">
        <w:rPr>
          <w:rFonts w:cstheme="minorHAnsi"/>
        </w:rPr>
        <w:fldChar w:fldCharType="end"/>
      </w:r>
      <w:r w:rsidR="000B7708">
        <w:rPr>
          <w:rFonts w:cstheme="minorHAnsi"/>
        </w:rPr>
        <w:t xml:space="preserve"> </w:t>
      </w:r>
      <w:r w:rsidRPr="00B966F2">
        <w:rPr>
          <w:rFonts w:cstheme="minorHAnsi"/>
        </w:rPr>
        <w:t>was used to explore the impact of time-limited non-pharmaceutical interventions (NPI</w:t>
      </w:r>
      <w:r w:rsidR="005D4255">
        <w:rPr>
          <w:rFonts w:cstheme="minorHAnsi"/>
        </w:rPr>
        <w:t>s</w:t>
      </w:r>
      <w:r w:rsidRPr="00B966F2">
        <w:rPr>
          <w:rFonts w:cstheme="minorHAnsi"/>
        </w:rPr>
        <w:t xml:space="preserve">) on a simulated UK-based COVID-19 outbreak. </w:t>
      </w:r>
      <w:r w:rsidRPr="00B966F2">
        <w:rPr>
          <w:rFonts w:cstheme="minorHAnsi"/>
          <w:i/>
          <w:iCs/>
        </w:rPr>
        <w:t>S</w:t>
      </w:r>
      <w:r w:rsidRPr="00B966F2">
        <w:rPr>
          <w:rFonts w:cstheme="minorHAnsi"/>
        </w:rPr>
        <w:t xml:space="preserve">, </w:t>
      </w:r>
      <w:r w:rsidRPr="00B966F2">
        <w:rPr>
          <w:rFonts w:cstheme="minorHAnsi"/>
          <w:i/>
          <w:iCs/>
        </w:rPr>
        <w:t xml:space="preserve">I </w:t>
      </w:r>
      <w:r w:rsidRPr="00B966F2">
        <w:rPr>
          <w:rFonts w:cstheme="minorHAnsi"/>
        </w:rPr>
        <w:t xml:space="preserve">and </w:t>
      </w:r>
      <w:r w:rsidRPr="00B966F2">
        <w:rPr>
          <w:rFonts w:cstheme="minorHAnsi"/>
          <w:i/>
          <w:iCs/>
        </w:rPr>
        <w:t>R</w:t>
      </w:r>
      <w:r w:rsidRPr="00B966F2">
        <w:rPr>
          <w:rFonts w:cstheme="minorHAnsi"/>
        </w:rPr>
        <w:t xml:space="preserve"> compartments were used to denote the fraction of susceptible, infected and recovered individuals respectively within the </w:t>
      </w:r>
      <w:r w:rsidRPr="004F7DBA">
        <w:rPr>
          <w:rFonts w:cstheme="minorHAnsi"/>
        </w:rPr>
        <w:t>population</w:t>
      </w:r>
      <w:r w:rsidRPr="004F7DBA">
        <w:rPr>
          <w:rFonts w:cstheme="minorHAnsi"/>
          <w:i/>
          <w:iCs/>
        </w:rPr>
        <w:t xml:space="preserve"> </w:t>
      </w:r>
      <w:r w:rsidRPr="004F7DBA">
        <w:rPr>
          <w:rFonts w:cstheme="minorHAnsi"/>
        </w:rPr>
        <w:t>(</w:t>
      </w:r>
      <w:proofErr w:type="spellStart"/>
      <w:r w:rsidRPr="004F7DBA">
        <w:rPr>
          <w:rFonts w:cstheme="minorHAnsi"/>
        </w:rPr>
        <w:t>eqn</w:t>
      </w:r>
      <w:proofErr w:type="spellEnd"/>
      <w:r w:rsidRPr="004F7DBA">
        <w:rPr>
          <w:rFonts w:cstheme="minorHAnsi"/>
        </w:rPr>
        <w:t xml:space="preserve"> 1.1). </w:t>
      </w:r>
    </w:p>
    <w:p w14:paraId="005EF7D1" w14:textId="77777777" w:rsidR="000E1AC7" w:rsidRPr="00B966F2" w:rsidRDefault="000E1AC7" w:rsidP="000E1AC7">
      <w:pPr>
        <w:spacing w:line="360" w:lineRule="auto"/>
        <w:jc w:val="both"/>
        <w:rPr>
          <w:rFonts w:cstheme="minorHAnsi"/>
        </w:rPr>
      </w:pPr>
    </w:p>
    <w:p w14:paraId="341BF193" w14:textId="02F18280" w:rsidR="000E1AC7" w:rsidRPr="00FF798F" w:rsidRDefault="00834C5B" w:rsidP="000E1AC7">
      <w:pPr>
        <w:spacing w:after="0" w:line="360" w:lineRule="auto"/>
        <w:jc w:val="both"/>
        <w:rPr>
          <w:rFonts w:ascii="Cambria Math" w:eastAsiaTheme="minorEastAsia" w:hAnsi="Cambria Math" w:cstheme="minorHAnsi"/>
          <w:i/>
        </w:rPr>
      </w:pPr>
      <m:oMathPara>
        <m:oMath>
          <m:f>
            <m:fPr>
              <m:ctrlPr>
                <w:rPr>
                  <w:rFonts w:ascii="Cambria Math" w:hAnsi="Cambria Math" w:cstheme="minorHAnsi"/>
                  <w:i/>
                  <w:iCs/>
                </w:rPr>
              </m:ctrlPr>
            </m:fPr>
            <m:num>
              <m:r>
                <w:rPr>
                  <w:rFonts w:ascii="Cambria Math" w:hAnsi="Cambria Math" w:cstheme="minorHAnsi"/>
                </w:rPr>
                <m:t>dS</m:t>
              </m:r>
            </m:num>
            <m:den>
              <m:r>
                <w:rPr>
                  <w:rFonts w:ascii="Cambria Math" w:hAnsi="Cambria Math" w:cstheme="minorHAnsi"/>
                </w:rPr>
                <m:t>dt</m:t>
              </m:r>
            </m:den>
          </m:f>
          <m:r>
            <w:rPr>
              <w:rFonts w:ascii="Cambria Math" w:hAnsi="Cambria Math" w:cstheme="minorHAnsi"/>
            </w:rPr>
            <m:t>=-β(t)SI</m:t>
          </m:r>
        </m:oMath>
      </m:oMathPara>
    </w:p>
    <w:p w14:paraId="7AFCF51C" w14:textId="0628117D" w:rsidR="000E1AC7" w:rsidRPr="00FF798F" w:rsidRDefault="00834C5B" w:rsidP="000E1AC7">
      <w:pPr>
        <w:spacing w:after="0" w:line="360" w:lineRule="auto"/>
        <w:jc w:val="both"/>
        <w:rPr>
          <w:rFonts w:ascii="Cambria Math" w:eastAsiaTheme="minorEastAsia" w:hAnsi="Cambria Math" w:cstheme="minorHAnsi"/>
          <w:i/>
        </w:rPr>
      </w:pPr>
      <m:oMathPara>
        <m:oMath>
          <m:f>
            <m:fPr>
              <m:ctrlPr>
                <w:rPr>
                  <w:rFonts w:ascii="Cambria Math" w:hAnsi="Cambria Math" w:cstheme="minorHAnsi"/>
                  <w:i/>
                  <w:iCs/>
                </w:rPr>
              </m:ctrlPr>
            </m:fPr>
            <m:num>
              <m:r>
                <w:rPr>
                  <w:rFonts w:ascii="Cambria Math" w:hAnsi="Cambria Math" w:cstheme="minorHAnsi"/>
                </w:rPr>
                <m:t>dI</m:t>
              </m:r>
            </m:num>
            <m:den>
              <m:r>
                <w:rPr>
                  <w:rFonts w:ascii="Cambria Math" w:hAnsi="Cambria Math" w:cstheme="minorHAnsi"/>
                </w:rPr>
                <m:t>dt</m:t>
              </m:r>
            </m:den>
          </m:f>
          <m:r>
            <w:rPr>
              <w:rFonts w:ascii="Cambria Math" w:hAnsi="Cambria Math" w:cstheme="minorHAnsi"/>
            </w:rPr>
            <m:t>=β(t)SI-γI </m:t>
          </m:r>
        </m:oMath>
      </m:oMathPara>
    </w:p>
    <w:p w14:paraId="55543313" w14:textId="77777777" w:rsidR="000E1AC7" w:rsidRPr="001178B3" w:rsidRDefault="00834C5B" w:rsidP="000E1AC7">
      <w:pPr>
        <w:spacing w:after="0" w:line="360" w:lineRule="auto"/>
        <w:jc w:val="both"/>
        <w:rPr>
          <w:rFonts w:ascii="Cambria Math" w:hAnsi="Cambria Math" w:cstheme="minorHAnsi"/>
          <w:i/>
          <w:iCs/>
        </w:rPr>
      </w:pPr>
      <m:oMathPara>
        <m:oMathParaPr>
          <m:jc m:val="centerGroup"/>
        </m:oMathParaPr>
        <m:oMath>
          <m:f>
            <m:fPr>
              <m:ctrlPr>
                <w:rPr>
                  <w:rFonts w:ascii="Cambria Math" w:hAnsi="Cambria Math" w:cstheme="minorHAnsi"/>
                  <w:i/>
                  <w:iCs/>
                </w:rPr>
              </m:ctrlPr>
            </m:fPr>
            <m:num>
              <m:r>
                <w:rPr>
                  <w:rFonts w:ascii="Cambria Math" w:hAnsi="Cambria Math" w:cstheme="minorHAnsi"/>
                </w:rPr>
                <m:t>dR</m:t>
              </m:r>
            </m:num>
            <m:den>
              <m:r>
                <w:rPr>
                  <w:rFonts w:ascii="Cambria Math" w:hAnsi="Cambria Math" w:cstheme="minorHAnsi"/>
                </w:rPr>
                <m:t>dt</m:t>
              </m:r>
            </m:den>
          </m:f>
          <m:r>
            <w:rPr>
              <w:rFonts w:ascii="Cambria Math" w:hAnsi="Cambria Math" w:cstheme="minorHAnsi"/>
            </w:rPr>
            <m:t>=γI </m:t>
          </m:r>
        </m:oMath>
      </m:oMathPara>
    </w:p>
    <w:p w14:paraId="1A383C24" w14:textId="77777777" w:rsidR="000E1AC7" w:rsidRPr="00B966F2" w:rsidRDefault="000E1AC7" w:rsidP="000E1AC7">
      <w:pPr>
        <w:spacing w:after="0" w:line="360" w:lineRule="auto"/>
        <w:jc w:val="right"/>
        <w:rPr>
          <w:rFonts w:cstheme="minorHAnsi"/>
        </w:rPr>
      </w:pPr>
      <w:proofErr w:type="spellStart"/>
      <w:r w:rsidRPr="00B966F2">
        <w:rPr>
          <w:rFonts w:cstheme="minorHAnsi"/>
        </w:rPr>
        <w:t>eqn</w:t>
      </w:r>
      <w:proofErr w:type="spellEnd"/>
      <w:r w:rsidRPr="00B966F2">
        <w:rPr>
          <w:rFonts w:cstheme="minorHAnsi"/>
        </w:rPr>
        <w:t xml:space="preserve"> 1.1</w:t>
      </w:r>
    </w:p>
    <w:p w14:paraId="7A67FB8E" w14:textId="77777777" w:rsidR="000E1AC7" w:rsidRPr="00B966F2" w:rsidRDefault="000E1AC7" w:rsidP="000E1AC7">
      <w:pPr>
        <w:spacing w:after="0" w:line="360" w:lineRule="auto"/>
        <w:jc w:val="right"/>
        <w:rPr>
          <w:rFonts w:cstheme="minorHAnsi"/>
        </w:rPr>
      </w:pPr>
    </w:p>
    <w:p w14:paraId="022A658F" w14:textId="6E5A3907" w:rsidR="000E1AC7" w:rsidRPr="00F82E90" w:rsidRDefault="000E1AC7" w:rsidP="000E1AC7">
      <w:pPr>
        <w:spacing w:line="360" w:lineRule="auto"/>
        <w:jc w:val="both"/>
        <w:rPr>
          <w:rFonts w:cstheme="minorHAnsi"/>
        </w:rPr>
      </w:pPr>
      <w:r w:rsidRPr="00B966F2">
        <w:rPr>
          <w:rFonts w:cstheme="minorHAnsi"/>
        </w:rPr>
        <w:t>Susceptible individuals (</w:t>
      </w:r>
      <w:r w:rsidRPr="00B966F2">
        <w:rPr>
          <w:rFonts w:cstheme="minorHAnsi"/>
          <w:i/>
          <w:iCs/>
        </w:rPr>
        <w:t>S</w:t>
      </w:r>
      <w:r w:rsidRPr="00B966F2">
        <w:rPr>
          <w:rFonts w:cstheme="minorHAnsi"/>
        </w:rPr>
        <w:t xml:space="preserve">) are infected at the time-varying rate </w:t>
      </w:r>
      <w:r w:rsidRPr="00B966F2">
        <w:rPr>
          <w:rFonts w:cstheme="minorHAnsi"/>
          <w:i/>
          <w:iCs/>
        </w:rPr>
        <w:t>β</w:t>
      </w:r>
      <w:bookmarkStart w:id="184" w:name="_Hlk49422047"/>
      <w:r w:rsidRPr="00B966F2">
        <w:rPr>
          <w:rFonts w:cstheme="minorHAnsi"/>
          <w:i/>
          <w:iCs/>
        </w:rPr>
        <w:t>(t)</w:t>
      </w:r>
      <w:bookmarkEnd w:id="184"/>
      <w:r w:rsidRPr="00B966F2">
        <w:rPr>
          <w:rFonts w:cstheme="minorHAnsi"/>
        </w:rPr>
        <w:t>, which represents the daily per-capita rate of transmission in a randomly-mixing population. Infected individuals (</w:t>
      </w:r>
      <w:r w:rsidRPr="00B966F2">
        <w:rPr>
          <w:rFonts w:cstheme="minorHAnsi"/>
          <w:i/>
          <w:iCs/>
        </w:rPr>
        <w:t>I</w:t>
      </w:r>
      <w:r w:rsidRPr="00B966F2">
        <w:rPr>
          <w:rFonts w:cstheme="minorHAnsi"/>
        </w:rPr>
        <w:t xml:space="preserve">) recover at rate </w:t>
      </w:r>
      <w:r w:rsidRPr="00B966F2">
        <w:rPr>
          <w:rFonts w:cstheme="minorHAnsi"/>
          <w:i/>
          <w:iCs/>
        </w:rPr>
        <w:t>γ</w:t>
      </w:r>
      <w:r w:rsidRPr="00B966F2">
        <w:rPr>
          <w:rFonts w:cstheme="minorHAnsi"/>
        </w:rPr>
        <w:t xml:space="preserve">, representing the daily </w:t>
      </w:r>
      <w:r w:rsidRPr="00F82E90">
        <w:rPr>
          <w:rFonts w:cstheme="minorHAnsi"/>
        </w:rPr>
        <w:t>per-capita rate of recovery. This rate was taken as the inverse of the average duration of infectiousness. A baseline pre-NPI basic reproduction number (</w:t>
      </w:r>
      <w:r w:rsidRPr="00F82E90">
        <w:rPr>
          <w:rFonts w:cstheme="minorHAnsi"/>
          <w:i/>
          <w:iCs/>
        </w:rPr>
        <w:t>R</w:t>
      </w:r>
      <w:r w:rsidRPr="00F82E90">
        <w:rPr>
          <w:rFonts w:cstheme="minorHAnsi"/>
          <w:i/>
          <w:iCs/>
          <w:vertAlign w:val="subscript"/>
        </w:rPr>
        <w:t>0</w:t>
      </w:r>
      <w:r w:rsidRPr="00F82E90">
        <w:rPr>
          <w:rFonts w:cstheme="minorHAnsi"/>
        </w:rPr>
        <w:t>) of 2.8 and doubling time (</w:t>
      </w:r>
      <w:r w:rsidRPr="00F82E90">
        <w:rPr>
          <w:rFonts w:cstheme="minorHAnsi"/>
          <w:i/>
          <w:iCs/>
        </w:rPr>
        <w:t>T</w:t>
      </w:r>
      <w:r w:rsidRPr="00F82E90">
        <w:rPr>
          <w:rFonts w:cstheme="minorHAnsi"/>
          <w:i/>
          <w:iCs/>
          <w:vertAlign w:val="subscript"/>
        </w:rPr>
        <w:t>d</w:t>
      </w:r>
      <w:r w:rsidRPr="00F82E90">
        <w:rPr>
          <w:rFonts w:cstheme="minorHAnsi"/>
        </w:rPr>
        <w:t>) of 3 days were assumed</w:t>
      </w:r>
      <w:r w:rsidR="00800F54" w:rsidRPr="00F82E90">
        <w:rPr>
          <w:rFonts w:cstheme="minorHAnsi"/>
        </w:rPr>
        <w:t xml:space="preserve"> </w:t>
      </w:r>
      <w:r w:rsidR="00800F54" w:rsidRPr="00F82E90">
        <w:rPr>
          <w:rFonts w:cstheme="minorHAnsi"/>
        </w:rPr>
        <w:fldChar w:fldCharType="begin">
          <w:fldData xml:space="preserve">PEVuZE5vdGU+PENpdGU+PEF1dGhvcj5QYW48L0F1dGhvcj48WWVhcj4yMDIwPC9ZZWFyPjxSZWNO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</w:fldData>
        </w:fldChar>
      </w:r>
      <w:r w:rsidR="002A6E5D" w:rsidRPr="00F82E90">
        <w:rPr>
          <w:rFonts w:cstheme="minorHAnsi"/>
        </w:rPr>
        <w:instrText xml:space="preserve"> ADDIN EN.CITE </w:instrText>
      </w:r>
      <w:r w:rsidR="002A6E5D" w:rsidRPr="00F82E90">
        <w:rPr>
          <w:rFonts w:cstheme="minorHAnsi"/>
        </w:rPr>
        <w:fldChar w:fldCharType="begin">
          <w:fldData xml:space="preserve">PEVuZE5vdGU+PENpdGU+PEF1dGhvcj5QYW48L0F1dGhvcj48WWVhcj4yMDIwPC9ZZWFyPjxSZWNO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</w:fldData>
        </w:fldChar>
      </w:r>
      <w:r w:rsidR="002A6E5D" w:rsidRPr="00F82E90">
        <w:rPr>
          <w:rFonts w:cstheme="minorHAnsi"/>
        </w:rPr>
        <w:instrText xml:space="preserve"> ADDIN EN.CITE.DATA </w:instrText>
      </w:r>
      <w:r w:rsidR="002A6E5D" w:rsidRPr="00F82E90">
        <w:rPr>
          <w:rFonts w:cstheme="minorHAnsi"/>
        </w:rPr>
      </w:r>
      <w:r w:rsidR="002A6E5D" w:rsidRPr="00F82E90">
        <w:rPr>
          <w:rFonts w:cstheme="minorHAnsi"/>
        </w:rPr>
        <w:fldChar w:fldCharType="end"/>
      </w:r>
      <w:r w:rsidR="00800F54" w:rsidRPr="00F82E90">
        <w:rPr>
          <w:rFonts w:cstheme="minorHAnsi"/>
        </w:rPr>
      </w:r>
      <w:r w:rsidR="00800F54" w:rsidRPr="00F82E90">
        <w:rPr>
          <w:rFonts w:cstheme="minorHAnsi"/>
        </w:rPr>
        <w:fldChar w:fldCharType="separate"/>
      </w:r>
      <w:r w:rsidR="002A6E5D" w:rsidRPr="00F82E90">
        <w:rPr>
          <w:rFonts w:cstheme="minorHAnsi"/>
          <w:noProof/>
        </w:rPr>
        <w:t>(19-23)</w:t>
      </w:r>
      <w:r w:rsidR="00800F54" w:rsidRPr="00F82E90">
        <w:rPr>
          <w:rFonts w:cstheme="minorHAnsi"/>
        </w:rPr>
        <w:fldChar w:fldCharType="end"/>
      </w:r>
      <w:r w:rsidRPr="00F82E90">
        <w:rPr>
          <w:rFonts w:cstheme="minorHAnsi"/>
        </w:rPr>
        <w:t>. The generation time was calculated as a function of these two quantities</w:t>
      </w:r>
      <w:r w:rsidR="00800F54" w:rsidRPr="00F82E90">
        <w:rPr>
          <w:rFonts w:cstheme="minorHAnsi"/>
        </w:rPr>
        <w:t xml:space="preserve"> </w:t>
      </w:r>
      <w:r w:rsidR="00800F54" w:rsidRPr="00F82E90">
        <w:rPr>
          <w:rFonts w:cstheme="minorHAnsi"/>
        </w:rPr>
        <w:fldChar w:fldCharType="begin"/>
      </w:r>
      <w:r w:rsidR="002A6E5D" w:rsidRPr="00F82E90">
        <w:rPr>
          <w:rFonts w:cstheme="minorHAnsi"/>
        </w:rPr>
        <w:instrText xml:space="preserve"> ADDIN EN.CITE &lt;EndNote&gt;&lt;Cite&gt;&lt;Author&gt;Anderson&lt;/Author&gt;&lt;Year&gt;1991&lt;/Year&gt;&lt;RecNum&gt;29&lt;/RecNum&gt;&lt;DisplayText&gt;(24)&lt;/DisplayText&gt;&lt;record&gt;&lt;rec-number&gt;29&lt;/rec-number&gt;&lt;foreign-keys&gt;&lt;key app="EN" db-id="ssw09xfaoww2dbetwsrpefx7pr0z0swafa9f" timestamp="1597329106"&gt;29&lt;/key&gt;&lt;/foreign-keys&gt;&lt;ref-type name="Book"&gt;6&lt;/ref-type&gt;&lt;contributors&gt;&lt;authors&gt;&lt;author&gt;Anderson, Roy M.&lt;/author&gt;&lt;author&gt;May, Robert M.&lt;/author&gt;&lt;/authors&gt;&lt;/contributors&gt;&lt;titles&gt;&lt;title&gt;Infectious diseases of humans : dynamics and control&lt;/title&gt;&lt;secondary-title&gt;Oxford science publications&lt;/secondary-title&gt;&lt;/titles&gt;&lt;pages&gt;viii, 757 p.&lt;/pages&gt;&lt;keywords&gt;&lt;keyword&gt;Communicable diseases Epidemiology Mathematical models.&lt;/keyword&gt;&lt;keyword&gt;Microbial ecology Mathematical models.&lt;/keyword&gt;&lt;keyword&gt;Communicable Disease Control.&lt;/keyword&gt;&lt;keyword&gt;Communicable Diseases parasitology.&lt;/keyword&gt;&lt;keyword&gt;Epidemiologic Methods.&lt;/keyword&gt;&lt;keyword&gt;Host-Parasite Relations.&lt;/keyword&gt;&lt;keyword&gt;Models, Theoretical.&lt;/keyword&gt;&lt;/keywords&gt;&lt;dates&gt;&lt;year&gt;1991&lt;/year&gt;&lt;/dates&gt;&lt;pub-location&gt;Oxford ; New York&lt;/pub-location&gt;&lt;publisher&gt;Oxford University Press&lt;/publisher&gt;&lt;isbn&gt;0198545991 (hardback)&lt;/isbn&gt;&lt;accession-num&gt;4833577&lt;/accession-num&gt;&lt;call-num&gt;RA643 .A56 1991&lt;/call-num&gt;&lt;urls&gt;&lt;related-urls&gt;&lt;url&gt;Publisher description http://www.loc.gov/catdir/enhancements/fy0636/90014312-d.html&lt;/url&gt;&lt;url&gt;Table of contents only http://www.loc.gov/catdir/enhancements/fy0636/90014312-t.html&lt;/url&gt;&lt;/related-urls&gt;&lt;/urls&gt;&lt;/record&gt;&lt;/Cite&gt;&lt;/EndNote&gt;</w:instrText>
      </w:r>
      <w:r w:rsidR="00800F54" w:rsidRPr="00F82E90">
        <w:rPr>
          <w:rFonts w:cstheme="minorHAnsi"/>
        </w:rPr>
        <w:fldChar w:fldCharType="separate"/>
      </w:r>
      <w:r w:rsidR="002A6E5D" w:rsidRPr="00F82E90">
        <w:rPr>
          <w:rFonts w:cstheme="minorHAnsi"/>
          <w:noProof/>
        </w:rPr>
        <w:t>(24)</w:t>
      </w:r>
      <w:r w:rsidR="00800F54" w:rsidRPr="00F82E90">
        <w:rPr>
          <w:rFonts w:cstheme="minorHAnsi"/>
        </w:rPr>
        <w:fldChar w:fldCharType="end"/>
      </w:r>
      <w:r w:rsidRPr="00F82E90">
        <w:rPr>
          <w:rFonts w:cstheme="minorHAnsi"/>
        </w:rPr>
        <w:t xml:space="preserve">, with a baseline generation time of 7.79 days and a resulting </w:t>
      </w:r>
      <w:r w:rsidRPr="00F82E90">
        <w:rPr>
          <w:rFonts w:cstheme="minorHAnsi"/>
          <w:i/>
          <w:iCs/>
        </w:rPr>
        <w:t>γ</w:t>
      </w:r>
      <w:r w:rsidRPr="00F82E90">
        <w:rPr>
          <w:rFonts w:cstheme="minorHAnsi"/>
        </w:rPr>
        <w:t xml:space="preserve"> of 0.128</w:t>
      </w:r>
      <w:r w:rsidR="00AF3564" w:rsidRPr="00F82E90">
        <w:rPr>
          <w:rFonts w:cstheme="minorHAnsi"/>
        </w:rPr>
        <w:t xml:space="preserve"> day</w:t>
      </w:r>
      <w:r w:rsidR="00AF3564" w:rsidRPr="00F82E90">
        <w:rPr>
          <w:rFonts w:cstheme="minorHAnsi"/>
          <w:vertAlign w:val="superscript"/>
        </w:rPr>
        <w:t>-1</w:t>
      </w:r>
      <w:r w:rsidRPr="00F82E90">
        <w:rPr>
          <w:rFonts w:cstheme="minorHAnsi"/>
        </w:rPr>
        <w:t xml:space="preserve"> (</w:t>
      </w:r>
      <w:proofErr w:type="spellStart"/>
      <w:r w:rsidRPr="00F82E90">
        <w:rPr>
          <w:rFonts w:cstheme="minorHAnsi"/>
        </w:rPr>
        <w:t>eqn</w:t>
      </w:r>
      <w:proofErr w:type="spellEnd"/>
      <w:r w:rsidRPr="00F82E90">
        <w:rPr>
          <w:rFonts w:cstheme="minorHAnsi"/>
        </w:rPr>
        <w:t xml:space="preserve"> 1.2). </w:t>
      </w:r>
    </w:p>
    <w:p w14:paraId="2F86D2E0" w14:textId="77777777" w:rsidR="000E1AC7" w:rsidRPr="00B966F2" w:rsidRDefault="000E1AC7" w:rsidP="000E1AC7">
      <w:pPr>
        <w:spacing w:line="360" w:lineRule="auto"/>
        <w:jc w:val="both"/>
        <w:rPr>
          <w:rFonts w:cstheme="minorHAnsi"/>
        </w:rPr>
      </w:pPr>
    </w:p>
    <w:p w14:paraId="6254B07E" w14:textId="04C63999" w:rsidR="000E1AC7" w:rsidRPr="001178B3" w:rsidRDefault="000E1AC7" w:rsidP="000E1AC7">
      <w:pPr>
        <w:spacing w:after="0" w:line="360" w:lineRule="auto"/>
        <w:rPr>
          <w:rFonts w:ascii="Cambria Math" w:hAnsi="Cambria Math" w:cstheme="minorHAnsi"/>
          <w:color w:val="000000"/>
        </w:rPr>
      </w:pPr>
      <m:oMathPara>
        <m:oMath>
          <m:r>
            <w:rPr>
              <w:rFonts w:ascii="Cambria Math" w:hAnsi="Cambria Math" w:cstheme="minorHAnsi"/>
              <w:color w:val="000000"/>
            </w:rPr>
            <m:t>Generation Time =</m:t>
          </m:r>
          <m:sSub>
            <m:sSubPr>
              <m:ctrlPr>
                <w:rPr>
                  <w:rFonts w:ascii="Cambria Math" w:hAnsi="Cambria Math" w:cstheme="minorHAnsi"/>
                  <w:i/>
                  <w:color w:val="000000"/>
                </w:rPr>
              </m:ctrlPr>
            </m:sSubPr>
            <m:e>
              <m:r>
                <w:rPr>
                  <w:rFonts w:ascii="Cambria Math" w:hAnsi="Cambria Math" w:cstheme="minorHAnsi"/>
                  <w:color w:val="000000"/>
                </w:rPr>
                <m:t>T</m:t>
              </m:r>
            </m:e>
            <m:sub>
              <m:r>
                <w:rPr>
                  <w:rFonts w:ascii="Cambria Math" w:hAnsi="Cambria Math" w:cstheme="minorHAnsi"/>
                  <w:color w:val="000000"/>
                </w:rPr>
                <m:t>d</m:t>
              </m:r>
            </m:sub>
          </m:sSub>
          <m:f>
            <m:fPr>
              <m:ctrlPr>
                <w:rPr>
                  <w:rFonts w:ascii="Cambria Math" w:hAnsi="Cambria Math" w:cstheme="minorHAnsi"/>
                  <w:i/>
                  <w:color w:val="000000"/>
                </w:rPr>
              </m:ctrlPr>
            </m:fPr>
            <m:num>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R</m:t>
                      </m:r>
                    </m:e>
                    <m:sub>
                      <m:r>
                        <w:rPr>
                          <w:rFonts w:ascii="Cambria Math" w:hAnsi="Cambria Math" w:cstheme="minorHAnsi"/>
                          <w:color w:val="000000"/>
                        </w:rPr>
                        <m:t>0</m:t>
                      </m:r>
                    </m:sub>
                  </m:sSub>
                  <m:r>
                    <w:rPr>
                      <w:rFonts w:ascii="Cambria Math" w:hAnsi="Cambria Math" w:cstheme="minorHAnsi"/>
                      <w:color w:val="000000"/>
                    </w:rPr>
                    <m:t>-1</m:t>
                  </m:r>
                </m:e>
              </m:d>
            </m:num>
            <m:den>
              <m:r>
                <m:rPr>
                  <m:sty m:val="p"/>
                </m:rPr>
                <w:rPr>
                  <w:rFonts w:ascii="Cambria Math" w:hAnsi="Cambria Math" w:cstheme="minorHAnsi"/>
                  <w:color w:val="000000"/>
                </w:rPr>
                <m:t>ln⁡</m:t>
              </m:r>
              <m:r>
                <w:rPr>
                  <w:rFonts w:ascii="Cambria Math" w:hAnsi="Cambria Math" w:cstheme="minorHAnsi"/>
                  <w:color w:val="000000"/>
                </w:rPr>
                <m:t>(2)</m:t>
              </m:r>
            </m:den>
          </m:f>
        </m:oMath>
      </m:oMathPara>
    </w:p>
    <w:p w14:paraId="6603CFCD" w14:textId="77777777" w:rsidR="000E1AC7" w:rsidRPr="00B966F2" w:rsidRDefault="000E1AC7" w:rsidP="000E1AC7">
      <w:pPr>
        <w:spacing w:after="0" w:line="360" w:lineRule="auto"/>
        <w:jc w:val="right"/>
        <w:rPr>
          <w:rFonts w:cstheme="minorHAnsi"/>
          <w:color w:val="000000"/>
        </w:rPr>
      </w:pPr>
      <w:proofErr w:type="spellStart"/>
      <w:r w:rsidRPr="00B966F2">
        <w:rPr>
          <w:rFonts w:cstheme="minorHAnsi"/>
          <w:color w:val="000000"/>
        </w:rPr>
        <w:t>eqn</w:t>
      </w:r>
      <w:proofErr w:type="spellEnd"/>
      <w:r w:rsidRPr="00B966F2">
        <w:rPr>
          <w:rFonts w:cstheme="minorHAnsi"/>
          <w:color w:val="000000"/>
        </w:rPr>
        <w:t xml:space="preserve"> 1.2</w:t>
      </w:r>
    </w:p>
    <w:p w14:paraId="3B47D93E" w14:textId="77777777" w:rsidR="000E1AC7" w:rsidRPr="00B966F2" w:rsidRDefault="000E1AC7" w:rsidP="000E1AC7">
      <w:pPr>
        <w:spacing w:after="0" w:line="360" w:lineRule="auto"/>
        <w:jc w:val="right"/>
        <w:rPr>
          <w:rFonts w:cstheme="minorHAnsi"/>
          <w:color w:val="000000"/>
        </w:rPr>
      </w:pPr>
    </w:p>
    <w:p w14:paraId="4E65FD55" w14:textId="77777777" w:rsidR="000E1AC7" w:rsidRPr="00B966F2" w:rsidRDefault="000E1AC7" w:rsidP="000E1AC7">
      <w:pPr>
        <w:pStyle w:val="ListParagraph"/>
        <w:numPr>
          <w:ilvl w:val="1"/>
          <w:numId w:val="2"/>
        </w:numPr>
        <w:spacing w:line="360" w:lineRule="auto"/>
        <w:rPr>
          <w:rFonts w:cstheme="minorHAnsi"/>
          <w:b/>
          <w:bCs/>
        </w:rPr>
      </w:pPr>
      <w:r w:rsidRPr="00B966F2">
        <w:rPr>
          <w:rFonts w:cstheme="minorHAnsi"/>
          <w:b/>
          <w:bCs/>
        </w:rPr>
        <w:t>Defining the time-varying β(t)</w:t>
      </w:r>
    </w:p>
    <w:p w14:paraId="69863343" w14:textId="05A5E576" w:rsidR="00143D22" w:rsidRDefault="000E1AC7" w:rsidP="000E1AC7">
      <w:pPr>
        <w:spacing w:after="0" w:line="360" w:lineRule="auto"/>
        <w:jc w:val="both"/>
        <w:rPr>
          <w:rFonts w:cstheme="minorHAnsi"/>
        </w:rPr>
      </w:pPr>
      <w:r w:rsidRPr="00B966F2">
        <w:rPr>
          <w:rFonts w:cstheme="minorHAnsi"/>
          <w:color w:val="000000"/>
        </w:rPr>
        <w:t xml:space="preserve">By setting </w:t>
      </w:r>
      <w:r w:rsidRPr="00B966F2">
        <w:rPr>
          <w:rFonts w:cstheme="minorHAnsi"/>
          <w:i/>
          <w:iCs/>
        </w:rPr>
        <w:t>β = R</w:t>
      </w:r>
      <w:r w:rsidRPr="00B966F2">
        <w:rPr>
          <w:rFonts w:cstheme="minorHAnsi"/>
          <w:i/>
          <w:iCs/>
          <w:vertAlign w:val="subscript"/>
        </w:rPr>
        <w:t>0</w:t>
      </w:r>
      <w:r w:rsidRPr="00B966F2">
        <w:rPr>
          <w:rFonts w:cstheme="minorHAnsi"/>
          <w:i/>
          <w:iCs/>
        </w:rPr>
        <w:t>γ</w:t>
      </w:r>
      <w:r w:rsidRPr="00B966F2">
        <w:rPr>
          <w:rFonts w:cstheme="minorHAnsi"/>
        </w:rPr>
        <w:t xml:space="preserve">, we define the baseline per-capita transmission rate in the absence of NPIs, </w:t>
      </w:r>
      <w:r w:rsidRPr="00B966F2">
        <w:rPr>
          <w:rFonts w:cstheme="minorHAnsi"/>
          <w:i/>
          <w:iCs/>
        </w:rPr>
        <w:t xml:space="preserve">β = </w:t>
      </w:r>
      <w:r w:rsidRPr="007F51C7">
        <w:rPr>
          <w:rFonts w:cstheme="minorHAnsi"/>
        </w:rPr>
        <w:t>0.359</w:t>
      </w:r>
      <w:r w:rsidR="00AF3564">
        <w:rPr>
          <w:rFonts w:cstheme="minorHAnsi"/>
        </w:rPr>
        <w:t xml:space="preserve"> day</w:t>
      </w:r>
      <w:r w:rsidR="00AF3564" w:rsidRPr="00AF3564">
        <w:rPr>
          <w:rFonts w:cstheme="minorHAnsi"/>
          <w:vertAlign w:val="superscript"/>
        </w:rPr>
        <w:t>-1</w:t>
      </w:r>
      <w:r w:rsidRPr="00B966F2">
        <w:rPr>
          <w:rFonts w:cstheme="minorHAnsi"/>
        </w:rPr>
        <w:t>. To capture the impact of small</w:t>
      </w:r>
      <w:r w:rsidR="004D16F2">
        <w:rPr>
          <w:rFonts w:cstheme="minorHAnsi"/>
        </w:rPr>
        <w:t xml:space="preserve">er </w:t>
      </w:r>
      <w:r w:rsidRPr="00B966F2">
        <w:rPr>
          <w:rFonts w:cstheme="minorHAnsi"/>
        </w:rPr>
        <w:t xml:space="preserve">scale NPIs, </w:t>
      </w:r>
      <w:r w:rsidRPr="00B966F2">
        <w:rPr>
          <w:rFonts w:cstheme="minorHAnsi"/>
          <w:i/>
          <w:iCs/>
        </w:rPr>
        <w:t>β</w:t>
      </w:r>
      <w:r w:rsidRPr="00B966F2">
        <w:rPr>
          <w:rFonts w:cstheme="minorHAnsi"/>
        </w:rPr>
        <w:t xml:space="preserve"> was multiplied by a scaling factor of 0.7,</w:t>
      </w:r>
      <w:r w:rsidRPr="00B966F2">
        <w:rPr>
          <w:rFonts w:cstheme="minorHAnsi"/>
          <w:i/>
          <w:iCs/>
        </w:rPr>
        <w:t xml:space="preserve"> β</w:t>
      </w:r>
      <w:r w:rsidRPr="00B966F2">
        <w:rPr>
          <w:rFonts w:cstheme="minorHAnsi"/>
          <w:i/>
          <w:iCs/>
          <w:vertAlign w:val="subscript"/>
        </w:rPr>
        <w:t>scale</w:t>
      </w:r>
      <w:r w:rsidRPr="00B966F2">
        <w:rPr>
          <w:rFonts w:cstheme="minorHAnsi"/>
          <w:i/>
          <w:iCs/>
        </w:rPr>
        <w:t xml:space="preserve"> </w:t>
      </w:r>
      <w:r w:rsidRPr="00AF3564">
        <w:rPr>
          <w:rFonts w:cstheme="minorHAnsi"/>
        </w:rPr>
        <w:t>= 0.252</w:t>
      </w:r>
      <w:r w:rsidR="00AF3564">
        <w:rPr>
          <w:rFonts w:cstheme="minorHAnsi"/>
        </w:rPr>
        <w:t xml:space="preserve"> day</w:t>
      </w:r>
      <w:r w:rsidR="00AF3564" w:rsidRPr="00AF3564">
        <w:rPr>
          <w:rFonts w:cstheme="minorHAnsi"/>
          <w:vertAlign w:val="superscript"/>
        </w:rPr>
        <w:t>-1</w:t>
      </w:r>
      <w:r w:rsidRPr="00B966F2">
        <w:rPr>
          <w:rFonts w:cstheme="minorHAnsi"/>
        </w:rPr>
        <w:t xml:space="preserve">, with this 30% reduction being roughly in line with estimates of the impact of </w:t>
      </w:r>
      <w:r w:rsidR="00A40309">
        <w:rPr>
          <w:rFonts w:cstheme="minorHAnsi"/>
        </w:rPr>
        <w:t xml:space="preserve">NPIs, such as </w:t>
      </w:r>
      <w:r w:rsidR="00A40309" w:rsidRPr="00B966F2">
        <w:rPr>
          <w:rFonts w:cstheme="minorHAnsi"/>
        </w:rPr>
        <w:t>school-closures, introduction of social distancing and isolation upon COVID-19 symptoms</w:t>
      </w:r>
      <w:r w:rsidR="00A40309">
        <w:rPr>
          <w:rFonts w:cstheme="minorHAnsi"/>
        </w:rPr>
        <w:t>, and excluding</w:t>
      </w:r>
      <w:r w:rsidR="004D16F2">
        <w:rPr>
          <w:rFonts w:cstheme="minorHAnsi"/>
        </w:rPr>
        <w:t xml:space="preserve"> severe NPIs, such as stay-at-home orders </w:t>
      </w:r>
      <w:r w:rsidR="00F40948">
        <w:rPr>
          <w:rFonts w:cstheme="minorHAnsi"/>
        </w:rPr>
        <w:fldChar w:fldCharType="begin">
          <w:fldData xml:space="preserve">PEVuZE5vdGU+PENpdGU+PEF1dGhvcj5EYXZpZXM8L0F1dGhvcj48WWVhcj4yMDIwPC9ZZWFyPjxS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</w:fldData>
        </w:fldChar>
      </w:r>
      <w:r w:rsidR="002A6E5D">
        <w:rPr>
          <w:rFonts w:cstheme="minorHAnsi"/>
        </w:rPr>
        <w:instrText xml:space="preserve"> ADDIN EN.CITE </w:instrText>
      </w:r>
      <w:r w:rsidR="002A6E5D">
        <w:rPr>
          <w:rFonts w:cstheme="minorHAnsi"/>
        </w:rPr>
        <w:fldChar w:fldCharType="begin">
          <w:fldData xml:space="preserve">PEVuZE5vdGU+PENpdGU+PEF1dGhvcj5EYXZpZXM8L0F1dGhvcj48WWVhcj4yMDIwPC9ZZWFyPjxS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</w:fldData>
        </w:fldChar>
      </w:r>
      <w:r w:rsidR="002A6E5D">
        <w:rPr>
          <w:rFonts w:cstheme="minorHAnsi"/>
        </w:rPr>
        <w:instrText xml:space="preserve"> ADDIN EN.CITE.DATA </w:instrText>
      </w:r>
      <w:r w:rsidR="002A6E5D">
        <w:rPr>
          <w:rFonts w:cstheme="minorHAnsi"/>
        </w:rPr>
      </w:r>
      <w:r w:rsidR="002A6E5D">
        <w:rPr>
          <w:rFonts w:cstheme="minorHAnsi"/>
        </w:rPr>
        <w:fldChar w:fldCharType="end"/>
      </w:r>
      <w:r w:rsidR="00F40948">
        <w:rPr>
          <w:rFonts w:cstheme="minorHAnsi"/>
        </w:rPr>
      </w:r>
      <w:r w:rsidR="00F40948">
        <w:rPr>
          <w:rFonts w:cstheme="minorHAnsi"/>
        </w:rPr>
        <w:fldChar w:fldCharType="separate"/>
      </w:r>
      <w:r w:rsidR="002A6E5D">
        <w:rPr>
          <w:rFonts w:cstheme="minorHAnsi"/>
          <w:noProof/>
        </w:rPr>
        <w:t>(23, 25, 26)</w:t>
      </w:r>
      <w:r w:rsidR="00F40948">
        <w:rPr>
          <w:rFonts w:cstheme="minorHAnsi"/>
        </w:rPr>
        <w:fldChar w:fldCharType="end"/>
      </w:r>
      <w:r w:rsidR="00A40309">
        <w:rPr>
          <w:rFonts w:cstheme="minorHAnsi"/>
        </w:rPr>
        <w:t>.</w:t>
      </w:r>
      <w:r w:rsidR="005D4255">
        <w:rPr>
          <w:rFonts w:cstheme="minorHAnsi"/>
        </w:rPr>
        <w:t xml:space="preserve"> We assume that these measures are in place at the initiation of the model simulation. </w:t>
      </w:r>
      <w:r w:rsidR="00A40309">
        <w:rPr>
          <w:rFonts w:cstheme="minorHAnsi"/>
        </w:rPr>
        <w:t xml:space="preserve"> </w:t>
      </w:r>
      <w:r w:rsidR="00452109">
        <w:rPr>
          <w:rFonts w:cstheme="minorHAnsi"/>
        </w:rPr>
        <w:t>Using the UK as a representative example, these measures were introduced between 12-21</w:t>
      </w:r>
      <w:r w:rsidR="00452109" w:rsidRPr="00143D22">
        <w:rPr>
          <w:rFonts w:cstheme="minorHAnsi"/>
          <w:vertAlign w:val="superscript"/>
        </w:rPr>
        <w:t>st</w:t>
      </w:r>
      <w:r w:rsidR="00452109">
        <w:rPr>
          <w:rFonts w:cstheme="minorHAnsi"/>
        </w:rPr>
        <w:t xml:space="preserve"> March 2020 with </w:t>
      </w:r>
      <w:r w:rsidR="004D16F2">
        <w:rPr>
          <w:rFonts w:cstheme="minorHAnsi"/>
        </w:rPr>
        <w:t xml:space="preserve">severe </w:t>
      </w:r>
      <w:r w:rsidR="005D4255">
        <w:rPr>
          <w:rFonts w:cstheme="minorHAnsi"/>
        </w:rPr>
        <w:t>“lockdown”</w:t>
      </w:r>
      <w:r w:rsidR="00452109">
        <w:rPr>
          <w:rFonts w:cstheme="minorHAnsi"/>
        </w:rPr>
        <w:t xml:space="preserve"> measures initiated on the 25</w:t>
      </w:r>
      <w:r w:rsidR="00452109" w:rsidRPr="00143D22">
        <w:rPr>
          <w:rFonts w:cstheme="minorHAnsi"/>
          <w:vertAlign w:val="superscript"/>
        </w:rPr>
        <w:t>th</w:t>
      </w:r>
      <w:r w:rsidR="00452109">
        <w:rPr>
          <w:rFonts w:cstheme="minorHAnsi"/>
        </w:rPr>
        <w:t xml:space="preserve"> March 2020</w:t>
      </w:r>
      <w:r w:rsidR="00F40948">
        <w:rPr>
          <w:rFonts w:cstheme="minorHAnsi"/>
        </w:rPr>
        <w:t xml:space="preserve">  </w:t>
      </w:r>
      <w:r w:rsidR="00F40948">
        <w:rPr>
          <w:rFonts w:cstheme="minorHAnsi"/>
        </w:rPr>
        <w:fldChar w:fldCharType="begin"/>
      </w:r>
      <w:r w:rsidR="002A6E5D">
        <w:rPr>
          <w:rFonts w:cstheme="minorHAnsi"/>
        </w:rPr>
        <w:instrText xml:space="preserve"> ADDIN EN.CITE &lt;EndNote&gt;&lt;Cite&gt;&lt;Author&gt;Flaxman&lt;/Author&gt;&lt;Year&gt;2020&lt;/Year&gt;&lt;RecNum&gt;36&lt;/RecNum&gt;&lt;DisplayText&gt;(26)&lt;/DisplayText&gt;&lt;record&gt;&lt;rec-number&gt;36&lt;/rec-number&gt;&lt;foreign-keys&gt;&lt;key app="EN" db-id="ssw09xfaoww2dbetwsrpefx7pr0z0swafa9f" timestamp="1597329899"&gt;36&lt;/key&gt;&lt;/foreign-keys&gt;&lt;ref-type name="Journal Article"&gt;17&lt;/ref-type&gt;&lt;contributors&gt;&lt;authors&gt;&lt;author&gt;Flaxman, Seth&lt;/author&gt;&lt;author&gt;Mishra, Swapnil&lt;/author&gt;&lt;author&gt;Gandy, Axel&lt;/author&gt;&lt;author&gt;Unwin, H&lt;/author&gt;&lt;author&gt;Coupland, Helen&lt;/author&gt;&lt;author&gt;Mellan, T&lt;/author&gt;&lt;author&gt;Zhu, Harisson&lt;/author&gt;&lt;author&gt;Berah, Tresnia&lt;/author&gt;&lt;author&gt;Eaton, J&lt;/author&gt;&lt;author&gt;Perez Guzman, P&lt;/author&gt;&lt;/authors&gt;&lt;/contributors&gt;&lt;titles&gt;&lt;title&gt;Report 13: Estimating the number of infections and the impact of non-pharmaceutical interventions on COVID-19 in 11 European countries&lt;/title&gt;&lt;/titles&gt;&lt;dates&gt;&lt;year&gt;2020&lt;/year&gt;&lt;/dates&gt;&lt;urls&gt;&lt;/urls&gt;&lt;/record&gt;&lt;/Cite&gt;&lt;/EndNote&gt;</w:instrText>
      </w:r>
      <w:r w:rsidR="00F40948">
        <w:rPr>
          <w:rFonts w:cstheme="minorHAnsi"/>
        </w:rPr>
        <w:fldChar w:fldCharType="separate"/>
      </w:r>
      <w:r w:rsidR="002A6E5D">
        <w:rPr>
          <w:rFonts w:cstheme="minorHAnsi"/>
          <w:noProof/>
        </w:rPr>
        <w:t>(26)</w:t>
      </w:r>
      <w:r w:rsidR="00F40948">
        <w:rPr>
          <w:rFonts w:cstheme="minorHAnsi"/>
        </w:rPr>
        <w:fldChar w:fldCharType="end"/>
      </w:r>
      <w:r w:rsidR="00452109">
        <w:rPr>
          <w:rFonts w:cstheme="minorHAnsi"/>
        </w:rPr>
        <w:t xml:space="preserve">. </w:t>
      </w:r>
      <w:r w:rsidR="005D4255">
        <w:rPr>
          <w:rFonts w:cstheme="minorHAnsi"/>
        </w:rPr>
        <w:t xml:space="preserve">However, </w:t>
      </w:r>
      <w:r w:rsidR="00FD626C">
        <w:rPr>
          <w:rFonts w:cstheme="minorHAnsi"/>
        </w:rPr>
        <w:t xml:space="preserve">it was not the intention of this study to model the exact timing of the UK outbreak response, rather use the epidemiological characteristics of the UK outbreak as </w:t>
      </w:r>
      <w:r w:rsidR="004D16F2">
        <w:rPr>
          <w:rFonts w:cstheme="minorHAnsi"/>
        </w:rPr>
        <w:t>motivation for th</w:t>
      </w:r>
      <w:r w:rsidR="001701DC">
        <w:rPr>
          <w:rFonts w:cstheme="minorHAnsi"/>
        </w:rPr>
        <w:t>is</w:t>
      </w:r>
      <w:r w:rsidR="004D16F2">
        <w:rPr>
          <w:rFonts w:cstheme="minorHAnsi"/>
        </w:rPr>
        <w:t xml:space="preserve"> </w:t>
      </w:r>
      <w:r w:rsidR="00FD626C">
        <w:rPr>
          <w:rFonts w:cstheme="minorHAnsi"/>
        </w:rPr>
        <w:t>study.</w:t>
      </w:r>
    </w:p>
    <w:p w14:paraId="5EF5EC19" w14:textId="77777777" w:rsidR="000E1AC7" w:rsidRPr="00B966F2" w:rsidRDefault="000E1AC7" w:rsidP="000E1AC7">
      <w:pPr>
        <w:spacing w:after="0" w:line="360" w:lineRule="auto"/>
        <w:jc w:val="both"/>
        <w:rPr>
          <w:rFonts w:cstheme="minorHAnsi"/>
        </w:rPr>
      </w:pPr>
    </w:p>
    <w:p w14:paraId="1B6F5D2A" w14:textId="1A4785B5" w:rsidR="000E1AC7" w:rsidRPr="00B966F2" w:rsidRDefault="000E1AC7" w:rsidP="000E1AC7">
      <w:pPr>
        <w:spacing w:after="0" w:line="360" w:lineRule="auto"/>
        <w:jc w:val="both"/>
        <w:rPr>
          <w:rFonts w:cstheme="minorHAnsi"/>
        </w:rPr>
      </w:pPr>
      <w:r w:rsidRPr="00B966F2">
        <w:rPr>
          <w:rFonts w:cstheme="minorHAnsi"/>
          <w:i/>
          <w:iCs/>
        </w:rPr>
        <w:t>β(t)</w:t>
      </w:r>
      <w:r w:rsidRPr="00B966F2">
        <w:rPr>
          <w:rFonts w:cstheme="minorHAnsi"/>
        </w:rPr>
        <w:t xml:space="preserve"> is defined as the product of </w:t>
      </w:r>
      <w:r w:rsidRPr="00B966F2">
        <w:rPr>
          <w:rFonts w:cstheme="minorHAnsi"/>
          <w:i/>
          <w:iCs/>
        </w:rPr>
        <w:t>β</w:t>
      </w:r>
      <w:r w:rsidRPr="00B966F2">
        <w:rPr>
          <w:rFonts w:cstheme="minorHAnsi"/>
          <w:i/>
          <w:iCs/>
          <w:vertAlign w:val="subscript"/>
        </w:rPr>
        <w:t>scale</w:t>
      </w:r>
      <w:r w:rsidRPr="00B966F2">
        <w:rPr>
          <w:rFonts w:cstheme="minorHAnsi"/>
        </w:rPr>
        <w:t xml:space="preserve"> and a time-varying scaling factor </w:t>
      </w:r>
      <w:r w:rsidRPr="00B966F2">
        <w:rPr>
          <w:rFonts w:cstheme="minorHAnsi"/>
          <w:i/>
          <w:iCs/>
        </w:rPr>
        <w:t>c(t)</w:t>
      </w:r>
      <w:r w:rsidRPr="00B966F2">
        <w:rPr>
          <w:rFonts w:cstheme="minorHAnsi"/>
        </w:rPr>
        <w:t xml:space="preserve">, which reduces </w:t>
      </w:r>
      <w:r w:rsidRPr="00B966F2">
        <w:rPr>
          <w:rFonts w:cstheme="minorHAnsi"/>
          <w:i/>
          <w:iCs/>
        </w:rPr>
        <w:t>β</w:t>
      </w:r>
      <w:r w:rsidRPr="00B966F2">
        <w:rPr>
          <w:rFonts w:cstheme="minorHAnsi"/>
          <w:i/>
          <w:iCs/>
          <w:vertAlign w:val="subscript"/>
        </w:rPr>
        <w:t>scale</w:t>
      </w:r>
      <w:r w:rsidRPr="00B966F2">
        <w:rPr>
          <w:rFonts w:cstheme="minorHAnsi"/>
        </w:rPr>
        <w:t xml:space="preserve"> over the course of the simulation to model the impact of </w:t>
      </w:r>
      <w:r w:rsidR="004D16F2">
        <w:rPr>
          <w:rFonts w:cstheme="minorHAnsi"/>
        </w:rPr>
        <w:t>severe NPI</w:t>
      </w:r>
      <w:r w:rsidR="00452109">
        <w:rPr>
          <w:rFonts w:cstheme="minorHAnsi"/>
        </w:rPr>
        <w:t xml:space="preserve"> measures</w:t>
      </w:r>
      <w:r w:rsidRPr="00B966F2">
        <w:rPr>
          <w:rFonts w:cstheme="minorHAnsi"/>
        </w:rPr>
        <w:t xml:space="preserve">, </w:t>
      </w:r>
      <w:r w:rsidR="00AF3564">
        <w:rPr>
          <w:rFonts w:cstheme="minorHAnsi"/>
        </w:rPr>
        <w:t>with</w:t>
      </w:r>
      <w:r w:rsidRPr="00B966F2">
        <w:rPr>
          <w:rFonts w:cstheme="minorHAnsi"/>
        </w:rPr>
        <w:t xml:space="preserve"> </w:t>
      </w:r>
      <w:r w:rsidRPr="001B7E31">
        <w:rPr>
          <w:rFonts w:cstheme="minorHAnsi"/>
        </w:rPr>
        <w:t>0 ≤</w:t>
      </w:r>
      <w:r w:rsidRPr="00B966F2">
        <w:rPr>
          <w:rFonts w:cstheme="minorHAnsi"/>
          <w:i/>
          <w:iCs/>
        </w:rPr>
        <w:t xml:space="preserve"> c(t)</w:t>
      </w:r>
      <w:r w:rsidRPr="001B7E31">
        <w:rPr>
          <w:rFonts w:cstheme="minorHAnsi"/>
        </w:rPr>
        <w:t xml:space="preserve"> ≤ 1</w:t>
      </w:r>
      <w:r w:rsidR="00CC3D72">
        <w:rPr>
          <w:rFonts w:cstheme="minorHAnsi"/>
        </w:rPr>
        <w:t xml:space="preserve"> (</w:t>
      </w:r>
      <w:proofErr w:type="spellStart"/>
      <w:r w:rsidR="00CC3D72">
        <w:rPr>
          <w:rFonts w:cstheme="minorHAnsi"/>
        </w:rPr>
        <w:t>eqn</w:t>
      </w:r>
      <w:proofErr w:type="spellEnd"/>
      <w:r w:rsidR="00CC3D72">
        <w:rPr>
          <w:rFonts w:cstheme="minorHAnsi"/>
        </w:rPr>
        <w:t xml:space="preserve"> 1.3)</w:t>
      </w:r>
      <w:r w:rsidRPr="00B966F2">
        <w:rPr>
          <w:rFonts w:cstheme="minorHAnsi"/>
        </w:rPr>
        <w:t xml:space="preserve">. </w:t>
      </w:r>
      <w:r w:rsidRPr="00B966F2">
        <w:rPr>
          <w:rFonts w:cstheme="minorHAnsi"/>
        </w:rPr>
        <w:lastRenderedPageBreak/>
        <w:t xml:space="preserve">Reductions associated with this scaling factor are introduced on the trigger </w:t>
      </w:r>
      <w:r w:rsidR="001222A0">
        <w:rPr>
          <w:rFonts w:cstheme="minorHAnsi"/>
        </w:rPr>
        <w:t>point</w:t>
      </w:r>
      <w:r w:rsidRPr="00B966F2">
        <w:rPr>
          <w:rFonts w:cstheme="minorHAnsi"/>
        </w:rPr>
        <w:t xml:space="preserve">, </w:t>
      </w:r>
      <w:proofErr w:type="spellStart"/>
      <w:r w:rsidRPr="00B966F2">
        <w:rPr>
          <w:rFonts w:cstheme="minorHAnsi"/>
          <w:i/>
          <w:iCs/>
        </w:rPr>
        <w:t>t</w:t>
      </w:r>
      <w:r w:rsidRPr="00B966F2">
        <w:rPr>
          <w:rFonts w:cstheme="minorHAnsi"/>
          <w:i/>
          <w:iCs/>
          <w:vertAlign w:val="subscript"/>
        </w:rPr>
        <w:t>p</w:t>
      </w:r>
      <w:proofErr w:type="spellEnd"/>
      <w:r w:rsidRPr="00B966F2">
        <w:rPr>
          <w:rFonts w:cstheme="minorHAnsi"/>
        </w:rPr>
        <w:t xml:space="preserve"> </w:t>
      </w:r>
      <w:r w:rsidR="00CC3D72">
        <w:rPr>
          <w:rFonts w:cstheme="minorHAnsi"/>
        </w:rPr>
        <w:t xml:space="preserve">and with </w:t>
      </w:r>
      <w:r w:rsidR="00CC3D72" w:rsidRPr="00AF3564">
        <w:rPr>
          <w:rFonts w:cstheme="minorHAnsi"/>
          <w:i/>
          <w:iCs/>
        </w:rPr>
        <w:t>d</w:t>
      </w:r>
      <w:r w:rsidR="00CC3D72" w:rsidRPr="00AF3564">
        <w:rPr>
          <w:rFonts w:cstheme="minorHAnsi"/>
          <w:i/>
          <w:iCs/>
          <w:vertAlign w:val="subscript"/>
        </w:rPr>
        <w:t>t</w:t>
      </w:r>
      <w:r w:rsidR="00CC3D72">
        <w:rPr>
          <w:rFonts w:cstheme="minorHAnsi"/>
        </w:rPr>
        <w:t xml:space="preserve"> describing the duration of the intervention.</w:t>
      </w:r>
      <w:r w:rsidR="00CC3D72" w:rsidRPr="00B966F2">
        <w:rPr>
          <w:rFonts w:cstheme="minorHAnsi"/>
          <w:i/>
          <w:iCs/>
        </w:rPr>
        <w:t xml:space="preserve"> </w:t>
      </w:r>
    </w:p>
    <w:p w14:paraId="1A55E52F" w14:textId="77777777" w:rsidR="000E1AC7" w:rsidRDefault="000E1AC7" w:rsidP="000E1AC7">
      <w:pPr>
        <w:spacing w:after="0" w:line="360" w:lineRule="auto"/>
        <w:jc w:val="both"/>
        <w:rPr>
          <w:rFonts w:ascii="Cambria Math" w:hAnsi="Cambria Math"/>
          <w:i/>
          <w:iCs/>
        </w:rPr>
      </w:pPr>
    </w:p>
    <w:p w14:paraId="6C45F624" w14:textId="00DFFBB0" w:rsidR="000E1AC7" w:rsidRDefault="000E1AC7" w:rsidP="000E1AC7">
      <w:pPr>
        <w:spacing w:after="0" w:line="360" w:lineRule="auto"/>
        <w:jc w:val="both"/>
        <w:rPr>
          <w:rFonts w:ascii="Cambria Math" w:hAnsi="Cambria Math"/>
          <w:i/>
          <w:iCs/>
        </w:rPr>
      </w:pPr>
      <m:oMathPara>
        <m:oMath>
          <m:r>
            <w:rPr>
              <w:rFonts w:ascii="Cambria Math" w:hAnsi="Cambria Math" w:cstheme="minorHAnsi"/>
            </w:rPr>
            <m:t>β(t)=</m:t>
          </m:r>
          <m:d>
            <m:dPr>
              <m:begChr m:val="{"/>
              <m:endChr m:val=""/>
              <m:ctrlPr>
                <w:rPr>
                  <w:rFonts w:ascii="Cambria Math" w:hAnsi="Cambria Math" w:cstheme="minorHAnsi"/>
                  <w:i/>
                </w:rPr>
              </m:ctrlPr>
            </m:dPr>
            <m:e>
              <m:eqArr>
                <m:eqArrPr>
                  <m:ctrlPr>
                    <w:rPr>
                      <w:rFonts w:ascii="Cambria Math" w:hAnsi="Cambria Math" w:cstheme="minorHAnsi"/>
                      <w:i/>
                    </w:rPr>
                  </m:ctrlPr>
                </m:eqArrPr>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scale</m:t>
                      </m:r>
                    </m:sub>
                  </m:sSub>
                  <m:r>
                    <w:rPr>
                      <w:rFonts w:ascii="Cambria Math" w:hAnsi="Cambria Math" w:cstheme="minorHAnsi"/>
                    </w:rPr>
                    <m:t>,  &amp;t&lt;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p</m:t>
                      </m:r>
                    </m:sub>
                  </m:sSub>
                </m:e>
                <m:e>
                  <m:sSub>
                    <m:sSubPr>
                      <m:ctrlPr>
                        <w:rPr>
                          <w:rFonts w:ascii="Cambria Math" w:hAnsi="Cambria Math" w:cstheme="minorHAnsi"/>
                          <w:i/>
                        </w:rPr>
                      </m:ctrlPr>
                    </m:sSubPr>
                    <m:e>
                      <m:r>
                        <w:rPr>
                          <w:rFonts w:ascii="Cambria Math" w:hAnsi="Cambria Math" w:cstheme="minorHAnsi"/>
                        </w:rPr>
                        <m:t>c(t)β</m:t>
                      </m:r>
                    </m:e>
                    <m:sub>
                      <m:r>
                        <w:rPr>
                          <w:rFonts w:ascii="Cambria Math" w:hAnsi="Cambria Math" w:cstheme="minorHAnsi"/>
                        </w:rPr>
                        <m:t>scale</m:t>
                      </m:r>
                    </m:sub>
                  </m:sSub>
                  <m:r>
                    <w:rPr>
                      <w:rFonts w:ascii="Cambria Math" w:hAnsi="Cambria Math" w:cstheme="minorHAnsi"/>
                    </w:rPr>
                    <m:t>,  &amp;</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p</m:t>
                      </m:r>
                    </m:sub>
                  </m:sSub>
                  <m:r>
                    <w:rPr>
                      <w:rFonts w:ascii="Cambria Math" w:hAnsi="Cambria Math" w:cstheme="minorHAnsi"/>
                    </w:rPr>
                    <m:t>≤t≤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t</m:t>
                      </m:r>
                    </m:sub>
                  </m:sSub>
                  <m:ctrlPr>
                    <w:rPr>
                      <w:rFonts w:ascii="Cambria Math" w:eastAsia="Cambria Math" w:hAnsi="Cambria Math" w:cs="Cambria Math"/>
                      <w:i/>
                    </w:rPr>
                  </m:ctrlPr>
                </m:e>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scale</m:t>
                      </m:r>
                    </m:sub>
                  </m:sSub>
                  <m:r>
                    <w:rPr>
                      <w:rFonts w:ascii="Cambria Math" w:hAnsi="Cambria Math" w:cstheme="minorHAnsi"/>
                    </w:rPr>
                    <m:t>,  &amp;t&gt;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t</m:t>
                      </m:r>
                    </m:sub>
                  </m:sSub>
                </m:e>
              </m:eqArr>
            </m:e>
          </m:d>
        </m:oMath>
      </m:oMathPara>
    </w:p>
    <w:p w14:paraId="5300BA83" w14:textId="5D67EDB2" w:rsidR="000E1AC7" w:rsidRDefault="000E1AC7" w:rsidP="000E1AC7">
      <w:pPr>
        <w:spacing w:after="0" w:line="360" w:lineRule="auto"/>
        <w:jc w:val="both"/>
        <w:rPr>
          <w:rFonts w:ascii="Cambria Math" w:hAnsi="Cambria Math"/>
          <w:i/>
          <w:iCs/>
        </w:rPr>
      </w:pPr>
    </w:p>
    <w:p w14:paraId="2DCC60A9" w14:textId="1B1C06EB" w:rsidR="00CC3D72" w:rsidRPr="00B966F2" w:rsidRDefault="00CC3D72" w:rsidP="00CC3D72">
      <w:pPr>
        <w:spacing w:after="0" w:line="360" w:lineRule="auto"/>
        <w:jc w:val="right"/>
        <w:rPr>
          <w:rFonts w:cstheme="minorHAnsi"/>
          <w:color w:val="000000"/>
        </w:rPr>
      </w:pPr>
      <w:proofErr w:type="spellStart"/>
      <w:r w:rsidRPr="00B966F2">
        <w:rPr>
          <w:rFonts w:cstheme="minorHAnsi"/>
          <w:color w:val="000000"/>
        </w:rPr>
        <w:t>eqn</w:t>
      </w:r>
      <w:proofErr w:type="spellEnd"/>
      <w:r w:rsidRPr="00B966F2">
        <w:rPr>
          <w:rFonts w:cstheme="minorHAnsi"/>
          <w:color w:val="000000"/>
        </w:rPr>
        <w:t xml:space="preserve"> 1.</w:t>
      </w:r>
      <w:r>
        <w:rPr>
          <w:rFonts w:cstheme="minorHAnsi"/>
          <w:color w:val="000000"/>
        </w:rPr>
        <w:t>3</w:t>
      </w:r>
    </w:p>
    <w:p w14:paraId="31A8D9E3" w14:textId="77777777" w:rsidR="00CC3D72" w:rsidRDefault="00CC3D72" w:rsidP="00CC3D72">
      <w:pPr>
        <w:spacing w:after="0" w:line="360" w:lineRule="auto"/>
        <w:jc w:val="right"/>
        <w:rPr>
          <w:rFonts w:ascii="Cambria Math" w:hAnsi="Cambria Math"/>
          <w:i/>
          <w:iCs/>
        </w:rPr>
      </w:pPr>
    </w:p>
    <w:p w14:paraId="4BB0FE34" w14:textId="3E65DF2A" w:rsidR="00143D22" w:rsidRDefault="000E1AC7" w:rsidP="000E1AC7">
      <w:pPr>
        <w:spacing w:after="0" w:line="360" w:lineRule="auto"/>
        <w:jc w:val="both"/>
        <w:rPr>
          <w:rFonts w:cstheme="minorHAnsi"/>
        </w:rPr>
      </w:pPr>
      <w:r w:rsidRPr="00B966F2">
        <w:rPr>
          <w:rFonts w:cstheme="minorHAnsi"/>
        </w:rPr>
        <w:t>The shape of</w:t>
      </w:r>
      <w:r w:rsidR="00AF3564">
        <w:rPr>
          <w:rFonts w:cstheme="minorHAnsi"/>
        </w:rPr>
        <w:t xml:space="preserve"> the</w:t>
      </w:r>
      <w:r w:rsidRPr="00B966F2">
        <w:rPr>
          <w:rFonts w:cstheme="minorHAnsi"/>
        </w:rPr>
        <w:t xml:space="preserve"> </w:t>
      </w:r>
      <w:r w:rsidRPr="00B966F2">
        <w:rPr>
          <w:rFonts w:cstheme="minorHAnsi"/>
          <w:i/>
          <w:iCs/>
        </w:rPr>
        <w:t xml:space="preserve">c(t) </w:t>
      </w:r>
      <w:r w:rsidR="00AF3564">
        <w:rPr>
          <w:rFonts w:cstheme="minorHAnsi"/>
        </w:rPr>
        <w:t xml:space="preserve">factor </w:t>
      </w:r>
      <w:r w:rsidRPr="00B966F2">
        <w:rPr>
          <w:rFonts w:cstheme="minorHAnsi"/>
        </w:rPr>
        <w:t xml:space="preserve">varies with the different </w:t>
      </w:r>
      <w:r w:rsidR="004D16F2">
        <w:rPr>
          <w:rFonts w:cstheme="minorHAnsi"/>
        </w:rPr>
        <w:t>intervention</w:t>
      </w:r>
      <w:r w:rsidRPr="00B966F2">
        <w:rPr>
          <w:rFonts w:cstheme="minorHAnsi"/>
        </w:rPr>
        <w:t xml:space="preserve"> scenarios explored, with parameter </w:t>
      </w:r>
      <w:r w:rsidRPr="00B966F2">
        <w:rPr>
          <w:rFonts w:cstheme="minorHAnsi"/>
          <w:i/>
          <w:iCs/>
        </w:rPr>
        <w:t>c</w:t>
      </w:r>
      <w:r w:rsidRPr="00B966F2">
        <w:rPr>
          <w:rFonts w:cstheme="minorHAnsi"/>
          <w:i/>
          <w:iCs/>
          <w:vertAlign w:val="subscript"/>
        </w:rPr>
        <w:t>min</w:t>
      </w:r>
      <w:r w:rsidRPr="00B966F2">
        <w:rPr>
          <w:rFonts w:cstheme="minorHAnsi"/>
          <w:i/>
          <w:iCs/>
        </w:rPr>
        <w:t xml:space="preserve"> </w:t>
      </w:r>
      <w:r w:rsidRPr="00B966F2">
        <w:rPr>
          <w:rFonts w:cstheme="minorHAnsi"/>
        </w:rPr>
        <w:t xml:space="preserve">describing the minimum value of </w:t>
      </w:r>
      <w:r w:rsidRPr="00B14737">
        <w:rPr>
          <w:rFonts w:cstheme="minorHAnsi"/>
          <w:i/>
          <w:iCs/>
        </w:rPr>
        <w:t xml:space="preserve">c(t) </w:t>
      </w:r>
      <w:r w:rsidRPr="00B966F2">
        <w:rPr>
          <w:rFonts w:cstheme="minorHAnsi"/>
        </w:rPr>
        <w:t xml:space="preserve">during the intervention. </w:t>
      </w:r>
      <w:r w:rsidR="00671EBA">
        <w:rPr>
          <w:rFonts w:cstheme="minorHAnsi"/>
        </w:rPr>
        <w:t xml:space="preserve">This can be considered a proxy measure of the magnitude of </w:t>
      </w:r>
      <w:r w:rsidR="00452109" w:rsidRPr="005132A9">
        <w:rPr>
          <w:rFonts w:cstheme="minorHAnsi"/>
        </w:rPr>
        <w:t>the</w:t>
      </w:r>
      <w:r w:rsidR="00671EBA" w:rsidRPr="005132A9">
        <w:rPr>
          <w:rFonts w:cstheme="minorHAnsi"/>
        </w:rPr>
        <w:t xml:space="preserve"> intervention. </w:t>
      </w:r>
      <w:r w:rsidRPr="005132A9">
        <w:rPr>
          <w:rFonts w:cstheme="minorHAnsi"/>
        </w:rPr>
        <w:t xml:space="preserve">For baseline reductions to </w:t>
      </w:r>
      <w:r w:rsidRPr="005132A9">
        <w:rPr>
          <w:rFonts w:cstheme="minorHAnsi"/>
          <w:i/>
          <w:iCs/>
        </w:rPr>
        <w:t>β(t)</w:t>
      </w:r>
      <w:r w:rsidRPr="005132A9">
        <w:rPr>
          <w:rFonts w:cstheme="minorHAnsi"/>
        </w:rPr>
        <w:t xml:space="preserve"> we define </w:t>
      </w:r>
      <w:r w:rsidRPr="005132A9">
        <w:rPr>
          <w:rFonts w:cstheme="minorHAnsi"/>
          <w:i/>
          <w:iCs/>
        </w:rPr>
        <w:t>c</w:t>
      </w:r>
      <w:r w:rsidRPr="005132A9">
        <w:rPr>
          <w:rFonts w:cstheme="minorHAnsi"/>
          <w:i/>
          <w:iCs/>
          <w:vertAlign w:val="subscript"/>
        </w:rPr>
        <w:t>min</w:t>
      </w:r>
      <w:r w:rsidRPr="005132A9">
        <w:rPr>
          <w:rFonts w:cstheme="minorHAnsi"/>
        </w:rPr>
        <w:t xml:space="preserve"> = 0.4, resulting in </w:t>
      </w:r>
      <w:r w:rsidRPr="005132A9">
        <w:rPr>
          <w:rFonts w:cstheme="minorHAnsi"/>
          <w:i/>
          <w:iCs/>
        </w:rPr>
        <w:t>β</w:t>
      </w:r>
      <w:r w:rsidRPr="005132A9">
        <w:rPr>
          <w:rFonts w:cstheme="minorHAnsi"/>
        </w:rPr>
        <w:t>(t)</w:t>
      </w:r>
      <w:r w:rsidRPr="005132A9">
        <w:rPr>
          <w:rFonts w:cstheme="minorHAnsi"/>
          <w:i/>
          <w:iCs/>
        </w:rPr>
        <w:t xml:space="preserve"> </w:t>
      </w:r>
      <w:r w:rsidRPr="005132A9">
        <w:rPr>
          <w:rFonts w:cstheme="minorHAnsi"/>
        </w:rPr>
        <w:t>= 0.101</w:t>
      </w:r>
      <w:r w:rsidRPr="005132A9">
        <w:rPr>
          <w:rFonts w:cstheme="minorHAnsi"/>
          <w:i/>
          <w:iCs/>
        </w:rPr>
        <w:t xml:space="preserve"> </w:t>
      </w:r>
      <w:r w:rsidRPr="005132A9">
        <w:rPr>
          <w:rFonts w:cstheme="minorHAnsi"/>
        </w:rPr>
        <w:t xml:space="preserve">when the </w:t>
      </w:r>
      <w:r w:rsidR="004D16F2" w:rsidRPr="005132A9">
        <w:rPr>
          <w:rFonts w:cstheme="minorHAnsi"/>
        </w:rPr>
        <w:t>NPI measure</w:t>
      </w:r>
      <w:r w:rsidRPr="005132A9">
        <w:rPr>
          <w:rFonts w:cstheme="minorHAnsi"/>
        </w:rPr>
        <w:t xml:space="preserve">s are at </w:t>
      </w:r>
      <w:r w:rsidR="00452109" w:rsidRPr="005132A9">
        <w:rPr>
          <w:rFonts w:cstheme="minorHAnsi"/>
        </w:rPr>
        <w:t>their</w:t>
      </w:r>
      <w:r w:rsidRPr="005132A9">
        <w:rPr>
          <w:rFonts w:cstheme="minorHAnsi"/>
        </w:rPr>
        <w:t xml:space="preserve"> greatest </w:t>
      </w:r>
      <w:r w:rsidR="00671EBA" w:rsidRPr="005132A9">
        <w:rPr>
          <w:rFonts w:cstheme="minorHAnsi"/>
        </w:rPr>
        <w:t>magnitude</w:t>
      </w:r>
      <w:r w:rsidRPr="005132A9">
        <w:rPr>
          <w:rFonts w:cstheme="minorHAnsi"/>
          <w:i/>
          <w:iCs/>
        </w:rPr>
        <w:t>.</w:t>
      </w:r>
      <w:r w:rsidRPr="005132A9">
        <w:rPr>
          <w:rFonts w:cstheme="minorHAnsi"/>
        </w:rPr>
        <w:t xml:space="preserve"> Baseline </w:t>
      </w:r>
      <w:r w:rsidRPr="005132A9">
        <w:rPr>
          <w:rFonts w:cstheme="minorHAnsi"/>
          <w:i/>
          <w:iCs/>
        </w:rPr>
        <w:t>c</w:t>
      </w:r>
      <w:r w:rsidRPr="005132A9">
        <w:rPr>
          <w:rFonts w:cstheme="minorHAnsi"/>
          <w:i/>
          <w:iCs/>
          <w:vertAlign w:val="subscript"/>
        </w:rPr>
        <w:t>min</w:t>
      </w:r>
      <w:r w:rsidRPr="005132A9">
        <w:rPr>
          <w:rFonts w:cstheme="minorHAnsi"/>
        </w:rPr>
        <w:t xml:space="preserve"> was chosen to roughly achieve an effective reproduction number (</w:t>
      </w:r>
      <w:r w:rsidRPr="005132A9">
        <w:rPr>
          <w:rFonts w:cstheme="minorHAnsi"/>
          <w:i/>
          <w:iCs/>
        </w:rPr>
        <w:t>R</w:t>
      </w:r>
      <w:r w:rsidRPr="005132A9">
        <w:rPr>
          <w:rFonts w:cstheme="minorHAnsi"/>
          <w:i/>
          <w:iCs/>
          <w:vertAlign w:val="subscript"/>
        </w:rPr>
        <w:t>e</w:t>
      </w:r>
      <w:r w:rsidRPr="005132A9">
        <w:rPr>
          <w:rFonts w:cstheme="minorHAnsi"/>
        </w:rPr>
        <w:t>)</w:t>
      </w:r>
      <w:r w:rsidR="00CF5D5B" w:rsidRPr="005132A9">
        <w:rPr>
          <w:rFonts w:cstheme="minorHAnsi"/>
        </w:rPr>
        <w:t xml:space="preserve"> of 0.7 ≤</w:t>
      </w:r>
      <w:r w:rsidR="00CF5D5B" w:rsidRPr="005132A9">
        <w:rPr>
          <w:rFonts w:cstheme="minorHAnsi"/>
          <w:i/>
          <w:iCs/>
        </w:rPr>
        <w:t xml:space="preserve"> R</w:t>
      </w:r>
      <w:r w:rsidR="00CF5D5B" w:rsidRPr="005132A9">
        <w:rPr>
          <w:rFonts w:cstheme="minorHAnsi"/>
          <w:i/>
          <w:iCs/>
          <w:vertAlign w:val="subscript"/>
        </w:rPr>
        <w:t>e</w:t>
      </w:r>
      <w:r w:rsidR="00EA3CD1" w:rsidRPr="005132A9">
        <w:rPr>
          <w:rFonts w:cstheme="minorHAnsi"/>
          <w:i/>
          <w:iCs/>
        </w:rPr>
        <w:t>(t)</w:t>
      </w:r>
      <w:r w:rsidR="00CF5D5B" w:rsidRPr="005132A9">
        <w:rPr>
          <w:rFonts w:cstheme="minorHAnsi"/>
          <w:i/>
          <w:iCs/>
        </w:rPr>
        <w:t xml:space="preserve"> </w:t>
      </w:r>
      <w:r w:rsidR="00CF5D5B" w:rsidRPr="005132A9">
        <w:rPr>
          <w:rFonts w:cstheme="minorHAnsi"/>
        </w:rPr>
        <w:t>≤ 1</w:t>
      </w:r>
      <w:r w:rsidRPr="005132A9">
        <w:rPr>
          <w:rFonts w:cstheme="minorHAnsi"/>
        </w:rPr>
        <w:t xml:space="preserve"> </w:t>
      </w:r>
      <w:r w:rsidR="001701DC" w:rsidRPr="005132A9">
        <w:rPr>
          <w:rFonts w:cstheme="minorHAnsi"/>
        </w:rPr>
        <w:t>during the intervention</w:t>
      </w:r>
      <w:r w:rsidR="001222A0" w:rsidRPr="005132A9">
        <w:rPr>
          <w:rFonts w:cstheme="minorHAnsi"/>
        </w:rPr>
        <w:t xml:space="preserve"> </w:t>
      </w:r>
      <w:r w:rsidR="0066335A" w:rsidRPr="005132A9">
        <w:rPr>
          <w:rFonts w:cstheme="minorHAnsi"/>
        </w:rPr>
        <w:t xml:space="preserve"> </w:t>
      </w:r>
      <w:r w:rsidR="0066335A" w:rsidRPr="005132A9">
        <w:rPr>
          <w:rFonts w:cstheme="minorHAnsi"/>
        </w:rPr>
        <w:fldChar w:fldCharType="begin">
          <w:fldData xml:space="preserve">PEVuZE5vdGU+PENpdGU+PEF1dGhvcj5GbGF4bWFuPC9BdXRob3I+PFllYXI+MjAyMDwvWWVhcj48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</w:fldData>
        </w:fldChar>
      </w:r>
      <w:r w:rsidR="002A6E5D" w:rsidRPr="005132A9">
        <w:rPr>
          <w:rFonts w:cstheme="minorHAnsi"/>
        </w:rPr>
        <w:instrText xml:space="preserve"> ADDIN EN.CITE </w:instrText>
      </w:r>
      <w:r w:rsidR="002A6E5D" w:rsidRPr="005132A9">
        <w:rPr>
          <w:rFonts w:cstheme="minorHAnsi"/>
        </w:rPr>
        <w:fldChar w:fldCharType="begin">
          <w:fldData xml:space="preserve">PEVuZE5vdGU+PENpdGU+PEF1dGhvcj5GbGF4bWFuPC9BdXRob3I+PFllYXI+MjAyMDwvWWVhcj48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</w:fldData>
        </w:fldChar>
      </w:r>
      <w:r w:rsidR="002A6E5D" w:rsidRPr="005132A9">
        <w:rPr>
          <w:rFonts w:cstheme="minorHAnsi"/>
        </w:rPr>
        <w:instrText xml:space="preserve"> ADDIN EN.CITE.DATA </w:instrText>
      </w:r>
      <w:r w:rsidR="002A6E5D" w:rsidRPr="005132A9">
        <w:rPr>
          <w:rFonts w:cstheme="minorHAnsi"/>
        </w:rPr>
      </w:r>
      <w:r w:rsidR="002A6E5D" w:rsidRPr="005132A9">
        <w:rPr>
          <w:rFonts w:cstheme="minorHAnsi"/>
        </w:rPr>
        <w:fldChar w:fldCharType="end"/>
      </w:r>
      <w:r w:rsidR="0066335A" w:rsidRPr="005132A9">
        <w:rPr>
          <w:rFonts w:cstheme="minorHAnsi"/>
        </w:rPr>
      </w:r>
      <w:r w:rsidR="0066335A" w:rsidRPr="005132A9">
        <w:rPr>
          <w:rFonts w:cstheme="minorHAnsi"/>
        </w:rPr>
        <w:fldChar w:fldCharType="separate"/>
      </w:r>
      <w:r w:rsidR="002A6E5D" w:rsidRPr="005132A9">
        <w:rPr>
          <w:rFonts w:cstheme="minorHAnsi"/>
          <w:noProof/>
        </w:rPr>
        <w:t>(23, 25, 26)</w:t>
      </w:r>
      <w:r w:rsidR="0066335A" w:rsidRPr="005132A9">
        <w:rPr>
          <w:rFonts w:cstheme="minorHAnsi"/>
        </w:rPr>
        <w:fldChar w:fldCharType="end"/>
      </w:r>
      <w:r w:rsidR="0066335A" w:rsidRPr="005132A9">
        <w:rPr>
          <w:rFonts w:cstheme="minorHAnsi"/>
        </w:rPr>
        <w:t>,</w:t>
      </w:r>
      <w:r w:rsidR="00CF5D5B" w:rsidRPr="005132A9">
        <w:rPr>
          <w:rFonts w:cstheme="minorHAnsi"/>
        </w:rPr>
        <w:t xml:space="preserve"> </w:t>
      </w:r>
      <w:r w:rsidRPr="005132A9">
        <w:rPr>
          <w:rFonts w:cstheme="minorHAnsi"/>
        </w:rPr>
        <w:t xml:space="preserve">with </w:t>
      </w:r>
      <w:r w:rsidRPr="005132A9">
        <w:rPr>
          <w:rFonts w:cstheme="minorHAnsi"/>
          <w:i/>
          <w:iCs/>
        </w:rPr>
        <w:t>R</w:t>
      </w:r>
      <w:r w:rsidRPr="005132A9">
        <w:rPr>
          <w:rFonts w:cstheme="minorHAnsi"/>
          <w:i/>
          <w:iCs/>
          <w:vertAlign w:val="subscript"/>
        </w:rPr>
        <w:t>e</w:t>
      </w:r>
      <w:r w:rsidR="001024F9" w:rsidRPr="005132A9">
        <w:rPr>
          <w:rFonts w:cstheme="minorHAnsi"/>
          <w:i/>
          <w:iCs/>
        </w:rPr>
        <w:t>(t)</w:t>
      </w:r>
      <w:r w:rsidRPr="005132A9">
        <w:rPr>
          <w:rFonts w:cstheme="minorHAnsi"/>
        </w:rPr>
        <w:t xml:space="preserve"> defined as </w:t>
      </w:r>
      <w:r w:rsidRPr="005132A9">
        <w:rPr>
          <w:rFonts w:cstheme="minorHAnsi"/>
          <w:i/>
          <w:iCs/>
        </w:rPr>
        <w:t>R</w:t>
      </w:r>
      <w:r w:rsidRPr="005132A9">
        <w:rPr>
          <w:rFonts w:cstheme="minorHAnsi"/>
          <w:i/>
          <w:iCs/>
          <w:vertAlign w:val="subscript"/>
        </w:rPr>
        <w:t>0</w:t>
      </w:r>
      <w:r w:rsidRPr="005132A9">
        <w:rPr>
          <w:rFonts w:cstheme="minorHAnsi"/>
          <w:i/>
          <w:iCs/>
        </w:rPr>
        <w:t>S</w:t>
      </w:r>
      <w:r w:rsidR="001024F9" w:rsidRPr="005132A9">
        <w:rPr>
          <w:rFonts w:cstheme="minorHAnsi"/>
          <w:i/>
          <w:iCs/>
        </w:rPr>
        <w:t>(t)</w:t>
      </w:r>
      <w:r w:rsidRPr="005132A9">
        <w:rPr>
          <w:rFonts w:cstheme="minorHAnsi"/>
        </w:rPr>
        <w:t xml:space="preserve">. All interventions were initiated at baseline </w:t>
      </w:r>
      <w:proofErr w:type="spellStart"/>
      <w:r w:rsidRPr="005132A9">
        <w:rPr>
          <w:rFonts w:cstheme="minorHAnsi"/>
          <w:i/>
          <w:iCs/>
        </w:rPr>
        <w:t>t</w:t>
      </w:r>
      <w:r w:rsidRPr="005132A9">
        <w:rPr>
          <w:rFonts w:cstheme="minorHAnsi"/>
          <w:i/>
          <w:iCs/>
          <w:vertAlign w:val="subscript"/>
        </w:rPr>
        <w:t>p</w:t>
      </w:r>
      <w:proofErr w:type="spellEnd"/>
      <w:r w:rsidRPr="005132A9">
        <w:rPr>
          <w:rFonts w:cstheme="minorHAnsi"/>
          <w:i/>
          <w:iCs/>
          <w:vertAlign w:val="subscript"/>
        </w:rPr>
        <w:t xml:space="preserve"> </w:t>
      </w:r>
      <w:r w:rsidRPr="005132A9">
        <w:rPr>
          <w:rFonts w:cstheme="minorHAnsi"/>
        </w:rPr>
        <w:t>= 52 days, equivalent to a</w:t>
      </w:r>
      <w:r w:rsidR="005D4255" w:rsidRPr="005132A9">
        <w:rPr>
          <w:rFonts w:cstheme="minorHAnsi"/>
        </w:rPr>
        <w:t>n</w:t>
      </w:r>
      <w:r w:rsidRPr="005132A9">
        <w:rPr>
          <w:rFonts w:cstheme="minorHAnsi"/>
        </w:rPr>
        <w:t xml:space="preserve"> </w:t>
      </w:r>
      <w:r w:rsidR="00927940" w:rsidRPr="005132A9">
        <w:rPr>
          <w:rFonts w:cstheme="minorHAnsi"/>
        </w:rPr>
        <w:t xml:space="preserve">attack rate </w:t>
      </w:r>
      <w:r w:rsidRPr="005132A9">
        <w:rPr>
          <w:rFonts w:cstheme="minorHAnsi"/>
        </w:rPr>
        <w:t xml:space="preserve">at the initiation of </w:t>
      </w:r>
      <w:r w:rsidR="004D16F2" w:rsidRPr="005132A9">
        <w:rPr>
          <w:rFonts w:cstheme="minorHAnsi"/>
        </w:rPr>
        <w:t>the severe NPI measures</w:t>
      </w:r>
      <w:r w:rsidR="005D4255" w:rsidRPr="005132A9">
        <w:rPr>
          <w:rFonts w:cstheme="minorHAnsi"/>
        </w:rPr>
        <w:t xml:space="preserve"> of</w:t>
      </w:r>
      <w:r w:rsidRPr="005132A9">
        <w:rPr>
          <w:rFonts w:cstheme="minorHAnsi"/>
        </w:rPr>
        <w:t xml:space="preserve"> </w:t>
      </w:r>
      <w:proofErr w:type="spellStart"/>
      <w:r w:rsidRPr="005132A9">
        <w:rPr>
          <w:rFonts w:cstheme="minorHAnsi"/>
          <w:i/>
          <w:iCs/>
        </w:rPr>
        <w:t>I</w:t>
      </w:r>
      <w:r w:rsidRPr="005132A9">
        <w:rPr>
          <w:rFonts w:cstheme="minorHAnsi"/>
          <w:i/>
          <w:iCs/>
          <w:vertAlign w:val="subscript"/>
        </w:rPr>
        <w:t>c</w:t>
      </w:r>
      <w:proofErr w:type="spellEnd"/>
      <w:r w:rsidRPr="005132A9">
        <w:rPr>
          <w:rFonts w:cstheme="minorHAnsi"/>
        </w:rPr>
        <w:t>(52)</w:t>
      </w:r>
      <w:r w:rsidRPr="005132A9">
        <w:rPr>
          <w:rFonts w:cstheme="minorHAnsi"/>
          <w:i/>
          <w:iCs/>
        </w:rPr>
        <w:t xml:space="preserve"> </w:t>
      </w:r>
      <w:r w:rsidRPr="005132A9">
        <w:rPr>
          <w:rFonts w:cstheme="minorHAnsi"/>
        </w:rPr>
        <w:t xml:space="preserve">= 0.02, in line with model-based UK </w:t>
      </w:r>
      <w:r w:rsidR="00671EBA" w:rsidRPr="005132A9">
        <w:rPr>
          <w:rFonts w:cstheme="minorHAnsi"/>
        </w:rPr>
        <w:t xml:space="preserve">COVID-19 </w:t>
      </w:r>
      <w:r w:rsidRPr="005132A9">
        <w:rPr>
          <w:rFonts w:cstheme="minorHAnsi"/>
        </w:rPr>
        <w:t xml:space="preserve">estimates </w:t>
      </w:r>
      <w:r w:rsidR="00C67B1C" w:rsidRPr="005132A9">
        <w:rPr>
          <w:rFonts w:cstheme="minorHAnsi"/>
        </w:rPr>
        <w:fldChar w:fldCharType="begin"/>
      </w:r>
      <w:r w:rsidR="002A6E5D" w:rsidRPr="005132A9">
        <w:rPr>
          <w:rFonts w:cstheme="minorHAnsi"/>
        </w:rPr>
        <w:instrText xml:space="preserve"> ADDIN EN.CITE &lt;EndNote&gt;&lt;Cite&gt;&lt;Author&gt;Flaxman&lt;/Author&gt;&lt;Year&gt;2020&lt;/Year&gt;&lt;RecNum&gt;36&lt;/RecNum&gt;&lt;DisplayText&gt;(26)&lt;/DisplayText&gt;&lt;record&gt;&lt;rec-number&gt;36&lt;/rec-number&gt;&lt;foreign-keys&gt;&lt;key app="EN" db-id="ssw09xfaoww2dbetwsrpefx7pr0z0swafa9f" timestamp="1597329899"&gt;36&lt;/key&gt;&lt;/foreign-keys&gt;&lt;ref-type name="Journal Article"&gt;17&lt;/ref-type&gt;&lt;contributors&gt;&lt;authors&gt;&lt;author&gt;Flaxman, Seth&lt;/author&gt;&lt;author&gt;Mishra, Swapnil&lt;/author&gt;&lt;author&gt;Gandy, Axel&lt;/author&gt;&lt;author&gt;Unwin, H&lt;/author&gt;&lt;author&gt;Coupland, Helen&lt;/author&gt;&lt;author&gt;Mellan, T&lt;/author&gt;&lt;author&gt;Zhu, Harisson&lt;/author&gt;&lt;author&gt;Berah, Tresnia&lt;/author&gt;&lt;author&gt;Eaton, J&lt;/author&gt;&lt;author&gt;Perez Guzman, P&lt;/author&gt;&lt;/authors&gt;&lt;/contributors&gt;&lt;titles&gt;&lt;title&gt;Report 13: Estimating the number of infections and the impact of non-pharmaceutical interventions on COVID-19 in 11 European countries&lt;/title&gt;&lt;/titles&gt;&lt;dates&gt;&lt;year&gt;2020&lt;/year&gt;&lt;/dates&gt;&lt;urls&gt;&lt;/urls&gt;&lt;/record&gt;&lt;/Cite&gt;&lt;/EndNote&gt;</w:instrText>
      </w:r>
      <w:r w:rsidR="00C67B1C" w:rsidRPr="005132A9">
        <w:rPr>
          <w:rFonts w:cstheme="minorHAnsi"/>
        </w:rPr>
        <w:fldChar w:fldCharType="separate"/>
      </w:r>
      <w:r w:rsidR="002A6E5D" w:rsidRPr="005132A9">
        <w:rPr>
          <w:rFonts w:cstheme="minorHAnsi"/>
          <w:noProof/>
        </w:rPr>
        <w:t>(26)</w:t>
      </w:r>
      <w:r w:rsidR="00C67B1C" w:rsidRPr="005132A9">
        <w:rPr>
          <w:rFonts w:cstheme="minorHAnsi"/>
        </w:rPr>
        <w:fldChar w:fldCharType="end"/>
      </w:r>
      <w:r w:rsidRPr="005132A9">
        <w:rPr>
          <w:rFonts w:cstheme="minorHAnsi"/>
        </w:rPr>
        <w:t>. The model was seeded</w:t>
      </w:r>
      <w:r w:rsidRPr="00B966F2">
        <w:rPr>
          <w:rFonts w:cstheme="minorHAnsi"/>
        </w:rPr>
        <w:t xml:space="preserve"> with an initial infectious fraction, </w:t>
      </w:r>
      <w:r w:rsidRPr="00B966F2">
        <w:rPr>
          <w:rFonts w:cstheme="minorHAnsi"/>
          <w:i/>
          <w:iCs/>
        </w:rPr>
        <w:t>I</w:t>
      </w:r>
      <w:r w:rsidRPr="00B966F2">
        <w:rPr>
          <w:rFonts w:cstheme="minorHAnsi"/>
        </w:rPr>
        <w:t xml:space="preserve">(0) = 0.00001. </w:t>
      </w:r>
    </w:p>
    <w:p w14:paraId="5637C0CC" w14:textId="77777777" w:rsidR="00C67B1C" w:rsidRPr="00B966F2" w:rsidRDefault="00C67B1C" w:rsidP="000E1AC7">
      <w:pPr>
        <w:spacing w:after="0" w:line="360" w:lineRule="auto"/>
        <w:jc w:val="both"/>
        <w:rPr>
          <w:rFonts w:cstheme="minorHAnsi"/>
        </w:rPr>
      </w:pPr>
    </w:p>
    <w:p w14:paraId="3DEEB959" w14:textId="6AE54A2B" w:rsidR="000E1AC7" w:rsidRPr="00B966F2" w:rsidRDefault="000E1AC7" w:rsidP="000E1AC7">
      <w:pPr>
        <w:pStyle w:val="ListParagraph"/>
        <w:numPr>
          <w:ilvl w:val="1"/>
          <w:numId w:val="2"/>
        </w:numPr>
        <w:spacing w:line="360" w:lineRule="auto"/>
        <w:rPr>
          <w:rFonts w:cstheme="minorHAnsi"/>
          <w:b/>
          <w:bCs/>
        </w:rPr>
      </w:pPr>
      <w:r w:rsidRPr="00B966F2">
        <w:rPr>
          <w:rFonts w:cstheme="minorHAnsi"/>
          <w:b/>
          <w:bCs/>
        </w:rPr>
        <w:t xml:space="preserve">Single </w:t>
      </w:r>
      <w:r w:rsidR="004D16F2">
        <w:rPr>
          <w:rFonts w:cstheme="minorHAnsi"/>
          <w:b/>
          <w:bCs/>
        </w:rPr>
        <w:t>period of s</w:t>
      </w:r>
      <w:r w:rsidR="005D4255">
        <w:rPr>
          <w:rFonts w:cstheme="minorHAnsi"/>
          <w:b/>
          <w:bCs/>
        </w:rPr>
        <w:t>evere non-pharmaceutical interventions</w:t>
      </w:r>
    </w:p>
    <w:p w14:paraId="0A494E19" w14:textId="12F62EF2" w:rsidR="000E1AC7" w:rsidRDefault="000E1AC7" w:rsidP="000E1AC7">
      <w:pPr>
        <w:spacing w:after="0" w:line="360" w:lineRule="auto"/>
        <w:jc w:val="both"/>
        <w:rPr>
          <w:rFonts w:cstheme="minorHAnsi"/>
        </w:rPr>
      </w:pPr>
      <w:r w:rsidRPr="00B966F2">
        <w:rPr>
          <w:rFonts w:cstheme="minorHAnsi"/>
        </w:rPr>
        <w:t>A time-limited</w:t>
      </w:r>
      <w:r w:rsidR="004D16F2">
        <w:rPr>
          <w:rFonts w:cstheme="minorHAnsi"/>
        </w:rPr>
        <w:t xml:space="preserve"> period of severe NPI measures </w:t>
      </w:r>
      <w:r w:rsidRPr="00B966F2">
        <w:rPr>
          <w:rFonts w:cstheme="minorHAnsi"/>
        </w:rPr>
        <w:t xml:space="preserve">was the primary </w:t>
      </w:r>
      <w:r w:rsidR="004D16F2">
        <w:rPr>
          <w:rFonts w:cstheme="minorHAnsi"/>
        </w:rPr>
        <w:t>intervention</w:t>
      </w:r>
      <w:r w:rsidRPr="00B966F2">
        <w:rPr>
          <w:rFonts w:cstheme="minorHAnsi"/>
        </w:rPr>
        <w:t xml:space="preserve"> explored in this model,</w:t>
      </w:r>
      <w:r w:rsidR="00452109">
        <w:rPr>
          <w:rFonts w:cstheme="minorHAnsi"/>
        </w:rPr>
        <w:t xml:space="preserve"> with optimisation occurring in relation to this</w:t>
      </w:r>
      <w:r w:rsidR="004D16F2">
        <w:rPr>
          <w:rFonts w:cstheme="minorHAnsi"/>
        </w:rPr>
        <w:t xml:space="preserve"> intervention</w:t>
      </w:r>
      <w:r w:rsidR="00452109">
        <w:rPr>
          <w:rFonts w:cstheme="minorHAnsi"/>
        </w:rPr>
        <w:t>. We explored f</w:t>
      </w:r>
      <w:r w:rsidRPr="00B966F2">
        <w:rPr>
          <w:rFonts w:cstheme="minorHAnsi"/>
        </w:rPr>
        <w:t xml:space="preserve">ive different </w:t>
      </w:r>
      <w:r w:rsidR="004D16F2">
        <w:rPr>
          <w:rFonts w:cstheme="minorHAnsi"/>
        </w:rPr>
        <w:t>intervention scenarios</w:t>
      </w:r>
      <w:r w:rsidR="00452109">
        <w:rPr>
          <w:rFonts w:cstheme="minorHAnsi"/>
        </w:rPr>
        <w:t>, with</w:t>
      </w:r>
      <w:r w:rsidRPr="00B966F2">
        <w:rPr>
          <w:rFonts w:cstheme="minorHAnsi"/>
        </w:rPr>
        <w:t xml:space="preserve"> </w:t>
      </w:r>
      <w:r w:rsidR="00CF5D5B">
        <w:rPr>
          <w:rFonts w:cstheme="minorHAnsi"/>
        </w:rPr>
        <w:t>e</w:t>
      </w:r>
      <w:r w:rsidRPr="00B966F2">
        <w:rPr>
          <w:rFonts w:cstheme="minorHAnsi"/>
        </w:rPr>
        <w:t xml:space="preserve">ach </w:t>
      </w:r>
      <w:r w:rsidR="004D16F2">
        <w:rPr>
          <w:rFonts w:cstheme="minorHAnsi"/>
        </w:rPr>
        <w:t>scenario</w:t>
      </w:r>
      <w:r w:rsidRPr="00B966F2">
        <w:rPr>
          <w:rFonts w:cstheme="minorHAnsi"/>
        </w:rPr>
        <w:t xml:space="preserve"> differ</w:t>
      </w:r>
      <w:r w:rsidR="00CF5D5B">
        <w:rPr>
          <w:rFonts w:cstheme="minorHAnsi"/>
        </w:rPr>
        <w:t>ing</w:t>
      </w:r>
      <w:r w:rsidRPr="00B966F2">
        <w:rPr>
          <w:rFonts w:cstheme="minorHAnsi"/>
        </w:rPr>
        <w:t xml:space="preserve"> with regards to the shape of </w:t>
      </w:r>
      <w:r w:rsidRPr="00B966F2">
        <w:rPr>
          <w:rFonts w:cstheme="minorHAnsi"/>
          <w:i/>
          <w:iCs/>
        </w:rPr>
        <w:t>c(t)</w:t>
      </w:r>
      <w:r w:rsidRPr="00B966F2">
        <w:rPr>
          <w:rFonts w:cstheme="minorHAnsi"/>
        </w:rPr>
        <w:t xml:space="preserve"> and the subsequent </w:t>
      </w:r>
      <w:r w:rsidRPr="00B966F2">
        <w:rPr>
          <w:rFonts w:cstheme="minorHAnsi"/>
          <w:i/>
          <w:iCs/>
        </w:rPr>
        <w:t>β(t)</w:t>
      </w:r>
      <w:r w:rsidRPr="00B966F2">
        <w:rPr>
          <w:rFonts w:cstheme="minorHAnsi"/>
        </w:rPr>
        <w:t xml:space="preserve"> reductions over the duration of the </w:t>
      </w:r>
      <w:r w:rsidR="00CF5D5B" w:rsidRPr="00452A9C">
        <w:rPr>
          <w:rFonts w:cstheme="minorHAnsi"/>
        </w:rPr>
        <w:t>intervention</w:t>
      </w:r>
      <w:r w:rsidRPr="00452A9C">
        <w:rPr>
          <w:rFonts w:cstheme="minorHAnsi"/>
        </w:rPr>
        <w:t xml:space="preserve">, </w:t>
      </w:r>
      <w:r w:rsidR="00AF3564" w:rsidRPr="00452A9C">
        <w:rPr>
          <w:rFonts w:cstheme="minorHAnsi"/>
        </w:rPr>
        <w:t>(</w:t>
      </w:r>
      <w:r w:rsidRPr="00452A9C">
        <w:rPr>
          <w:rFonts w:cstheme="minorHAnsi"/>
          <w:i/>
          <w:iCs/>
        </w:rPr>
        <w:t>d</w:t>
      </w:r>
      <w:r w:rsidRPr="00452A9C">
        <w:rPr>
          <w:rFonts w:cstheme="minorHAnsi"/>
          <w:i/>
          <w:iCs/>
          <w:vertAlign w:val="subscript"/>
        </w:rPr>
        <w:t>t</w:t>
      </w:r>
      <w:r w:rsidR="00AF3564" w:rsidRPr="00452A9C">
        <w:rPr>
          <w:rFonts w:cstheme="minorHAnsi"/>
        </w:rPr>
        <w:t>)</w:t>
      </w:r>
      <w:r w:rsidRPr="00452A9C">
        <w:rPr>
          <w:rFonts w:cstheme="minorHAnsi"/>
        </w:rPr>
        <w:t xml:space="preserve"> (Table 1). The </w:t>
      </w:r>
      <w:r w:rsidR="00482136" w:rsidRPr="00452A9C">
        <w:rPr>
          <w:rFonts w:cstheme="minorHAnsi"/>
        </w:rPr>
        <w:t xml:space="preserve">total duration of the simulation, </w:t>
      </w:r>
      <w:proofErr w:type="spellStart"/>
      <w:r w:rsidR="00482136" w:rsidRPr="00452A9C">
        <w:rPr>
          <w:rFonts w:cstheme="minorHAnsi"/>
          <w:i/>
          <w:iCs/>
        </w:rPr>
        <w:t>t</w:t>
      </w:r>
      <w:r w:rsidR="00482136" w:rsidRPr="00452A9C">
        <w:rPr>
          <w:rFonts w:cstheme="minorHAnsi"/>
          <w:i/>
          <w:iCs/>
          <w:vertAlign w:val="subscript"/>
        </w:rPr>
        <w:t>max</w:t>
      </w:r>
      <w:proofErr w:type="spellEnd"/>
      <w:r w:rsidR="00482136" w:rsidRPr="00452A9C">
        <w:rPr>
          <w:rFonts w:cstheme="minorHAnsi"/>
        </w:rPr>
        <w:t xml:space="preserve">, was </w:t>
      </w:r>
      <w:r w:rsidR="00F82E90" w:rsidRPr="00452A9C">
        <w:rPr>
          <w:rFonts w:cstheme="minorHAnsi"/>
        </w:rPr>
        <w:t>s</w:t>
      </w:r>
      <w:r w:rsidR="00482136" w:rsidRPr="00452A9C">
        <w:rPr>
          <w:rFonts w:cstheme="minorHAnsi"/>
        </w:rPr>
        <w:t xml:space="preserve">et at </w:t>
      </w:r>
      <w:r w:rsidRPr="00452A9C">
        <w:rPr>
          <w:rFonts w:cstheme="minorHAnsi"/>
        </w:rPr>
        <w:t>400 days</w:t>
      </w:r>
      <w:r w:rsidR="005D4255">
        <w:rPr>
          <w:rFonts w:cstheme="minorHAnsi"/>
        </w:rPr>
        <w:t xml:space="preserve"> </w:t>
      </w:r>
      <w:r w:rsidR="00482136" w:rsidRPr="00452A9C">
        <w:rPr>
          <w:rFonts w:cstheme="minorHAnsi"/>
        </w:rPr>
        <w:t>and 10</w:t>
      </w:r>
      <w:r w:rsidR="00F82E90" w:rsidRPr="00452A9C">
        <w:rPr>
          <w:rFonts w:cstheme="minorHAnsi"/>
        </w:rPr>
        <w:t>0</w:t>
      </w:r>
      <w:r w:rsidR="00482136" w:rsidRPr="00452A9C">
        <w:rPr>
          <w:rFonts w:cstheme="minorHAnsi"/>
        </w:rPr>
        <w:t xml:space="preserve">0 days for all </w:t>
      </w:r>
      <w:r w:rsidR="00173895">
        <w:rPr>
          <w:rFonts w:cstheme="minorHAnsi"/>
        </w:rPr>
        <w:t xml:space="preserve">other </w:t>
      </w:r>
      <w:r w:rsidR="00482136" w:rsidRPr="00452A9C">
        <w:rPr>
          <w:rFonts w:cstheme="minorHAnsi"/>
        </w:rPr>
        <w:t xml:space="preserve">sensitivity analyses. </w:t>
      </w:r>
      <w:r w:rsidR="00AF789F" w:rsidRPr="00452A9C">
        <w:rPr>
          <w:rFonts w:cstheme="minorHAnsi"/>
        </w:rPr>
        <w:t>We provide</w:t>
      </w:r>
      <w:r w:rsidR="00AF789F">
        <w:rPr>
          <w:rFonts w:cstheme="minorHAnsi"/>
        </w:rPr>
        <w:t xml:space="preserve"> the rational</w:t>
      </w:r>
      <w:r w:rsidR="001222A0">
        <w:rPr>
          <w:rFonts w:cstheme="minorHAnsi"/>
        </w:rPr>
        <w:t>e</w:t>
      </w:r>
      <w:r w:rsidR="00AF789F">
        <w:rPr>
          <w:rFonts w:cstheme="minorHAnsi"/>
        </w:rPr>
        <w:t xml:space="preserve"> and real-world parallels for each scenario in the </w:t>
      </w:r>
      <w:r w:rsidR="00AF789F" w:rsidRPr="00375560">
        <w:rPr>
          <w:rFonts w:cstheme="minorHAnsi"/>
        </w:rPr>
        <w:t>supplementary material</w:t>
      </w:r>
      <w:r w:rsidR="00AF789F" w:rsidRPr="00AF789F">
        <w:rPr>
          <w:rFonts w:cstheme="minorHAnsi"/>
        </w:rPr>
        <w:t>.</w:t>
      </w:r>
      <w:r w:rsidR="00AF789F">
        <w:rPr>
          <w:rFonts w:cstheme="minorHAnsi"/>
        </w:rPr>
        <w:t xml:space="preserve"> </w:t>
      </w:r>
    </w:p>
    <w:p w14:paraId="1AE4E8E2" w14:textId="0C6B618D" w:rsidR="00AF3564" w:rsidRDefault="00AF3564" w:rsidP="000E1AC7">
      <w:pPr>
        <w:spacing w:after="0" w:line="360" w:lineRule="auto"/>
        <w:jc w:val="both"/>
        <w:rPr>
          <w:rFonts w:cstheme="minorHAnsi"/>
        </w:rPr>
      </w:pPr>
    </w:p>
    <w:p w14:paraId="60A4DF25" w14:textId="75CDDEC4" w:rsidR="000E1AC7" w:rsidRPr="00B966F2" w:rsidRDefault="000E1AC7" w:rsidP="000E1AC7">
      <w:pPr>
        <w:spacing w:after="0" w:line="360" w:lineRule="auto"/>
        <w:jc w:val="both"/>
        <w:rPr>
          <w:rFonts w:cstheme="minorHAnsi"/>
        </w:rPr>
      </w:pPr>
      <w:r w:rsidRPr="00B966F2">
        <w:rPr>
          <w:rFonts w:cstheme="minorHAnsi"/>
          <w:b/>
          <w:bCs/>
        </w:rPr>
        <w:t>Table 1</w:t>
      </w:r>
      <w:r w:rsidR="00AB0A5B">
        <w:rPr>
          <w:rFonts w:cstheme="minorHAnsi"/>
          <w:b/>
          <w:bCs/>
        </w:rPr>
        <w:t>.</w:t>
      </w:r>
      <w:r w:rsidRPr="00B966F2">
        <w:rPr>
          <w:rFonts w:cstheme="minorHAnsi"/>
        </w:rPr>
        <w:t xml:space="preserve"> Description of the five intervention</w:t>
      </w:r>
      <w:r w:rsidR="004D16F2">
        <w:rPr>
          <w:rFonts w:cstheme="minorHAnsi"/>
        </w:rPr>
        <w:t xml:space="preserve"> scenarios</w:t>
      </w:r>
      <w:r w:rsidRPr="00B966F2">
        <w:rPr>
          <w:rFonts w:cstheme="minorHAnsi"/>
        </w:rPr>
        <w:t xml:space="preserve">. </w:t>
      </w:r>
    </w:p>
    <w:tbl>
      <w:tblPr>
        <w:tblStyle w:val="GridTable4"/>
        <w:tblW w:w="9072" w:type="dxa"/>
        <w:tblInd w:w="-5" w:type="dxa"/>
        <w:tblLayout w:type="fixed"/>
        <w:tblLook w:val="04A0" w:firstRow="1" w:lastRow="0" w:firstColumn="1" w:lastColumn="0" w:noHBand="0" w:noVBand="1"/>
      </w:tblPr>
      <w:tblGrid>
        <w:gridCol w:w="1070"/>
        <w:gridCol w:w="3183"/>
        <w:gridCol w:w="4819"/>
      </w:tblGrid>
      <w:tr w:rsidR="000E1AC7" w:rsidRPr="00A811A7" w14:paraId="196702A2" w14:textId="77777777" w:rsidTr="002B1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vAlign w:val="center"/>
          </w:tcPr>
          <w:p w14:paraId="30117924" w14:textId="77777777" w:rsidR="000E1AC7" w:rsidRPr="00E20BFC" w:rsidRDefault="000E1AC7" w:rsidP="00CE0A13">
            <w:pPr>
              <w:spacing w:line="276" w:lineRule="auto"/>
              <w:jc w:val="center"/>
              <w:rPr>
                <w:rFonts w:cstheme="minorHAnsi"/>
              </w:rPr>
            </w:pPr>
            <w:bookmarkStart w:id="185" w:name="_Hlk48319177"/>
            <w:r w:rsidRPr="00E20BFC">
              <w:rPr>
                <w:rFonts w:cstheme="minorHAnsi"/>
              </w:rPr>
              <w:t>Scenario</w:t>
            </w:r>
          </w:p>
        </w:tc>
        <w:tc>
          <w:tcPr>
            <w:tcW w:w="3183" w:type="dxa"/>
            <w:vAlign w:val="center"/>
          </w:tcPr>
          <w:p w14:paraId="296126BB" w14:textId="12D37E94" w:rsidR="000E1AC7" w:rsidRPr="00E20BFC" w:rsidRDefault="00427402" w:rsidP="00CE0A13">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 xml:space="preserve">Description of </w:t>
            </w:r>
            <w:r w:rsidR="00FF798F" w:rsidRPr="00E20BFC">
              <w:rPr>
                <w:rFonts w:cstheme="minorHAnsi"/>
                <w:i/>
                <w:iCs/>
              </w:rPr>
              <w:t>c</w:t>
            </w:r>
            <w:r w:rsidR="000E1AC7" w:rsidRPr="00E20BFC">
              <w:rPr>
                <w:rFonts w:cstheme="minorHAnsi"/>
                <w:i/>
                <w:iCs/>
              </w:rPr>
              <w:t>(t)</w:t>
            </w:r>
            <w:r w:rsidR="000E1AC7" w:rsidRPr="00E20BFC">
              <w:rPr>
                <w:rFonts w:cstheme="minorHAnsi"/>
              </w:rPr>
              <w:t xml:space="preserve"> </w:t>
            </w:r>
          </w:p>
        </w:tc>
        <w:tc>
          <w:tcPr>
            <w:tcW w:w="4819" w:type="dxa"/>
            <w:vAlign w:val="center"/>
          </w:tcPr>
          <w:p w14:paraId="0F17A6CF" w14:textId="4EC773D2" w:rsidR="000E1AC7" w:rsidRPr="00E20BFC" w:rsidRDefault="000E1AC7" w:rsidP="00CE0A13">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E20BFC">
              <w:rPr>
                <w:rFonts w:cstheme="minorHAnsi"/>
              </w:rPr>
              <w:t>Definition of</w:t>
            </w:r>
            <w:r w:rsidRPr="00E20BFC">
              <w:rPr>
                <w:rFonts w:cstheme="minorHAnsi"/>
                <w:i/>
                <w:iCs/>
              </w:rPr>
              <w:t xml:space="preserve"> c(t)</w:t>
            </w:r>
            <w:r w:rsidRPr="00E20BFC">
              <w:rPr>
                <w:rFonts w:cstheme="minorHAnsi"/>
              </w:rPr>
              <w:t xml:space="preserve"> </w:t>
            </w:r>
          </w:p>
        </w:tc>
      </w:tr>
      <w:tr w:rsidR="000E1AC7" w:rsidRPr="00A811A7" w14:paraId="4F52EF29" w14:textId="77777777" w:rsidTr="002B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auto"/>
            <w:vAlign w:val="center"/>
          </w:tcPr>
          <w:p w14:paraId="1FDCB381" w14:textId="77777777" w:rsidR="000E1AC7" w:rsidRPr="00E20BFC" w:rsidRDefault="000E1AC7" w:rsidP="00CE0A13">
            <w:pPr>
              <w:spacing w:line="276" w:lineRule="auto"/>
              <w:jc w:val="center"/>
              <w:rPr>
                <w:rFonts w:cstheme="minorHAnsi"/>
              </w:rPr>
            </w:pPr>
            <w:r w:rsidRPr="00E20BFC">
              <w:rPr>
                <w:rFonts w:cstheme="minorHAnsi"/>
              </w:rPr>
              <w:t>1</w:t>
            </w:r>
          </w:p>
        </w:tc>
        <w:tc>
          <w:tcPr>
            <w:tcW w:w="3183" w:type="dxa"/>
            <w:shd w:val="clear" w:color="auto" w:fill="auto"/>
            <w:vAlign w:val="center"/>
          </w:tcPr>
          <w:p w14:paraId="70DF2D9B" w14:textId="178149F6" w:rsidR="000E1AC7" w:rsidRPr="00A811A7" w:rsidRDefault="00FF798F" w:rsidP="00CE0A13">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cstheme="minorHAnsi"/>
                <w:sz w:val="20"/>
                <w:szCs w:val="20"/>
              </w:rPr>
            </w:pPr>
            <w:r w:rsidRPr="00B966F2">
              <w:rPr>
                <w:rFonts w:cstheme="minorHAnsi"/>
              </w:rPr>
              <w:t xml:space="preserve">Immediate and constant reduction to </w:t>
            </w:r>
            <w:r w:rsidRPr="00B966F2">
              <w:rPr>
                <w:rFonts w:cstheme="minorHAnsi"/>
                <w:i/>
                <w:iCs/>
              </w:rPr>
              <w:t>c</w:t>
            </w:r>
            <w:r w:rsidRPr="00B966F2">
              <w:rPr>
                <w:rFonts w:cstheme="minorHAnsi"/>
                <w:i/>
                <w:iCs/>
                <w:vertAlign w:val="subscript"/>
              </w:rPr>
              <w:t>min</w:t>
            </w:r>
            <w:r w:rsidRPr="00B966F2">
              <w:rPr>
                <w:rFonts w:cstheme="minorHAnsi"/>
              </w:rPr>
              <w:t>.</w:t>
            </w:r>
          </w:p>
        </w:tc>
        <w:tc>
          <w:tcPr>
            <w:tcW w:w="4819" w:type="dxa"/>
            <w:shd w:val="clear" w:color="auto" w:fill="auto"/>
            <w:vAlign w:val="center"/>
          </w:tcPr>
          <w:p w14:paraId="3CE59A08" w14:textId="77777777" w:rsidR="000E1AC7" w:rsidRPr="00554524" w:rsidRDefault="000E1AC7" w:rsidP="00CE0A1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inorHAnsi"/>
                <w:sz w:val="18"/>
                <w:szCs w:val="18"/>
              </w:rPr>
            </w:pPr>
            <m:oMathPara>
              <m:oMath>
                <m:r>
                  <w:rPr>
                    <w:rFonts w:ascii="Cambria Math" w:hAnsi="Cambria Math" w:cstheme="minorHAnsi"/>
                    <w:sz w:val="18"/>
                    <w:szCs w:val="18"/>
                  </w:rPr>
                  <m:t>c(t)=</m:t>
                </m:r>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oMath>
            </m:oMathPara>
          </w:p>
        </w:tc>
      </w:tr>
      <w:tr w:rsidR="000E1AC7" w:rsidRPr="00A811A7" w14:paraId="044624E2" w14:textId="77777777" w:rsidTr="002B1A26">
        <w:tc>
          <w:tcPr>
            <w:cnfStyle w:val="001000000000" w:firstRow="0" w:lastRow="0" w:firstColumn="1" w:lastColumn="0" w:oddVBand="0" w:evenVBand="0" w:oddHBand="0" w:evenHBand="0" w:firstRowFirstColumn="0" w:firstRowLastColumn="0" w:lastRowFirstColumn="0" w:lastRowLastColumn="0"/>
            <w:tcW w:w="1070" w:type="dxa"/>
            <w:shd w:val="clear" w:color="auto" w:fill="auto"/>
            <w:vAlign w:val="center"/>
          </w:tcPr>
          <w:p w14:paraId="3BADD1F5" w14:textId="77777777" w:rsidR="000E1AC7" w:rsidRPr="00E20BFC" w:rsidRDefault="000E1AC7" w:rsidP="00CE0A13">
            <w:pPr>
              <w:spacing w:line="276" w:lineRule="auto"/>
              <w:jc w:val="center"/>
              <w:rPr>
                <w:rFonts w:cstheme="minorHAnsi"/>
              </w:rPr>
            </w:pPr>
            <w:r w:rsidRPr="00E20BFC">
              <w:rPr>
                <w:rFonts w:cstheme="minorHAnsi"/>
              </w:rPr>
              <w:t>2</w:t>
            </w:r>
          </w:p>
        </w:tc>
        <w:tc>
          <w:tcPr>
            <w:tcW w:w="3183" w:type="dxa"/>
            <w:shd w:val="clear" w:color="auto" w:fill="auto"/>
            <w:vAlign w:val="center"/>
          </w:tcPr>
          <w:p w14:paraId="165C8A95" w14:textId="7F49DCFF" w:rsidR="000E1AC7" w:rsidRPr="00A811A7" w:rsidRDefault="00FF798F" w:rsidP="00CE0A13">
            <w:pPr>
              <w:spacing w:line="276" w:lineRule="auto"/>
              <w:cnfStyle w:val="000000000000" w:firstRow="0" w:lastRow="0" w:firstColumn="0" w:lastColumn="0" w:oddVBand="0" w:evenVBand="0" w:oddHBand="0" w:evenHBand="0" w:firstRowFirstColumn="0" w:firstRowLastColumn="0" w:lastRowFirstColumn="0" w:lastRowLastColumn="0"/>
              <w:rPr>
                <w:rFonts w:ascii="Cambria Math" w:hAnsi="Cambria Math" w:cstheme="minorHAnsi"/>
                <w:sz w:val="20"/>
                <w:szCs w:val="20"/>
              </w:rPr>
            </w:pPr>
            <w:r w:rsidRPr="00B966F2">
              <w:rPr>
                <w:rFonts w:cstheme="minorHAnsi"/>
              </w:rPr>
              <w:t xml:space="preserve">Immediate reduction to </w:t>
            </w:r>
            <w:r w:rsidRPr="00B966F2">
              <w:rPr>
                <w:rFonts w:cstheme="minorHAnsi"/>
                <w:i/>
                <w:iCs/>
              </w:rPr>
              <w:t>c</w:t>
            </w:r>
            <w:r w:rsidRPr="00B966F2">
              <w:rPr>
                <w:rFonts w:cstheme="minorHAnsi"/>
                <w:i/>
                <w:iCs/>
                <w:vertAlign w:val="subscript"/>
              </w:rPr>
              <w:t>min</w:t>
            </w:r>
            <w:r w:rsidRPr="00B966F2">
              <w:rPr>
                <w:rFonts w:cstheme="minorHAnsi"/>
              </w:rPr>
              <w:t xml:space="preserve"> followed by a linear increase back to </w:t>
            </w:r>
            <w:r w:rsidRPr="00B966F2">
              <w:rPr>
                <w:rFonts w:cstheme="minorHAnsi"/>
                <w:i/>
                <w:iCs/>
              </w:rPr>
              <w:t>c(t)</w:t>
            </w:r>
            <w:r w:rsidRPr="00B966F2">
              <w:rPr>
                <w:rFonts w:cstheme="minorHAnsi"/>
              </w:rPr>
              <w:t xml:space="preserve"> = 1.</w:t>
            </w:r>
          </w:p>
        </w:tc>
        <w:tc>
          <w:tcPr>
            <w:tcW w:w="4819" w:type="dxa"/>
            <w:shd w:val="clear" w:color="auto" w:fill="auto"/>
            <w:vAlign w:val="center"/>
          </w:tcPr>
          <w:p w14:paraId="773D4327" w14:textId="77777777" w:rsidR="000E1AC7" w:rsidRPr="00554524" w:rsidRDefault="000E1AC7" w:rsidP="00CE0A1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inorHAnsi"/>
                <w:sz w:val="18"/>
                <w:szCs w:val="18"/>
              </w:rPr>
            </w:pPr>
            <m:oMathPara>
              <m:oMath>
                <m:r>
                  <w:rPr>
                    <w:rFonts w:ascii="Cambria Math" w:hAnsi="Cambria Math" w:cstheme="minorHAnsi"/>
                    <w:sz w:val="18"/>
                    <w:szCs w:val="18"/>
                  </w:rPr>
                  <m:t>c(t)=</m:t>
                </m:r>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1-</m:t>
                    </m:r>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num>
                  <m:den>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den>
                </m:f>
                <m:r>
                  <w:rPr>
                    <w:rFonts w:ascii="Cambria Math" w:hAnsi="Cambria Math" w:cstheme="minorHAnsi"/>
                    <w:sz w:val="18"/>
                    <w:szCs w:val="18"/>
                  </w:rPr>
                  <m:t>(t-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oMath>
            </m:oMathPara>
          </w:p>
        </w:tc>
      </w:tr>
      <w:tr w:rsidR="000E1AC7" w:rsidRPr="00A811A7" w14:paraId="4166BCCD" w14:textId="77777777" w:rsidTr="002B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auto"/>
            <w:vAlign w:val="center"/>
          </w:tcPr>
          <w:p w14:paraId="1201B35E" w14:textId="77777777" w:rsidR="000E1AC7" w:rsidRPr="00E20BFC" w:rsidRDefault="000E1AC7" w:rsidP="00CE0A13">
            <w:pPr>
              <w:spacing w:line="276" w:lineRule="auto"/>
              <w:jc w:val="center"/>
              <w:rPr>
                <w:rFonts w:cstheme="minorHAnsi"/>
              </w:rPr>
            </w:pPr>
            <w:r w:rsidRPr="00E20BFC">
              <w:rPr>
                <w:rFonts w:cstheme="minorHAnsi"/>
              </w:rPr>
              <w:lastRenderedPageBreak/>
              <w:t>3</w:t>
            </w:r>
          </w:p>
        </w:tc>
        <w:tc>
          <w:tcPr>
            <w:tcW w:w="3183" w:type="dxa"/>
            <w:shd w:val="clear" w:color="auto" w:fill="auto"/>
            <w:vAlign w:val="center"/>
          </w:tcPr>
          <w:p w14:paraId="664AD8A4" w14:textId="65F157F1" w:rsidR="000E1AC7" w:rsidRPr="00FF798F" w:rsidRDefault="00FF798F" w:rsidP="00CE0A13">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FF798F">
              <w:rPr>
                <w:rFonts w:cstheme="minorHAnsi"/>
              </w:rPr>
              <w:t xml:space="preserve">Linear decrease to </w:t>
            </w:r>
            <w:r w:rsidRPr="00FF798F">
              <w:rPr>
                <w:rFonts w:cstheme="minorHAnsi"/>
                <w:i/>
                <w:iCs/>
              </w:rPr>
              <w:t>c</w:t>
            </w:r>
            <w:r w:rsidRPr="00FF798F">
              <w:rPr>
                <w:rFonts w:cstheme="minorHAnsi"/>
                <w:i/>
                <w:iCs/>
                <w:vertAlign w:val="subscript"/>
              </w:rPr>
              <w:t>min</w:t>
            </w:r>
            <w:r w:rsidRPr="00FF798F">
              <w:rPr>
                <w:rFonts w:cstheme="minorHAnsi"/>
              </w:rPr>
              <w:t xml:space="preserve"> followed by an immediate return to </w:t>
            </w:r>
            <w:r w:rsidRPr="00FF798F">
              <w:rPr>
                <w:rFonts w:cstheme="minorHAnsi"/>
                <w:i/>
                <w:iCs/>
              </w:rPr>
              <w:t>c(t)</w:t>
            </w:r>
            <w:r w:rsidRPr="00FF798F">
              <w:rPr>
                <w:rFonts w:cstheme="minorHAnsi"/>
              </w:rPr>
              <w:t xml:space="preserve"> = 1.</w:t>
            </w:r>
          </w:p>
        </w:tc>
        <w:tc>
          <w:tcPr>
            <w:tcW w:w="4819" w:type="dxa"/>
            <w:shd w:val="clear" w:color="auto" w:fill="auto"/>
            <w:vAlign w:val="center"/>
          </w:tcPr>
          <w:p w14:paraId="6065EDF5" w14:textId="77777777" w:rsidR="000E1AC7" w:rsidRPr="00554524" w:rsidRDefault="000E1AC7" w:rsidP="00CE0A1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inorHAnsi"/>
                <w:noProof/>
                <w:sz w:val="18"/>
                <w:szCs w:val="18"/>
                <w:lang w:eastAsia="en-GB"/>
              </w:rPr>
            </w:pPr>
            <m:oMathPara>
              <m:oMath>
                <m:r>
                  <w:rPr>
                    <w:rFonts w:ascii="Cambria Math" w:hAnsi="Cambria Math" w:cstheme="minorHAnsi"/>
                    <w:sz w:val="18"/>
                    <w:szCs w:val="18"/>
                  </w:rPr>
                  <m:t>c(t)=1-</m:t>
                </m:r>
                <m:f>
                  <m:fPr>
                    <m:ctrlPr>
                      <w:rPr>
                        <w:rFonts w:ascii="Cambria Math" w:hAnsi="Cambria Math" w:cstheme="minorHAnsi"/>
                        <w:i/>
                        <w:sz w:val="18"/>
                        <w:szCs w:val="18"/>
                      </w:rPr>
                    </m:ctrlPr>
                  </m:fPr>
                  <m:num>
                    <m:r>
                      <w:rPr>
                        <w:rFonts w:ascii="Cambria Math" w:hAnsi="Cambria Math" w:cstheme="minorHAnsi"/>
                        <w:sz w:val="18"/>
                        <w:szCs w:val="18"/>
                      </w:rPr>
                      <m:t>1-</m:t>
                    </m:r>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num>
                  <m:den>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den>
                </m:f>
                <m:r>
                  <w:rPr>
                    <w:rFonts w:ascii="Cambria Math" w:hAnsi="Cambria Math" w:cstheme="minorHAnsi"/>
                    <w:sz w:val="18"/>
                    <w:szCs w:val="18"/>
                  </w:rPr>
                  <m:t>(t-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oMath>
            </m:oMathPara>
          </w:p>
        </w:tc>
      </w:tr>
      <w:tr w:rsidR="000E1AC7" w:rsidRPr="00A811A7" w14:paraId="476FB866" w14:textId="77777777" w:rsidTr="002B1A26">
        <w:tc>
          <w:tcPr>
            <w:cnfStyle w:val="001000000000" w:firstRow="0" w:lastRow="0" w:firstColumn="1" w:lastColumn="0" w:oddVBand="0" w:evenVBand="0" w:oddHBand="0" w:evenHBand="0" w:firstRowFirstColumn="0" w:firstRowLastColumn="0" w:lastRowFirstColumn="0" w:lastRowLastColumn="0"/>
            <w:tcW w:w="1070" w:type="dxa"/>
            <w:shd w:val="clear" w:color="auto" w:fill="auto"/>
            <w:vAlign w:val="center"/>
          </w:tcPr>
          <w:p w14:paraId="1D65D46C" w14:textId="77777777" w:rsidR="000E1AC7" w:rsidRPr="00E20BFC" w:rsidRDefault="000E1AC7" w:rsidP="00CE0A13">
            <w:pPr>
              <w:spacing w:line="276" w:lineRule="auto"/>
              <w:jc w:val="center"/>
              <w:rPr>
                <w:rFonts w:cstheme="minorHAnsi"/>
              </w:rPr>
            </w:pPr>
            <w:r w:rsidRPr="00E20BFC">
              <w:rPr>
                <w:rFonts w:cstheme="minorHAnsi"/>
              </w:rPr>
              <w:t>4</w:t>
            </w:r>
          </w:p>
        </w:tc>
        <w:tc>
          <w:tcPr>
            <w:tcW w:w="3183" w:type="dxa"/>
            <w:shd w:val="clear" w:color="auto" w:fill="auto"/>
            <w:vAlign w:val="center"/>
          </w:tcPr>
          <w:p w14:paraId="669305CE" w14:textId="76C7AF02" w:rsidR="000E1AC7" w:rsidRPr="00FF798F" w:rsidRDefault="00FF798F" w:rsidP="00CE0A13">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FF798F">
              <w:rPr>
                <w:rFonts w:cstheme="minorHAnsi"/>
              </w:rPr>
              <w:t xml:space="preserve">Linear decrease to </w:t>
            </w:r>
            <w:r w:rsidRPr="00FF798F">
              <w:rPr>
                <w:rFonts w:cstheme="minorHAnsi"/>
                <w:i/>
                <w:iCs/>
              </w:rPr>
              <w:t>c</w:t>
            </w:r>
            <w:r w:rsidRPr="00FF798F">
              <w:rPr>
                <w:rFonts w:cstheme="minorHAnsi"/>
                <w:i/>
                <w:iCs/>
                <w:vertAlign w:val="subscript"/>
              </w:rPr>
              <w:t>min</w:t>
            </w:r>
            <w:r w:rsidRPr="00FF798F">
              <w:rPr>
                <w:rFonts w:cstheme="minorHAnsi"/>
              </w:rPr>
              <w:t xml:space="preserve"> at </w:t>
            </w:r>
            <w:r w:rsidRPr="00FF798F">
              <w:rPr>
                <w:rFonts w:cstheme="minorHAnsi"/>
                <w:i/>
                <w:iCs/>
              </w:rPr>
              <w:t>d</w:t>
            </w:r>
            <w:r w:rsidRPr="00FF798F">
              <w:rPr>
                <w:rFonts w:cstheme="minorHAnsi"/>
                <w:i/>
                <w:iCs/>
                <w:vertAlign w:val="subscript"/>
              </w:rPr>
              <w:t>t</w:t>
            </w:r>
            <w:r w:rsidRPr="00FF798F">
              <w:rPr>
                <w:rFonts w:cstheme="minorHAnsi"/>
              </w:rPr>
              <w:t xml:space="preserve">/2, followed by a linear increase back to </w:t>
            </w:r>
            <w:r w:rsidRPr="00FF798F">
              <w:rPr>
                <w:rFonts w:cstheme="minorHAnsi"/>
                <w:i/>
                <w:iCs/>
              </w:rPr>
              <w:t>c(t)</w:t>
            </w:r>
            <w:r w:rsidRPr="00FF798F">
              <w:rPr>
                <w:rFonts w:cstheme="minorHAnsi"/>
              </w:rPr>
              <w:t xml:space="preserve"> = 1.</w:t>
            </w:r>
          </w:p>
        </w:tc>
        <w:tc>
          <w:tcPr>
            <w:tcW w:w="4819" w:type="dxa"/>
            <w:shd w:val="clear" w:color="auto" w:fill="auto"/>
            <w:vAlign w:val="center"/>
          </w:tcPr>
          <w:p w14:paraId="3152901F" w14:textId="77777777" w:rsidR="000E1AC7" w:rsidRPr="00554524" w:rsidRDefault="000E1AC7" w:rsidP="00CE0A1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inorHAnsi"/>
                <w:noProof/>
                <w:sz w:val="18"/>
                <w:szCs w:val="18"/>
                <w:lang w:eastAsia="en-GB"/>
              </w:rPr>
            </w:pPr>
            <m:oMathPara>
              <m:oMath>
                <m:r>
                  <w:rPr>
                    <w:rFonts w:ascii="Cambria Math" w:hAnsi="Cambria Math" w:cstheme="minorHAnsi"/>
                    <w:sz w:val="18"/>
                    <w:szCs w:val="18"/>
                  </w:rPr>
                  <m:t>c(t)=</m:t>
                </m:r>
                <m:d>
                  <m:dPr>
                    <m:begChr m:val="{"/>
                    <m:endChr m:val=""/>
                    <m:ctrlPr>
                      <w:rPr>
                        <w:rFonts w:ascii="Cambria Math" w:hAnsi="Cambria Math" w:cstheme="minorHAnsi"/>
                        <w:i/>
                        <w:sz w:val="18"/>
                        <w:szCs w:val="18"/>
                      </w:rPr>
                    </m:ctrlPr>
                  </m:dPr>
                  <m:e>
                    <m:eqArr>
                      <m:eqArrPr>
                        <m:ctrlPr>
                          <w:rPr>
                            <w:rFonts w:ascii="Cambria Math" w:hAnsi="Cambria Math" w:cstheme="minorHAnsi"/>
                            <w:i/>
                            <w:sz w:val="18"/>
                            <w:szCs w:val="18"/>
                          </w:rPr>
                        </m:ctrlPr>
                      </m:eqArrPr>
                      <m:e>
                        <m:r>
                          <w:rPr>
                            <w:rFonts w:ascii="Cambria Math" w:hAnsi="Cambria Math" w:cstheme="minorHAnsi"/>
                            <w:sz w:val="18"/>
                            <w:szCs w:val="18"/>
                          </w:rPr>
                          <m:t>1-</m:t>
                        </m:r>
                        <m:f>
                          <m:fPr>
                            <m:ctrlPr>
                              <w:rPr>
                                <w:rFonts w:ascii="Cambria Math" w:hAnsi="Cambria Math" w:cstheme="minorHAnsi"/>
                                <w:i/>
                                <w:sz w:val="18"/>
                                <w:szCs w:val="18"/>
                              </w:rPr>
                            </m:ctrlPr>
                          </m:fPr>
                          <m:num>
                            <m:r>
                              <w:rPr>
                                <w:rFonts w:ascii="Cambria Math" w:hAnsi="Cambria Math" w:cstheme="minorHAnsi"/>
                                <w:sz w:val="18"/>
                                <w:szCs w:val="18"/>
                              </w:rPr>
                              <m:t>1-</m:t>
                            </m:r>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num>
                          <m:den>
                            <m:f>
                              <m:fPr>
                                <m:ctrlPr>
                                  <w:rPr>
                                    <w:rFonts w:ascii="Cambria Math" w:hAnsi="Cambria Math" w:cstheme="minorHAnsi"/>
                                    <w:i/>
                                    <w:sz w:val="18"/>
                                    <w:szCs w:val="18"/>
                                  </w:rPr>
                                </m:ctrlPr>
                              </m:fPr>
                              <m:num>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num>
                              <m:den>
                                <m:r>
                                  <w:rPr>
                                    <w:rFonts w:ascii="Cambria Math" w:hAnsi="Cambria Math" w:cstheme="minorHAnsi"/>
                                    <w:sz w:val="18"/>
                                    <w:szCs w:val="18"/>
                                  </w:rPr>
                                  <m:t>2</m:t>
                                </m:r>
                              </m:den>
                            </m:f>
                          </m:den>
                        </m:f>
                        <m:r>
                          <w:rPr>
                            <w:rFonts w:ascii="Cambria Math" w:hAnsi="Cambria Math" w:cstheme="minorHAnsi"/>
                            <w:sz w:val="18"/>
                            <w:szCs w:val="18"/>
                          </w:rPr>
                          <m:t>(t-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  &amp;</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≤t&lt;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f>
                          <m:fPr>
                            <m:ctrlPr>
                              <w:rPr>
                                <w:rFonts w:ascii="Cambria Math" w:hAnsi="Cambria Math" w:cstheme="minorHAnsi"/>
                                <w:i/>
                                <w:sz w:val="18"/>
                                <w:szCs w:val="18"/>
                              </w:rPr>
                            </m:ctrlPr>
                          </m:fPr>
                          <m:num>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num>
                          <m:den>
                            <m:r>
                              <w:rPr>
                                <w:rFonts w:ascii="Cambria Math" w:hAnsi="Cambria Math" w:cstheme="minorHAnsi"/>
                                <w:sz w:val="18"/>
                                <w:szCs w:val="18"/>
                              </w:rPr>
                              <m:t>2</m:t>
                            </m:r>
                          </m:den>
                        </m:f>
                        <m:ctrlPr>
                          <w:rPr>
                            <w:rFonts w:ascii="Cambria Math" w:eastAsia="Cambria Math" w:hAnsi="Cambria Math" w:cs="Cambria Math"/>
                            <w:i/>
                            <w:sz w:val="18"/>
                            <w:szCs w:val="18"/>
                          </w:rPr>
                        </m:ctrlPr>
                      </m:e>
                      <m:e>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1-</m:t>
                            </m:r>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num>
                          <m:den>
                            <m:f>
                              <m:fPr>
                                <m:ctrlPr>
                                  <w:rPr>
                                    <w:rFonts w:ascii="Cambria Math" w:hAnsi="Cambria Math" w:cstheme="minorHAnsi"/>
                                    <w:i/>
                                    <w:sz w:val="18"/>
                                    <w:szCs w:val="18"/>
                                  </w:rPr>
                                </m:ctrlPr>
                              </m:fPr>
                              <m:num>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num>
                              <m:den>
                                <m:r>
                                  <w:rPr>
                                    <w:rFonts w:ascii="Cambria Math" w:hAnsi="Cambria Math" w:cstheme="minorHAnsi"/>
                                    <w:sz w:val="18"/>
                                    <w:szCs w:val="18"/>
                                  </w:rPr>
                                  <m:t>2</m:t>
                                </m:r>
                              </m:den>
                            </m:f>
                          </m:den>
                        </m:f>
                        <m:r>
                          <w:rPr>
                            <w:rFonts w:ascii="Cambria Math" w:hAnsi="Cambria Math" w:cstheme="minorHAnsi"/>
                            <w:sz w:val="18"/>
                            <w:szCs w:val="18"/>
                          </w:rPr>
                          <m:t>(t-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  &amp;</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f>
                          <m:fPr>
                            <m:ctrlPr>
                              <w:rPr>
                                <w:rFonts w:ascii="Cambria Math" w:hAnsi="Cambria Math" w:cstheme="minorHAnsi"/>
                                <w:i/>
                                <w:sz w:val="18"/>
                                <w:szCs w:val="18"/>
                              </w:rPr>
                            </m:ctrlPr>
                          </m:fPr>
                          <m:num>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num>
                          <m:den>
                            <m:r>
                              <w:rPr>
                                <w:rFonts w:ascii="Cambria Math" w:hAnsi="Cambria Math" w:cstheme="minorHAnsi"/>
                                <w:sz w:val="18"/>
                                <w:szCs w:val="18"/>
                              </w:rPr>
                              <m:t>2</m:t>
                            </m:r>
                          </m:den>
                        </m:f>
                        <m:r>
                          <w:rPr>
                            <w:rFonts w:ascii="Cambria Math" w:hAnsi="Cambria Math" w:cstheme="minorHAnsi"/>
                            <w:sz w:val="18"/>
                            <w:szCs w:val="18"/>
                          </w:rPr>
                          <m:t>≤t≤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e>
                    </m:eqArr>
                  </m:e>
                </m:d>
              </m:oMath>
            </m:oMathPara>
          </w:p>
        </w:tc>
      </w:tr>
      <w:tr w:rsidR="000E1AC7" w:rsidRPr="00A811A7" w14:paraId="76D0F031" w14:textId="77777777" w:rsidTr="002B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shd w:val="clear" w:color="auto" w:fill="auto"/>
            <w:vAlign w:val="center"/>
          </w:tcPr>
          <w:p w14:paraId="2401F14E" w14:textId="77777777" w:rsidR="000E1AC7" w:rsidRPr="00E20BFC" w:rsidRDefault="000E1AC7" w:rsidP="00CE0A13">
            <w:pPr>
              <w:spacing w:line="276" w:lineRule="auto"/>
              <w:jc w:val="center"/>
              <w:rPr>
                <w:rFonts w:cstheme="minorHAnsi"/>
              </w:rPr>
            </w:pPr>
            <w:r w:rsidRPr="00E20BFC">
              <w:rPr>
                <w:rFonts w:cstheme="minorHAnsi"/>
              </w:rPr>
              <w:t>5</w:t>
            </w:r>
          </w:p>
        </w:tc>
        <w:tc>
          <w:tcPr>
            <w:tcW w:w="3183" w:type="dxa"/>
            <w:shd w:val="clear" w:color="auto" w:fill="auto"/>
            <w:vAlign w:val="center"/>
          </w:tcPr>
          <w:p w14:paraId="7993056A" w14:textId="43DD4888" w:rsidR="000E1AC7" w:rsidRPr="00CF5D5B" w:rsidRDefault="00FF798F" w:rsidP="00CE0A13">
            <w:pPr>
              <w:spacing w:line="276" w:lineRule="auto"/>
              <w:cnfStyle w:val="000000100000" w:firstRow="0" w:lastRow="0" w:firstColumn="0" w:lastColumn="0" w:oddVBand="0" w:evenVBand="0" w:oddHBand="1" w:evenHBand="0" w:firstRowFirstColumn="0" w:firstRowLastColumn="0" w:lastRowFirstColumn="0" w:lastRowLastColumn="0"/>
              <w:rPr>
                <w:rFonts w:ascii="Cambria Math" w:hAnsi="Cambria Math" w:cstheme="minorHAnsi"/>
                <w:sz w:val="20"/>
                <w:szCs w:val="20"/>
              </w:rPr>
            </w:pPr>
            <w:r w:rsidRPr="00CF5D5B">
              <w:rPr>
                <w:rFonts w:cstheme="minorHAnsi"/>
              </w:rPr>
              <w:t xml:space="preserve">A “pulsing” </w:t>
            </w:r>
            <w:r w:rsidR="004D16F2">
              <w:rPr>
                <w:rFonts w:cstheme="minorHAnsi"/>
              </w:rPr>
              <w:t xml:space="preserve">intervention </w:t>
            </w:r>
            <w:r w:rsidRPr="00CF5D5B">
              <w:rPr>
                <w:rFonts w:cstheme="minorHAnsi"/>
              </w:rPr>
              <w:t xml:space="preserve">with immediate reductions to </w:t>
            </w:r>
            <w:r w:rsidRPr="00CF5D5B">
              <w:rPr>
                <w:rFonts w:cstheme="minorHAnsi"/>
                <w:i/>
                <w:iCs/>
              </w:rPr>
              <w:t>c</w:t>
            </w:r>
            <w:r w:rsidRPr="00CF5D5B">
              <w:rPr>
                <w:rFonts w:cstheme="minorHAnsi"/>
                <w:i/>
                <w:iCs/>
                <w:vertAlign w:val="subscript"/>
              </w:rPr>
              <w:t>min</w:t>
            </w:r>
            <w:r w:rsidRPr="00CF5D5B">
              <w:rPr>
                <w:rFonts w:cstheme="minorHAnsi"/>
              </w:rPr>
              <w:t xml:space="preserve"> between intervention intervals 0-21, 35-49 and 63-77 days (for an example total intervention duration, </w:t>
            </w:r>
            <w:r w:rsidRPr="00CF5D5B">
              <w:rPr>
                <w:rFonts w:cstheme="minorHAnsi"/>
                <w:i/>
                <w:iCs/>
              </w:rPr>
              <w:t>d</w:t>
            </w:r>
            <w:r w:rsidRPr="00CF5D5B">
              <w:rPr>
                <w:rFonts w:cstheme="minorHAnsi"/>
                <w:i/>
                <w:iCs/>
                <w:vertAlign w:val="subscript"/>
              </w:rPr>
              <w:t>t</w:t>
            </w:r>
            <w:r w:rsidRPr="00CF5D5B">
              <w:rPr>
                <w:rFonts w:cstheme="minorHAnsi"/>
              </w:rPr>
              <w:t xml:space="preserve"> = 84 days).</w:t>
            </w:r>
          </w:p>
        </w:tc>
        <w:tc>
          <w:tcPr>
            <w:tcW w:w="4819" w:type="dxa"/>
            <w:shd w:val="clear" w:color="auto" w:fill="auto"/>
            <w:vAlign w:val="center"/>
          </w:tcPr>
          <w:p w14:paraId="1843A9AC" w14:textId="39F19ADB" w:rsidR="000E1AC7" w:rsidRPr="00554524" w:rsidRDefault="000E1AC7" w:rsidP="00CE0A13">
            <w:pPr>
              <w:spacing w:line="276" w:lineRule="auto"/>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inorHAnsi"/>
                <w:sz w:val="18"/>
                <w:szCs w:val="18"/>
              </w:rPr>
            </w:pPr>
            <m:oMathPara>
              <m:oMath>
                <m:r>
                  <w:rPr>
                    <w:rFonts w:ascii="Cambria Math" w:hAnsi="Cambria Math" w:cstheme="minorHAnsi"/>
                    <w:sz w:val="18"/>
                    <w:szCs w:val="18"/>
                  </w:rPr>
                  <m:t>c(t)=</m:t>
                </m:r>
                <m:d>
                  <m:dPr>
                    <m:begChr m:val="{"/>
                    <m:endChr m:val=""/>
                    <m:ctrlPr>
                      <w:rPr>
                        <w:rFonts w:ascii="Cambria Math" w:hAnsi="Cambria Math" w:cstheme="minorHAnsi"/>
                        <w:i/>
                        <w:sz w:val="18"/>
                        <w:szCs w:val="18"/>
                      </w:rPr>
                    </m:ctrlPr>
                  </m:dPr>
                  <m:e>
                    <m:eqArr>
                      <m:eqArrPr>
                        <m:ctrlPr>
                          <w:rPr>
                            <w:rFonts w:ascii="Cambria Math" w:hAnsi="Cambria Math" w:cstheme="minorHAnsi"/>
                            <w:i/>
                            <w:sz w:val="18"/>
                            <w:szCs w:val="18"/>
                          </w:rPr>
                        </m:ctrlPr>
                      </m:eqArrPr>
                      <m:e>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r>
                          <w:rPr>
                            <w:rFonts w:ascii="Cambria Math" w:hAnsi="Cambria Math" w:cstheme="minorHAnsi"/>
                            <w:sz w:val="18"/>
                            <w:szCs w:val="18"/>
                          </w:rPr>
                          <m:t>,  &amp;</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≤t&lt;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sSub>
                          <m:sSubPr>
                            <m:ctrlPr>
                              <w:rPr>
                                <w:rFonts w:ascii="Cambria Math" w:hAnsi="Cambria Math" w:cstheme="minorHAnsi"/>
                                <w:i/>
                                <w:sz w:val="18"/>
                                <w:szCs w:val="18"/>
                              </w:rPr>
                            </m:ctrlPr>
                          </m:sSubPr>
                          <m:e>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6</m:t>
                                </m:r>
                              </m:den>
                            </m:f>
                            <m:r>
                              <w:rPr>
                                <w:rFonts w:ascii="Cambria Math" w:hAnsi="Cambria Math" w:cstheme="minorHAnsi"/>
                                <w:sz w:val="18"/>
                                <w:szCs w:val="18"/>
                              </w:rPr>
                              <m:t>d</m:t>
                            </m:r>
                          </m:e>
                          <m:sub>
                            <m:r>
                              <w:rPr>
                                <w:rFonts w:ascii="Cambria Math" w:hAnsi="Cambria Math" w:cstheme="minorHAnsi"/>
                                <w:sz w:val="18"/>
                                <w:szCs w:val="18"/>
                              </w:rPr>
                              <m:t>t</m:t>
                            </m:r>
                          </m:sub>
                        </m:sSub>
                        <m:ctrlPr>
                          <w:rPr>
                            <w:rFonts w:ascii="Cambria Math" w:eastAsia="Cambria Math" w:hAnsi="Cambria Math" w:cs="Cambria Math"/>
                            <w:i/>
                            <w:sz w:val="18"/>
                            <w:szCs w:val="18"/>
                          </w:rPr>
                        </m:ctrlPr>
                      </m:e>
                      <m:e>
                        <m:r>
                          <w:rPr>
                            <w:rFonts w:ascii="Cambria Math" w:hAnsi="Cambria Math" w:cstheme="minorHAnsi"/>
                            <w:sz w:val="18"/>
                            <w:szCs w:val="18"/>
                          </w:rPr>
                          <m:t>1,  &amp;</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1</m:t>
                            </m:r>
                          </m:num>
                          <m:den>
                            <m:r>
                              <w:rPr>
                                <w:rFonts w:ascii="Cambria Math" w:hAnsi="Cambria Math" w:cstheme="minorHAnsi"/>
                                <w:sz w:val="18"/>
                                <w:szCs w:val="18"/>
                              </w:rPr>
                              <m:t>6</m:t>
                            </m:r>
                          </m:den>
                        </m:f>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r>
                          <w:rPr>
                            <w:rFonts w:ascii="Cambria Math" w:hAnsi="Cambria Math" w:cstheme="minorHAnsi"/>
                            <w:sz w:val="18"/>
                            <w:szCs w:val="18"/>
                          </w:rPr>
                          <m:t>≤t&lt;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2</m:t>
                            </m:r>
                          </m:num>
                          <m:den>
                            <m:r>
                              <w:rPr>
                                <w:rFonts w:ascii="Cambria Math" w:hAnsi="Cambria Math" w:cstheme="minorHAnsi"/>
                                <w:sz w:val="18"/>
                                <w:szCs w:val="18"/>
                              </w:rPr>
                              <m:t>6</m:t>
                            </m:r>
                          </m:den>
                        </m:f>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ctrlPr>
                          <w:rPr>
                            <w:rFonts w:ascii="Cambria Math" w:eastAsia="Cambria Math" w:hAnsi="Cambria Math" w:cs="Cambria Math"/>
                            <w:i/>
                            <w:sz w:val="18"/>
                            <w:szCs w:val="18"/>
                          </w:rPr>
                        </m:ctrlPr>
                      </m:e>
                      <m:e>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r>
                          <w:rPr>
                            <w:rFonts w:ascii="Cambria Math" w:hAnsi="Cambria Math" w:cstheme="minorHAnsi"/>
                            <w:sz w:val="18"/>
                            <w:szCs w:val="18"/>
                          </w:rPr>
                          <m:t>,  &amp;</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2</m:t>
                            </m:r>
                          </m:num>
                          <m:den>
                            <m:r>
                              <w:rPr>
                                <w:rFonts w:ascii="Cambria Math" w:hAnsi="Cambria Math" w:cstheme="minorHAnsi"/>
                                <w:sz w:val="18"/>
                                <w:szCs w:val="18"/>
                              </w:rPr>
                              <m:t>6</m:t>
                            </m:r>
                          </m:den>
                        </m:f>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r>
                          <w:rPr>
                            <w:rFonts w:ascii="Cambria Math" w:hAnsi="Cambria Math" w:cstheme="minorHAnsi"/>
                            <w:sz w:val="18"/>
                            <w:szCs w:val="18"/>
                          </w:rPr>
                          <m:t>≤t&lt;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sSub>
                          <m:sSubPr>
                            <m:ctrlPr>
                              <w:rPr>
                                <w:rFonts w:ascii="Cambria Math" w:hAnsi="Cambria Math" w:cstheme="minorHAnsi"/>
                                <w:i/>
                                <w:sz w:val="18"/>
                                <w:szCs w:val="18"/>
                              </w:rPr>
                            </m:ctrlPr>
                          </m:sSubPr>
                          <m:e>
                            <m:f>
                              <m:fPr>
                                <m:ctrlPr>
                                  <w:rPr>
                                    <w:rFonts w:ascii="Cambria Math" w:hAnsi="Cambria Math" w:cstheme="minorHAnsi"/>
                                    <w:i/>
                                    <w:sz w:val="18"/>
                                    <w:szCs w:val="18"/>
                                  </w:rPr>
                                </m:ctrlPr>
                              </m:fPr>
                              <m:num>
                                <m:r>
                                  <w:rPr>
                                    <w:rFonts w:ascii="Cambria Math" w:hAnsi="Cambria Math" w:cstheme="minorHAnsi"/>
                                    <w:sz w:val="18"/>
                                    <w:szCs w:val="18"/>
                                  </w:rPr>
                                  <m:t>3</m:t>
                                </m:r>
                              </m:num>
                              <m:den>
                                <m:r>
                                  <w:rPr>
                                    <w:rFonts w:ascii="Cambria Math" w:hAnsi="Cambria Math" w:cstheme="minorHAnsi"/>
                                    <w:sz w:val="18"/>
                                    <w:szCs w:val="18"/>
                                  </w:rPr>
                                  <m:t>6</m:t>
                                </m:r>
                              </m:den>
                            </m:f>
                            <m:r>
                              <w:rPr>
                                <w:rFonts w:ascii="Cambria Math" w:hAnsi="Cambria Math" w:cstheme="minorHAnsi"/>
                                <w:sz w:val="18"/>
                                <w:szCs w:val="18"/>
                              </w:rPr>
                              <m:t>d</m:t>
                            </m:r>
                          </m:e>
                          <m:sub>
                            <m:r>
                              <w:rPr>
                                <w:rFonts w:ascii="Cambria Math" w:hAnsi="Cambria Math" w:cstheme="minorHAnsi"/>
                                <w:sz w:val="18"/>
                                <w:szCs w:val="18"/>
                              </w:rPr>
                              <m:t>t</m:t>
                            </m:r>
                          </m:sub>
                        </m:sSub>
                        <m:ctrlPr>
                          <w:rPr>
                            <w:rFonts w:ascii="Cambria Math" w:eastAsia="Cambria Math" w:hAnsi="Cambria Math" w:cs="Cambria Math"/>
                            <w:i/>
                            <w:sz w:val="18"/>
                            <w:szCs w:val="18"/>
                          </w:rPr>
                        </m:ctrlPr>
                      </m:e>
                      <m:e>
                        <m:r>
                          <w:rPr>
                            <w:rFonts w:ascii="Cambria Math" w:hAnsi="Cambria Math" w:cstheme="minorHAnsi"/>
                            <w:sz w:val="18"/>
                            <w:szCs w:val="18"/>
                          </w:rPr>
                          <m:t>1,  &amp;</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3</m:t>
                            </m:r>
                          </m:num>
                          <m:den>
                            <m:r>
                              <w:rPr>
                                <w:rFonts w:ascii="Cambria Math" w:hAnsi="Cambria Math" w:cstheme="minorHAnsi"/>
                                <w:sz w:val="18"/>
                                <w:szCs w:val="18"/>
                              </w:rPr>
                              <m:t>6</m:t>
                            </m:r>
                          </m:den>
                        </m:f>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r>
                          <w:rPr>
                            <w:rFonts w:ascii="Cambria Math" w:hAnsi="Cambria Math" w:cstheme="minorHAnsi"/>
                            <w:sz w:val="18"/>
                            <w:szCs w:val="18"/>
                          </w:rPr>
                          <m:t>≤t&lt;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sSub>
                          <m:sSubPr>
                            <m:ctrlPr>
                              <w:rPr>
                                <w:rFonts w:ascii="Cambria Math" w:hAnsi="Cambria Math" w:cstheme="minorHAnsi"/>
                                <w:i/>
                                <w:sz w:val="18"/>
                                <w:szCs w:val="18"/>
                              </w:rPr>
                            </m:ctrlPr>
                          </m:sSubPr>
                          <m:e>
                            <m:f>
                              <m:fPr>
                                <m:ctrlPr>
                                  <w:rPr>
                                    <w:rFonts w:ascii="Cambria Math" w:hAnsi="Cambria Math" w:cstheme="minorHAnsi"/>
                                    <w:i/>
                                    <w:sz w:val="18"/>
                                    <w:szCs w:val="18"/>
                                  </w:rPr>
                                </m:ctrlPr>
                              </m:fPr>
                              <m:num>
                                <m:r>
                                  <w:rPr>
                                    <w:rFonts w:ascii="Cambria Math" w:hAnsi="Cambria Math" w:cstheme="minorHAnsi"/>
                                    <w:sz w:val="18"/>
                                    <w:szCs w:val="18"/>
                                  </w:rPr>
                                  <m:t>4</m:t>
                                </m:r>
                              </m:num>
                              <m:den>
                                <m:r>
                                  <w:rPr>
                                    <w:rFonts w:ascii="Cambria Math" w:hAnsi="Cambria Math" w:cstheme="minorHAnsi"/>
                                    <w:sz w:val="18"/>
                                    <w:szCs w:val="18"/>
                                  </w:rPr>
                                  <m:t>6</m:t>
                                </m:r>
                              </m:den>
                            </m:f>
                            <m:r>
                              <w:rPr>
                                <w:rFonts w:ascii="Cambria Math" w:hAnsi="Cambria Math" w:cstheme="minorHAnsi"/>
                                <w:sz w:val="18"/>
                                <w:szCs w:val="18"/>
                              </w:rPr>
                              <m:t>d</m:t>
                            </m:r>
                          </m:e>
                          <m:sub>
                            <m:r>
                              <w:rPr>
                                <w:rFonts w:ascii="Cambria Math" w:hAnsi="Cambria Math" w:cstheme="minorHAnsi"/>
                                <w:sz w:val="18"/>
                                <w:szCs w:val="18"/>
                              </w:rPr>
                              <m:t>t</m:t>
                            </m:r>
                          </m:sub>
                        </m:sSub>
                        <m:ctrlPr>
                          <w:rPr>
                            <w:rFonts w:ascii="Cambria Math" w:eastAsia="Cambria Math" w:hAnsi="Cambria Math" w:cs="Cambria Math"/>
                            <w:i/>
                            <w:sz w:val="18"/>
                            <w:szCs w:val="18"/>
                          </w:rPr>
                        </m:ctrlPr>
                      </m:e>
                      <m:e>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min</m:t>
                            </m:r>
                          </m:sub>
                        </m:sSub>
                        <m:r>
                          <w:rPr>
                            <w:rFonts w:ascii="Cambria Math" w:hAnsi="Cambria Math" w:cstheme="minorHAnsi"/>
                            <w:sz w:val="18"/>
                            <w:szCs w:val="18"/>
                          </w:rPr>
                          <m:t>,  &amp;</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f>
                          <m:fPr>
                            <m:ctrlPr>
                              <w:rPr>
                                <w:rFonts w:ascii="Cambria Math" w:hAnsi="Cambria Math" w:cstheme="minorHAnsi"/>
                                <w:i/>
                                <w:sz w:val="18"/>
                                <w:szCs w:val="18"/>
                              </w:rPr>
                            </m:ctrlPr>
                          </m:fPr>
                          <m:num>
                            <m:r>
                              <w:rPr>
                                <w:rFonts w:ascii="Cambria Math" w:hAnsi="Cambria Math" w:cstheme="minorHAnsi"/>
                                <w:sz w:val="18"/>
                                <w:szCs w:val="18"/>
                              </w:rPr>
                              <m:t>4</m:t>
                            </m:r>
                          </m:num>
                          <m:den>
                            <m:r>
                              <w:rPr>
                                <w:rFonts w:ascii="Cambria Math" w:hAnsi="Cambria Math" w:cstheme="minorHAnsi"/>
                                <w:sz w:val="18"/>
                                <w:szCs w:val="18"/>
                              </w:rPr>
                              <m:t>6</m:t>
                            </m:r>
                          </m:den>
                        </m:f>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t</m:t>
                            </m:r>
                          </m:sub>
                        </m:sSub>
                        <m:r>
                          <w:rPr>
                            <w:rFonts w:ascii="Cambria Math" w:hAnsi="Cambria Math" w:cstheme="minorHAnsi"/>
                            <w:sz w:val="18"/>
                            <w:szCs w:val="18"/>
                          </w:rPr>
                          <m:t>≤t&lt;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sSub>
                          <m:sSubPr>
                            <m:ctrlPr>
                              <w:rPr>
                                <w:rFonts w:ascii="Cambria Math" w:hAnsi="Cambria Math" w:cstheme="minorHAnsi"/>
                                <w:i/>
                                <w:sz w:val="18"/>
                                <w:szCs w:val="18"/>
                              </w:rPr>
                            </m:ctrlPr>
                          </m:sSubPr>
                          <m:e>
                            <m:f>
                              <m:fPr>
                                <m:ctrlPr>
                                  <w:rPr>
                                    <w:rFonts w:ascii="Cambria Math" w:hAnsi="Cambria Math" w:cstheme="minorHAnsi"/>
                                    <w:i/>
                                    <w:sz w:val="18"/>
                                    <w:szCs w:val="18"/>
                                  </w:rPr>
                                </m:ctrlPr>
                              </m:fPr>
                              <m:num>
                                <m:r>
                                  <w:rPr>
                                    <w:rFonts w:ascii="Cambria Math" w:hAnsi="Cambria Math" w:cstheme="minorHAnsi"/>
                                    <w:sz w:val="18"/>
                                    <w:szCs w:val="18"/>
                                  </w:rPr>
                                  <m:t>5</m:t>
                                </m:r>
                              </m:num>
                              <m:den>
                                <m:r>
                                  <w:rPr>
                                    <w:rFonts w:ascii="Cambria Math" w:hAnsi="Cambria Math" w:cstheme="minorHAnsi"/>
                                    <w:sz w:val="18"/>
                                    <w:szCs w:val="18"/>
                                  </w:rPr>
                                  <m:t>6</m:t>
                                </m:r>
                              </m:den>
                            </m:f>
                            <m:r>
                              <w:rPr>
                                <w:rFonts w:ascii="Cambria Math" w:hAnsi="Cambria Math" w:cstheme="minorHAnsi"/>
                                <w:sz w:val="18"/>
                                <w:szCs w:val="18"/>
                              </w:rPr>
                              <m:t>d</m:t>
                            </m:r>
                          </m:e>
                          <m:sub>
                            <m:r>
                              <w:rPr>
                                <w:rFonts w:ascii="Cambria Math" w:hAnsi="Cambria Math" w:cstheme="minorHAnsi"/>
                                <w:sz w:val="18"/>
                                <w:szCs w:val="18"/>
                              </w:rPr>
                              <m:t>t</m:t>
                            </m:r>
                          </m:sub>
                        </m:sSub>
                        <m:ctrlPr>
                          <w:rPr>
                            <w:rFonts w:ascii="Cambria Math" w:eastAsia="Cambria Math" w:hAnsi="Cambria Math" w:cs="Cambria Math"/>
                            <w:i/>
                            <w:sz w:val="18"/>
                            <w:szCs w:val="18"/>
                          </w:rPr>
                        </m:ctrlPr>
                      </m:e>
                      <m:e>
                        <m:r>
                          <w:rPr>
                            <w:rFonts w:ascii="Cambria Math" w:eastAsia="Cambria Math" w:hAnsi="Cambria Math" w:cs="Cambria Math"/>
                            <w:sz w:val="18"/>
                            <w:szCs w:val="18"/>
                          </w:rPr>
                          <m:t>1</m:t>
                        </m:r>
                        <m:r>
                          <w:rPr>
                            <w:rFonts w:ascii="Cambria Math" w:hAnsi="Cambria Math" w:cstheme="minorHAnsi"/>
                            <w:sz w:val="18"/>
                            <w:szCs w:val="18"/>
                          </w:rPr>
                          <m:t>,  &amp;t≥</m:t>
                        </m:r>
                        <m:sSub>
                          <m:sSubPr>
                            <m:ctrlPr>
                              <w:rPr>
                                <w:rFonts w:ascii="Cambria Math" w:hAnsi="Cambria Math" w:cstheme="minorHAnsi"/>
                                <w:i/>
                                <w:sz w:val="18"/>
                                <w:szCs w:val="18"/>
                              </w:rPr>
                            </m:ctrlPr>
                          </m:sSubPr>
                          <m:e>
                            <m:r>
                              <w:rPr>
                                <w:rFonts w:ascii="Cambria Math" w:hAnsi="Cambria Math" w:cstheme="minorHAnsi"/>
                                <w:sz w:val="18"/>
                                <w:szCs w:val="18"/>
                              </w:rPr>
                              <m:t>t</m:t>
                            </m:r>
                          </m:e>
                          <m:sub>
                            <m:r>
                              <w:rPr>
                                <w:rFonts w:ascii="Cambria Math" w:hAnsi="Cambria Math" w:cstheme="minorHAnsi"/>
                                <w:sz w:val="18"/>
                                <w:szCs w:val="18"/>
                              </w:rPr>
                              <m:t>p</m:t>
                            </m:r>
                          </m:sub>
                        </m:sSub>
                        <m:r>
                          <w:rPr>
                            <w:rFonts w:ascii="Cambria Math" w:hAnsi="Cambria Math" w:cstheme="minorHAnsi"/>
                            <w:sz w:val="18"/>
                            <w:szCs w:val="18"/>
                          </w:rPr>
                          <m:t>+</m:t>
                        </m:r>
                        <m:sSub>
                          <m:sSubPr>
                            <m:ctrlPr>
                              <w:rPr>
                                <w:rFonts w:ascii="Cambria Math" w:hAnsi="Cambria Math" w:cstheme="minorHAnsi"/>
                                <w:i/>
                                <w:sz w:val="18"/>
                                <w:szCs w:val="18"/>
                              </w:rPr>
                            </m:ctrlPr>
                          </m:sSubPr>
                          <m:e>
                            <m:f>
                              <m:fPr>
                                <m:ctrlPr>
                                  <w:rPr>
                                    <w:rFonts w:ascii="Cambria Math" w:hAnsi="Cambria Math" w:cstheme="minorHAnsi"/>
                                    <w:i/>
                                    <w:sz w:val="18"/>
                                    <w:szCs w:val="18"/>
                                  </w:rPr>
                                </m:ctrlPr>
                              </m:fPr>
                              <m:num>
                                <m:r>
                                  <w:rPr>
                                    <w:rFonts w:ascii="Cambria Math" w:hAnsi="Cambria Math" w:cstheme="minorHAnsi"/>
                                    <w:sz w:val="18"/>
                                    <w:szCs w:val="18"/>
                                  </w:rPr>
                                  <m:t>5</m:t>
                                </m:r>
                              </m:num>
                              <m:den>
                                <m:r>
                                  <w:rPr>
                                    <w:rFonts w:ascii="Cambria Math" w:hAnsi="Cambria Math" w:cstheme="minorHAnsi"/>
                                    <w:sz w:val="18"/>
                                    <w:szCs w:val="18"/>
                                  </w:rPr>
                                  <m:t>6</m:t>
                                </m:r>
                              </m:den>
                            </m:f>
                            <m:r>
                              <w:rPr>
                                <w:rFonts w:ascii="Cambria Math" w:hAnsi="Cambria Math" w:cstheme="minorHAnsi"/>
                                <w:sz w:val="18"/>
                                <w:szCs w:val="18"/>
                              </w:rPr>
                              <m:t>d</m:t>
                            </m:r>
                          </m:e>
                          <m:sub>
                            <m:r>
                              <w:rPr>
                                <w:rFonts w:ascii="Cambria Math" w:hAnsi="Cambria Math" w:cstheme="minorHAnsi"/>
                                <w:sz w:val="18"/>
                                <w:szCs w:val="18"/>
                              </w:rPr>
                              <m:t>t</m:t>
                            </m:r>
                          </m:sub>
                        </m:sSub>
                      </m:e>
                    </m:eqArr>
                  </m:e>
                </m:d>
              </m:oMath>
            </m:oMathPara>
          </w:p>
        </w:tc>
      </w:tr>
      <w:bookmarkEnd w:id="185"/>
    </w:tbl>
    <w:p w14:paraId="0F3C5CE1" w14:textId="77777777" w:rsidR="000E1AC7" w:rsidRDefault="000E1AC7" w:rsidP="000E1AC7">
      <w:pPr>
        <w:spacing w:after="0" w:line="360" w:lineRule="auto"/>
        <w:jc w:val="both"/>
        <w:rPr>
          <w:rFonts w:ascii="Cambria Math" w:hAnsi="Cambria Math" w:cstheme="minorHAnsi"/>
        </w:rPr>
      </w:pPr>
    </w:p>
    <w:p w14:paraId="3DF50235" w14:textId="2A9D4720" w:rsidR="002334C3" w:rsidRDefault="000E1AC7" w:rsidP="002334C3">
      <w:pPr>
        <w:spacing w:after="0" w:line="360" w:lineRule="auto"/>
        <w:jc w:val="both"/>
        <w:rPr>
          <w:rFonts w:ascii="Calibri" w:hAnsi="Calibri" w:cs="Calibri"/>
        </w:rPr>
      </w:pPr>
      <w:r w:rsidRPr="00B966F2">
        <w:rPr>
          <w:rFonts w:cstheme="minorHAnsi"/>
        </w:rPr>
        <w:t xml:space="preserve">For a </w:t>
      </w:r>
      <w:r w:rsidR="00B61D79">
        <w:rPr>
          <w:rFonts w:cstheme="minorHAnsi"/>
        </w:rPr>
        <w:t>given</w:t>
      </w:r>
      <w:r w:rsidRPr="00B966F2">
        <w:rPr>
          <w:rFonts w:cstheme="minorHAnsi"/>
        </w:rPr>
        <w:t xml:space="preserve"> </w:t>
      </w:r>
      <w:r w:rsidR="00CF5D5B">
        <w:rPr>
          <w:rFonts w:cstheme="minorHAnsi"/>
        </w:rPr>
        <w:t>intervention</w:t>
      </w:r>
      <w:r w:rsidRPr="00B966F2">
        <w:rPr>
          <w:rFonts w:cstheme="minorHAnsi"/>
        </w:rPr>
        <w:t xml:space="preserve"> duration, </w:t>
      </w:r>
      <w:r w:rsidRPr="00B966F2">
        <w:rPr>
          <w:rFonts w:cstheme="minorHAnsi"/>
          <w:i/>
          <w:iCs/>
        </w:rPr>
        <w:t>d</w:t>
      </w:r>
      <w:r w:rsidRPr="00B966F2">
        <w:rPr>
          <w:rFonts w:cstheme="minorHAnsi"/>
          <w:i/>
          <w:iCs/>
          <w:vertAlign w:val="subscript"/>
        </w:rPr>
        <w:t>t</w:t>
      </w:r>
      <w:r w:rsidRPr="00B966F2">
        <w:rPr>
          <w:rFonts w:cstheme="minorHAnsi"/>
        </w:rPr>
        <w:t xml:space="preserve">, the magnitude of </w:t>
      </w:r>
      <w:r w:rsidRPr="00B966F2">
        <w:rPr>
          <w:rFonts w:cstheme="minorHAnsi"/>
          <w:i/>
          <w:iCs/>
        </w:rPr>
        <w:t>c(t)</w:t>
      </w:r>
      <w:r w:rsidRPr="00B966F2">
        <w:rPr>
          <w:rFonts w:cstheme="minorHAnsi"/>
        </w:rPr>
        <w:t xml:space="preserve"> scaling reductions over the intervention </w:t>
      </w:r>
      <w:r w:rsidR="00B61D79">
        <w:rPr>
          <w:rFonts w:cstheme="minorHAnsi"/>
        </w:rPr>
        <w:t>duration</w:t>
      </w:r>
      <w:r w:rsidRPr="00B966F2">
        <w:rPr>
          <w:rFonts w:cstheme="minorHAnsi"/>
        </w:rPr>
        <w:t xml:space="preserve"> is half for scenario 2, 3, 4 and 5 relative to scenario 1. </w:t>
      </w:r>
      <w:r w:rsidR="00F82E90">
        <w:rPr>
          <w:rFonts w:cstheme="minorHAnsi"/>
        </w:rPr>
        <w:t xml:space="preserve">To </w:t>
      </w:r>
      <w:r w:rsidRPr="00B966F2">
        <w:rPr>
          <w:rFonts w:cstheme="minorHAnsi"/>
        </w:rPr>
        <w:t xml:space="preserve">maintain comparable </w:t>
      </w:r>
      <w:r w:rsidRPr="00B966F2">
        <w:rPr>
          <w:rFonts w:cstheme="minorHAnsi"/>
          <w:i/>
          <w:iCs/>
        </w:rPr>
        <w:t>β(t)</w:t>
      </w:r>
      <w:r w:rsidRPr="00B966F2">
        <w:rPr>
          <w:rFonts w:cstheme="minorHAnsi"/>
        </w:rPr>
        <w:t xml:space="preserve"> reductions over the intervention </w:t>
      </w:r>
      <w:r w:rsidRPr="005132A9">
        <w:rPr>
          <w:rFonts w:cstheme="minorHAnsi"/>
        </w:rPr>
        <w:t xml:space="preserve">period, </w:t>
      </w:r>
      <w:r w:rsidRPr="005132A9">
        <w:rPr>
          <w:rFonts w:cstheme="minorHAnsi"/>
          <w:i/>
          <w:iCs/>
        </w:rPr>
        <w:t>d</w:t>
      </w:r>
      <w:r w:rsidRPr="005132A9">
        <w:rPr>
          <w:rFonts w:cstheme="minorHAnsi"/>
          <w:i/>
          <w:iCs/>
          <w:vertAlign w:val="subscript"/>
        </w:rPr>
        <w:t>t</w:t>
      </w:r>
      <w:r w:rsidRPr="005132A9">
        <w:rPr>
          <w:rFonts w:cstheme="minorHAnsi"/>
        </w:rPr>
        <w:t xml:space="preserve"> was doubled for scenario 2, 3, 4 and 5 relative to scenario 1 for baseline </w:t>
      </w:r>
      <w:r w:rsidR="00CF5D5B" w:rsidRPr="005132A9">
        <w:rPr>
          <w:rFonts w:cstheme="minorHAnsi"/>
        </w:rPr>
        <w:t>analyses</w:t>
      </w:r>
      <w:r w:rsidRPr="005132A9">
        <w:rPr>
          <w:rFonts w:cstheme="minorHAnsi"/>
        </w:rPr>
        <w:t xml:space="preserve">. </w:t>
      </w:r>
      <w:r w:rsidR="00CF5D5B" w:rsidRPr="005132A9">
        <w:rPr>
          <w:rFonts w:cstheme="minorHAnsi"/>
        </w:rPr>
        <w:t>T</w:t>
      </w:r>
      <w:r w:rsidRPr="005132A9">
        <w:rPr>
          <w:rFonts w:cstheme="minorHAnsi"/>
        </w:rPr>
        <w:t xml:space="preserve">his corresponds to </w:t>
      </w:r>
      <w:r w:rsidRPr="005132A9">
        <w:rPr>
          <w:rFonts w:cstheme="minorHAnsi"/>
          <w:i/>
          <w:iCs/>
        </w:rPr>
        <w:t>d</w:t>
      </w:r>
      <w:r w:rsidRPr="005132A9">
        <w:rPr>
          <w:rFonts w:cstheme="minorHAnsi"/>
          <w:i/>
          <w:iCs/>
          <w:vertAlign w:val="subscript"/>
        </w:rPr>
        <w:t>t</w:t>
      </w:r>
      <w:r w:rsidRPr="005132A9">
        <w:rPr>
          <w:rFonts w:cstheme="minorHAnsi"/>
        </w:rPr>
        <w:t xml:space="preserve"> = 84 days for scenario 1 (12 weeks) and </w:t>
      </w:r>
      <w:r w:rsidRPr="005132A9">
        <w:rPr>
          <w:rFonts w:cstheme="minorHAnsi"/>
          <w:i/>
          <w:iCs/>
        </w:rPr>
        <w:t>d</w:t>
      </w:r>
      <w:r w:rsidRPr="005132A9">
        <w:rPr>
          <w:rFonts w:cstheme="minorHAnsi"/>
          <w:i/>
          <w:iCs/>
          <w:vertAlign w:val="subscript"/>
        </w:rPr>
        <w:t>t</w:t>
      </w:r>
      <w:r w:rsidRPr="005132A9">
        <w:rPr>
          <w:rFonts w:cstheme="minorHAnsi"/>
        </w:rPr>
        <w:t xml:space="preserve"> = 168 days (24 weeks) for all other scenarios. </w:t>
      </w:r>
      <w:r w:rsidR="002334C3" w:rsidRPr="005132A9">
        <w:rPr>
          <w:rFonts w:cstheme="minorHAnsi"/>
        </w:rPr>
        <w:t xml:space="preserve">However, we note this was not possible in sensitivity analyses where </w:t>
      </w:r>
      <w:r w:rsidR="002334C3" w:rsidRPr="005132A9">
        <w:rPr>
          <w:rFonts w:cstheme="minorHAnsi"/>
          <w:i/>
          <w:iCs/>
        </w:rPr>
        <w:t>d</w:t>
      </w:r>
      <w:r w:rsidR="002334C3" w:rsidRPr="005132A9">
        <w:rPr>
          <w:rFonts w:cstheme="minorHAnsi"/>
          <w:i/>
          <w:iCs/>
          <w:vertAlign w:val="subscript"/>
        </w:rPr>
        <w:t>t</w:t>
      </w:r>
      <w:r w:rsidR="002334C3" w:rsidRPr="005132A9">
        <w:rPr>
          <w:rFonts w:cstheme="minorHAnsi"/>
        </w:rPr>
        <w:t xml:space="preserve"> was an explored parameter. Instead, the </w:t>
      </w:r>
      <w:r w:rsidR="002334C3" w:rsidRPr="005132A9">
        <w:rPr>
          <w:rFonts w:cstheme="minorHAnsi"/>
          <w:i/>
          <w:iCs/>
        </w:rPr>
        <w:t>d</w:t>
      </w:r>
      <w:r w:rsidR="002334C3" w:rsidRPr="005132A9">
        <w:rPr>
          <w:rFonts w:cstheme="minorHAnsi"/>
          <w:i/>
          <w:iCs/>
          <w:vertAlign w:val="subscript"/>
        </w:rPr>
        <w:t>t</w:t>
      </w:r>
      <w:r w:rsidR="002334C3" w:rsidRPr="005132A9">
        <w:rPr>
          <w:rFonts w:cstheme="minorHAnsi"/>
        </w:rPr>
        <w:t xml:space="preserve"> </w:t>
      </w:r>
      <w:r w:rsidR="000B72BE" w:rsidRPr="005132A9">
        <w:rPr>
          <w:rFonts w:cstheme="minorHAnsi"/>
        </w:rPr>
        <w:t>range</w:t>
      </w:r>
      <w:r w:rsidR="002334C3" w:rsidRPr="005132A9">
        <w:rPr>
          <w:rFonts w:cstheme="minorHAnsi"/>
        </w:rPr>
        <w:t xml:space="preserve"> for scenario 1 </w:t>
      </w:r>
      <w:r w:rsidR="002334C3" w:rsidRPr="005132A9">
        <w:rPr>
          <w:rFonts w:ascii="Calibri" w:hAnsi="Calibri" w:cs="Calibri"/>
        </w:rPr>
        <w:t xml:space="preserve">was transformed into a relative axis to enable comparisons across scenarios. This was achieved by halving the explored </w:t>
      </w:r>
      <w:r w:rsidR="002334C3" w:rsidRPr="005132A9">
        <w:rPr>
          <w:rFonts w:ascii="Calibri" w:hAnsi="Calibri" w:cs="Calibri"/>
          <w:i/>
          <w:iCs/>
        </w:rPr>
        <w:t>d</w:t>
      </w:r>
      <w:r w:rsidR="002334C3" w:rsidRPr="005132A9">
        <w:rPr>
          <w:rFonts w:ascii="Calibri" w:hAnsi="Calibri" w:cs="Calibri"/>
          <w:i/>
          <w:iCs/>
          <w:vertAlign w:val="subscript"/>
        </w:rPr>
        <w:t>t</w:t>
      </w:r>
      <w:r w:rsidR="002334C3" w:rsidRPr="005132A9">
        <w:rPr>
          <w:rFonts w:ascii="Calibri" w:hAnsi="Calibri" w:cs="Calibri"/>
        </w:rPr>
        <w:t xml:space="preserve"> range for scenario 1 relative to all other scenarios, and then scaling </w:t>
      </w:r>
      <w:r w:rsidR="000B72BE" w:rsidRPr="005132A9">
        <w:rPr>
          <w:rFonts w:ascii="Calibri" w:hAnsi="Calibri" w:cs="Calibri"/>
        </w:rPr>
        <w:t xml:space="preserve">(doubling) </w:t>
      </w:r>
      <w:r w:rsidR="002334C3" w:rsidRPr="005132A9">
        <w:rPr>
          <w:rFonts w:ascii="Calibri" w:hAnsi="Calibri" w:cs="Calibri"/>
        </w:rPr>
        <w:t>th</w:t>
      </w:r>
      <w:r w:rsidR="009519C7" w:rsidRPr="005132A9">
        <w:rPr>
          <w:rFonts w:ascii="Calibri" w:hAnsi="Calibri" w:cs="Calibri"/>
        </w:rPr>
        <w:t>e absolute values in this</w:t>
      </w:r>
      <w:r w:rsidR="002334C3" w:rsidRPr="005132A9">
        <w:rPr>
          <w:rFonts w:ascii="Calibri" w:hAnsi="Calibri" w:cs="Calibri"/>
        </w:rPr>
        <w:t xml:space="preserve"> limited </w:t>
      </w:r>
      <w:r w:rsidR="002334C3" w:rsidRPr="005132A9">
        <w:rPr>
          <w:rFonts w:ascii="Calibri" w:hAnsi="Calibri" w:cs="Calibri"/>
          <w:i/>
          <w:iCs/>
        </w:rPr>
        <w:t>d</w:t>
      </w:r>
      <w:r w:rsidR="002334C3" w:rsidRPr="005132A9">
        <w:rPr>
          <w:rFonts w:ascii="Calibri" w:hAnsi="Calibri" w:cs="Calibri"/>
          <w:i/>
          <w:iCs/>
          <w:vertAlign w:val="subscript"/>
        </w:rPr>
        <w:t>t</w:t>
      </w:r>
      <w:r w:rsidR="002334C3" w:rsidRPr="005132A9">
        <w:rPr>
          <w:rFonts w:ascii="Calibri" w:hAnsi="Calibri" w:cs="Calibri"/>
        </w:rPr>
        <w:t xml:space="preserve"> range into a relative scale. </w:t>
      </w:r>
      <w:r w:rsidR="009519C7" w:rsidRPr="005132A9">
        <w:rPr>
          <w:rFonts w:ascii="Calibri" w:hAnsi="Calibri" w:cs="Calibri"/>
        </w:rPr>
        <w:t xml:space="preserve">As an illustrative example, an absolute value of </w:t>
      </w:r>
      <w:r w:rsidR="009519C7" w:rsidRPr="005132A9">
        <w:rPr>
          <w:rFonts w:ascii="Calibri" w:hAnsi="Calibri" w:cs="Calibri"/>
          <w:i/>
          <w:iCs/>
        </w:rPr>
        <w:t>d</w:t>
      </w:r>
      <w:r w:rsidR="009519C7" w:rsidRPr="005132A9">
        <w:rPr>
          <w:rFonts w:ascii="Calibri" w:hAnsi="Calibri" w:cs="Calibri"/>
          <w:i/>
          <w:iCs/>
          <w:vertAlign w:val="subscript"/>
        </w:rPr>
        <w:t>t</w:t>
      </w:r>
      <w:r w:rsidR="009519C7" w:rsidRPr="005132A9">
        <w:rPr>
          <w:rFonts w:ascii="Calibri" w:hAnsi="Calibri" w:cs="Calibri"/>
        </w:rPr>
        <w:t xml:space="preserve"> = 125 </w:t>
      </w:r>
      <w:r w:rsidR="00605A98">
        <w:rPr>
          <w:rFonts w:ascii="Calibri" w:hAnsi="Calibri" w:cs="Calibri"/>
        </w:rPr>
        <w:t xml:space="preserve">is </w:t>
      </w:r>
      <w:r w:rsidR="009519C7" w:rsidRPr="005132A9">
        <w:rPr>
          <w:rFonts w:ascii="Calibri" w:hAnsi="Calibri" w:cs="Calibri"/>
        </w:rPr>
        <w:t xml:space="preserve">equal to a relative value of </w:t>
      </w:r>
      <w:r w:rsidR="009519C7" w:rsidRPr="005132A9">
        <w:rPr>
          <w:rFonts w:ascii="Calibri" w:hAnsi="Calibri" w:cs="Calibri"/>
          <w:i/>
          <w:iCs/>
        </w:rPr>
        <w:t>d</w:t>
      </w:r>
      <w:r w:rsidR="009519C7" w:rsidRPr="005132A9">
        <w:rPr>
          <w:rFonts w:ascii="Calibri" w:hAnsi="Calibri" w:cs="Calibri"/>
          <w:i/>
          <w:iCs/>
          <w:vertAlign w:val="subscript"/>
        </w:rPr>
        <w:t>t</w:t>
      </w:r>
      <w:r w:rsidR="009519C7" w:rsidRPr="005132A9">
        <w:rPr>
          <w:rFonts w:ascii="Calibri" w:hAnsi="Calibri" w:cs="Calibri"/>
        </w:rPr>
        <w:t xml:space="preserve"> = 250 for scenario 1.</w:t>
      </w:r>
      <w:r w:rsidR="009519C7">
        <w:rPr>
          <w:rFonts w:ascii="Calibri" w:hAnsi="Calibri" w:cs="Calibri"/>
        </w:rPr>
        <w:t xml:space="preserve"> </w:t>
      </w:r>
    </w:p>
    <w:p w14:paraId="100B8B71" w14:textId="77777777" w:rsidR="002334C3" w:rsidRDefault="002334C3" w:rsidP="002334C3">
      <w:pPr>
        <w:spacing w:after="0" w:line="360" w:lineRule="auto"/>
        <w:jc w:val="both"/>
        <w:rPr>
          <w:rFonts w:cstheme="minorHAnsi"/>
        </w:rPr>
      </w:pPr>
    </w:p>
    <w:p w14:paraId="64CF4AE4" w14:textId="0CC2F447" w:rsidR="0001008D" w:rsidRDefault="000E1AC7" w:rsidP="0001008D">
      <w:pPr>
        <w:spacing w:after="0" w:line="360" w:lineRule="auto"/>
        <w:jc w:val="both"/>
        <w:rPr>
          <w:rFonts w:cstheme="minorHAnsi"/>
        </w:rPr>
      </w:pPr>
      <w:r w:rsidRPr="00454554">
        <w:rPr>
          <w:rFonts w:cstheme="minorHAnsi"/>
        </w:rPr>
        <w:t xml:space="preserve">An alternative approach was considered by keeping </w:t>
      </w:r>
      <w:r w:rsidRPr="00454554">
        <w:rPr>
          <w:rFonts w:cstheme="minorHAnsi"/>
          <w:i/>
          <w:iCs/>
        </w:rPr>
        <w:t>d</w:t>
      </w:r>
      <w:r w:rsidRPr="00454554">
        <w:rPr>
          <w:rFonts w:cstheme="minorHAnsi"/>
          <w:i/>
          <w:iCs/>
          <w:vertAlign w:val="subscript"/>
        </w:rPr>
        <w:t>t</w:t>
      </w:r>
      <w:r w:rsidRPr="00454554">
        <w:rPr>
          <w:rFonts w:cstheme="minorHAnsi"/>
        </w:rPr>
        <w:t xml:space="preserve"> constant and doubling </w:t>
      </w:r>
      <w:r w:rsidRPr="00454554">
        <w:rPr>
          <w:rFonts w:cstheme="minorHAnsi"/>
          <w:i/>
          <w:iCs/>
        </w:rPr>
        <w:t>c</w:t>
      </w:r>
      <w:r w:rsidRPr="00454554">
        <w:rPr>
          <w:rFonts w:cstheme="minorHAnsi"/>
          <w:i/>
          <w:iCs/>
          <w:vertAlign w:val="subscript"/>
        </w:rPr>
        <w:t>min</w:t>
      </w:r>
      <w:r w:rsidRPr="00454554">
        <w:rPr>
          <w:rFonts w:cstheme="minorHAnsi"/>
        </w:rPr>
        <w:t xml:space="preserve"> in scenario 2, 3, 4 and 5 relative to scenario 1 (Figure S1</w:t>
      </w:r>
      <w:r w:rsidR="0091362B" w:rsidRPr="00454554">
        <w:rPr>
          <w:rFonts w:cstheme="minorHAnsi"/>
        </w:rPr>
        <w:t>, S</w:t>
      </w:r>
      <w:r w:rsidRPr="00454554">
        <w:rPr>
          <w:rFonts w:cstheme="minorHAnsi"/>
        </w:rPr>
        <w:t xml:space="preserve">2). </w:t>
      </w:r>
      <w:r w:rsidR="00AA1064" w:rsidRPr="00454554">
        <w:rPr>
          <w:rFonts w:cstheme="minorHAnsi"/>
        </w:rPr>
        <w:t xml:space="preserve">However, </w:t>
      </w:r>
      <w:r w:rsidRPr="00454554">
        <w:rPr>
          <w:rFonts w:cstheme="minorHAnsi"/>
        </w:rPr>
        <w:t>in practice it is</w:t>
      </w:r>
      <w:r w:rsidR="00AA1064" w:rsidRPr="00454554">
        <w:rPr>
          <w:rFonts w:cstheme="minorHAnsi"/>
        </w:rPr>
        <w:t xml:space="preserve"> likely</w:t>
      </w:r>
      <w:r w:rsidRPr="00454554">
        <w:rPr>
          <w:rFonts w:cstheme="minorHAnsi"/>
        </w:rPr>
        <w:t xml:space="preserve"> more plausible to alter </w:t>
      </w:r>
      <w:r w:rsidRPr="00454554">
        <w:rPr>
          <w:rFonts w:cstheme="minorHAnsi"/>
          <w:i/>
          <w:iCs/>
        </w:rPr>
        <w:t>d</w:t>
      </w:r>
      <w:r w:rsidRPr="00454554">
        <w:rPr>
          <w:rFonts w:cstheme="minorHAnsi"/>
          <w:i/>
          <w:iCs/>
          <w:vertAlign w:val="subscript"/>
        </w:rPr>
        <w:t>t</w:t>
      </w:r>
      <w:r w:rsidRPr="00454554">
        <w:rPr>
          <w:rFonts w:cstheme="minorHAnsi"/>
        </w:rPr>
        <w:t xml:space="preserve"> than it is to alter </w:t>
      </w:r>
      <w:r w:rsidRPr="00454554">
        <w:rPr>
          <w:rFonts w:cstheme="minorHAnsi"/>
          <w:i/>
          <w:iCs/>
        </w:rPr>
        <w:t>c</w:t>
      </w:r>
      <w:r w:rsidRPr="00454554">
        <w:rPr>
          <w:rFonts w:cstheme="minorHAnsi"/>
          <w:i/>
          <w:iCs/>
          <w:vertAlign w:val="subscript"/>
        </w:rPr>
        <w:t>min</w:t>
      </w:r>
      <w:r w:rsidRPr="00454554">
        <w:rPr>
          <w:rFonts w:cstheme="minorHAnsi"/>
          <w:i/>
          <w:iCs/>
        </w:rPr>
        <w:t xml:space="preserve"> </w:t>
      </w:r>
      <w:r w:rsidRPr="00454554">
        <w:rPr>
          <w:rFonts w:cstheme="minorHAnsi"/>
        </w:rPr>
        <w:t xml:space="preserve">in a public health context. </w:t>
      </w:r>
      <w:r w:rsidR="00B93C9A" w:rsidRPr="00454554">
        <w:rPr>
          <w:rFonts w:cstheme="minorHAnsi"/>
        </w:rPr>
        <w:t xml:space="preserve">This can be </w:t>
      </w:r>
      <w:r w:rsidR="00482136" w:rsidRPr="00454554">
        <w:rPr>
          <w:rFonts w:cstheme="minorHAnsi"/>
        </w:rPr>
        <w:t xml:space="preserve">attributed </w:t>
      </w:r>
      <w:r w:rsidR="00A8113E">
        <w:rPr>
          <w:rFonts w:cstheme="minorHAnsi"/>
        </w:rPr>
        <w:t xml:space="preserve">difficulty faced by policy makers to introduce an intervention with a specific magnitude or strength </w:t>
      </w:r>
      <w:r w:rsidR="00A8113E">
        <w:rPr>
          <w:rFonts w:cstheme="minorHAnsi"/>
        </w:rPr>
        <w:fldChar w:fldCharType="begin"/>
      </w:r>
      <w:r w:rsidR="00A8113E">
        <w:rPr>
          <w:rFonts w:cstheme="minorHAnsi"/>
        </w:rPr>
        <w:instrText xml:space="preserve"> ADDIN EN.CITE &lt;EndNote&gt;&lt;Cite&gt;&lt;Author&gt;Anderson&lt;/Author&gt;&lt;Year&gt;2020&lt;/Year&gt;&lt;RecNum&gt;37&lt;/RecNum&gt;&lt;DisplayText&gt;(27)&lt;/DisplayText&gt;&lt;record&gt;&lt;rec-number&gt;37&lt;/rec-number&gt;&lt;foreign-keys&gt;&lt;key app="EN" db-id="ssw09xfaoww2dbetwsrpefx7pr0z0swafa9f" timestamp="1597332622"&gt;37&lt;/key&gt;&lt;/foreign-keys&gt;&lt;ref-type name="Journal Article"&gt;17&lt;/ref-type&gt;&lt;contributors&gt;&lt;authors&gt;&lt;author&gt;Anderson, Roy M&lt;/author&gt;&lt;author&gt;Heesterbeek, Hans&lt;/author&gt;&lt;author&gt;Klinkenberg, Don&lt;/author&gt;&lt;author&gt;Hollingsworth, T Déirdre&lt;/author&gt;&lt;/authors&gt;&lt;/contributors&gt;&lt;titles&gt;&lt;title&gt;How will country-based mitigation measures influence the course of the COVID-19 epidemic?&lt;/title&gt;&lt;secondary-title&gt;The Lancet&lt;/secondary-title&gt;&lt;/titles&gt;&lt;periodical&gt;&lt;full-title&gt;The Lancet&lt;/full-title&gt;&lt;/periodical&gt;&lt;pages&gt;931-934&lt;/pages&gt;&lt;volume&gt;395&lt;/volume&gt;&lt;number&gt;10228&lt;/number&gt;&lt;dates&gt;&lt;year&gt;2020&lt;/year&gt;&lt;/dates&gt;&lt;isbn&gt;0140-6736&lt;/isbn&gt;&lt;urls&gt;&lt;/urls&gt;&lt;/record&gt;&lt;/Cite&gt;&lt;/EndNote&gt;</w:instrText>
      </w:r>
      <w:r w:rsidR="00A8113E">
        <w:rPr>
          <w:rFonts w:cstheme="minorHAnsi"/>
        </w:rPr>
        <w:fldChar w:fldCharType="separate"/>
      </w:r>
      <w:r w:rsidR="00A8113E">
        <w:rPr>
          <w:rFonts w:cstheme="minorHAnsi"/>
          <w:noProof/>
        </w:rPr>
        <w:t>(27)</w:t>
      </w:r>
      <w:r w:rsidR="00A8113E">
        <w:rPr>
          <w:rFonts w:cstheme="minorHAnsi"/>
        </w:rPr>
        <w:fldChar w:fldCharType="end"/>
      </w:r>
      <w:r w:rsidR="00482136" w:rsidRPr="00454554">
        <w:rPr>
          <w:rFonts w:cstheme="minorHAnsi"/>
        </w:rPr>
        <w:t>.</w:t>
      </w:r>
      <w:r w:rsidR="002334C3">
        <w:rPr>
          <w:rFonts w:cstheme="minorHAnsi"/>
        </w:rPr>
        <w:t xml:space="preserve"> </w:t>
      </w:r>
    </w:p>
    <w:p w14:paraId="2E21FCB2" w14:textId="77777777" w:rsidR="0006559F" w:rsidRDefault="0006559F" w:rsidP="0001008D">
      <w:pPr>
        <w:spacing w:after="0" w:line="360" w:lineRule="auto"/>
        <w:jc w:val="both"/>
        <w:rPr>
          <w:rFonts w:cstheme="minorHAnsi"/>
        </w:rPr>
      </w:pPr>
    </w:p>
    <w:p w14:paraId="4D8B233A" w14:textId="47606D20" w:rsidR="000E1AC7" w:rsidRPr="00454554" w:rsidRDefault="000E1AC7" w:rsidP="000E1AC7">
      <w:pPr>
        <w:pStyle w:val="ListParagraph"/>
        <w:numPr>
          <w:ilvl w:val="1"/>
          <w:numId w:val="2"/>
        </w:numPr>
        <w:spacing w:line="360" w:lineRule="auto"/>
        <w:rPr>
          <w:rFonts w:cstheme="minorHAnsi"/>
          <w:b/>
          <w:bCs/>
        </w:rPr>
      </w:pPr>
      <w:r w:rsidRPr="00454554">
        <w:rPr>
          <w:rFonts w:cstheme="minorHAnsi"/>
          <w:b/>
          <w:bCs/>
        </w:rPr>
        <w:t xml:space="preserve">Multiple </w:t>
      </w:r>
      <w:r w:rsidR="005D4255" w:rsidRPr="00454554">
        <w:rPr>
          <w:rFonts w:cstheme="minorHAnsi"/>
          <w:b/>
          <w:bCs/>
        </w:rPr>
        <w:t>non-pharmaceutical interventions</w:t>
      </w:r>
    </w:p>
    <w:p w14:paraId="6E2E7BB2" w14:textId="265AEF70" w:rsidR="00F82E90" w:rsidRDefault="000E1AC7" w:rsidP="000E1AC7">
      <w:pPr>
        <w:spacing w:after="0" w:line="360" w:lineRule="auto"/>
        <w:jc w:val="both"/>
        <w:rPr>
          <w:rFonts w:cstheme="minorHAnsi"/>
        </w:rPr>
      </w:pPr>
      <w:r w:rsidRPr="00B966F2">
        <w:rPr>
          <w:rFonts w:cstheme="minorHAnsi"/>
        </w:rPr>
        <w:t>To explore the transmission dynamics resulting from multiple</w:t>
      </w:r>
      <w:r w:rsidR="001701DC">
        <w:rPr>
          <w:rFonts w:cstheme="minorHAnsi"/>
        </w:rPr>
        <w:t>,</w:t>
      </w:r>
      <w:r w:rsidRPr="00B966F2">
        <w:rPr>
          <w:rFonts w:cstheme="minorHAnsi"/>
        </w:rPr>
        <w:t xml:space="preserve"> time-limited</w:t>
      </w:r>
      <w:r w:rsidR="004D16F2">
        <w:rPr>
          <w:rFonts w:cstheme="minorHAnsi"/>
        </w:rPr>
        <w:t xml:space="preserve"> periods of severe NPI</w:t>
      </w:r>
      <w:r w:rsidR="005D4255">
        <w:rPr>
          <w:rFonts w:cstheme="minorHAnsi"/>
        </w:rPr>
        <w:t>s</w:t>
      </w:r>
      <w:r w:rsidRPr="00B966F2">
        <w:rPr>
          <w:rFonts w:cstheme="minorHAnsi"/>
        </w:rPr>
        <w:t xml:space="preserve">, two interventions were modelled </w:t>
      </w:r>
      <w:r w:rsidR="005D4255">
        <w:rPr>
          <w:rFonts w:cstheme="minorHAnsi"/>
        </w:rPr>
        <w:t xml:space="preserve">for each scenario </w:t>
      </w:r>
      <w:r w:rsidRPr="00B966F2">
        <w:rPr>
          <w:rFonts w:cstheme="minorHAnsi"/>
        </w:rPr>
        <w:t xml:space="preserve">sequentially </w:t>
      </w:r>
      <w:r w:rsidR="005132A9">
        <w:rPr>
          <w:rFonts w:cstheme="minorHAnsi"/>
        </w:rPr>
        <w:t>during</w:t>
      </w:r>
      <w:r w:rsidRPr="00B966F2">
        <w:rPr>
          <w:rFonts w:cstheme="minorHAnsi"/>
        </w:rPr>
        <w:t xml:space="preserve"> the simulation</w:t>
      </w:r>
      <w:r w:rsidR="009F4A17">
        <w:rPr>
          <w:rFonts w:cstheme="minorHAnsi"/>
        </w:rPr>
        <w:t xml:space="preserve">. </w:t>
      </w:r>
      <w:r w:rsidRPr="00B966F2">
        <w:rPr>
          <w:rFonts w:cstheme="minorHAnsi"/>
        </w:rPr>
        <w:t xml:space="preserve">We define the </w:t>
      </w:r>
      <w:r w:rsidR="00671EBA">
        <w:rPr>
          <w:rFonts w:cstheme="minorHAnsi"/>
        </w:rPr>
        <w:t xml:space="preserve">minimum value of </w:t>
      </w:r>
      <w:r w:rsidR="004D16F2">
        <w:rPr>
          <w:rFonts w:cstheme="minorHAnsi"/>
        </w:rPr>
        <w:t>the</w:t>
      </w:r>
      <w:r w:rsidRPr="00B966F2">
        <w:rPr>
          <w:rFonts w:cstheme="minorHAnsi"/>
        </w:rPr>
        <w:t xml:space="preserve"> </w:t>
      </w:r>
      <w:r w:rsidR="00671EBA" w:rsidRPr="00671EBA">
        <w:rPr>
          <w:rFonts w:cstheme="minorHAnsi"/>
          <w:i/>
          <w:iCs/>
        </w:rPr>
        <w:t>c</w:t>
      </w:r>
      <w:r w:rsidRPr="00B966F2">
        <w:rPr>
          <w:rFonts w:cstheme="minorHAnsi"/>
          <w:i/>
          <w:iCs/>
        </w:rPr>
        <w:t>(t)</w:t>
      </w:r>
      <w:r w:rsidRPr="00B966F2">
        <w:rPr>
          <w:rFonts w:cstheme="minorHAnsi"/>
        </w:rPr>
        <w:t xml:space="preserve"> scaling factor, trigger point and duration of the intervention as </w:t>
      </w:r>
      <w:r w:rsidRPr="00B966F2">
        <w:rPr>
          <w:rFonts w:cstheme="minorHAnsi"/>
          <w:i/>
          <w:iCs/>
        </w:rPr>
        <w:t>c</w:t>
      </w:r>
      <w:r w:rsidR="00671EBA" w:rsidRPr="00671EBA">
        <w:rPr>
          <w:rFonts w:cstheme="minorHAnsi"/>
          <w:i/>
          <w:iCs/>
          <w:vertAlign w:val="subscript"/>
        </w:rPr>
        <w:t>min</w:t>
      </w:r>
      <w:r w:rsidRPr="00B966F2">
        <w:rPr>
          <w:rFonts w:cstheme="minorHAnsi"/>
          <w:i/>
          <w:iCs/>
          <w:vertAlign w:val="subscript"/>
        </w:rPr>
        <w:t>1</w:t>
      </w:r>
      <w:r w:rsidR="00A111D7">
        <w:rPr>
          <w:rFonts w:cstheme="minorHAnsi"/>
        </w:rPr>
        <w:t xml:space="preserve"> and </w:t>
      </w:r>
      <w:r w:rsidRPr="00B966F2">
        <w:rPr>
          <w:rFonts w:cstheme="minorHAnsi"/>
          <w:i/>
          <w:iCs/>
        </w:rPr>
        <w:lastRenderedPageBreak/>
        <w:t>c</w:t>
      </w:r>
      <w:r w:rsidR="00671EBA" w:rsidRPr="00671EBA">
        <w:rPr>
          <w:rFonts w:cstheme="minorHAnsi"/>
          <w:i/>
          <w:iCs/>
          <w:vertAlign w:val="subscript"/>
        </w:rPr>
        <w:t>min</w:t>
      </w:r>
      <w:r w:rsidRPr="00B966F2">
        <w:rPr>
          <w:rFonts w:cstheme="minorHAnsi"/>
          <w:i/>
          <w:iCs/>
          <w:vertAlign w:val="subscript"/>
        </w:rPr>
        <w:t>2</w:t>
      </w:r>
      <w:r w:rsidRPr="00B966F2">
        <w:rPr>
          <w:rFonts w:cstheme="minorHAnsi"/>
        </w:rPr>
        <w:t xml:space="preserve">, </w:t>
      </w:r>
      <w:r w:rsidRPr="00B966F2">
        <w:rPr>
          <w:rFonts w:cstheme="minorHAnsi"/>
          <w:i/>
          <w:iCs/>
        </w:rPr>
        <w:t>t</w:t>
      </w:r>
      <w:r w:rsidRPr="00B966F2">
        <w:rPr>
          <w:rFonts w:cstheme="minorHAnsi"/>
          <w:i/>
          <w:iCs/>
          <w:vertAlign w:val="subscript"/>
        </w:rPr>
        <w:t>p1</w:t>
      </w:r>
      <w:r w:rsidR="00A111D7">
        <w:rPr>
          <w:rFonts w:cstheme="minorHAnsi"/>
        </w:rPr>
        <w:t xml:space="preserve"> and </w:t>
      </w:r>
      <w:r w:rsidRPr="00B966F2">
        <w:rPr>
          <w:rFonts w:cstheme="minorHAnsi"/>
          <w:i/>
          <w:iCs/>
        </w:rPr>
        <w:t>t</w:t>
      </w:r>
      <w:r w:rsidRPr="00B966F2">
        <w:rPr>
          <w:rFonts w:cstheme="minorHAnsi"/>
          <w:i/>
          <w:iCs/>
          <w:vertAlign w:val="subscript"/>
        </w:rPr>
        <w:t>p2</w:t>
      </w:r>
      <w:r w:rsidRPr="00B966F2">
        <w:rPr>
          <w:rFonts w:cstheme="minorHAnsi"/>
        </w:rPr>
        <w:t xml:space="preserve">, and </w:t>
      </w:r>
      <w:r w:rsidRPr="00B966F2">
        <w:rPr>
          <w:rFonts w:cstheme="minorHAnsi"/>
          <w:i/>
          <w:iCs/>
        </w:rPr>
        <w:t>d</w:t>
      </w:r>
      <w:r w:rsidRPr="00B966F2">
        <w:rPr>
          <w:rFonts w:cstheme="minorHAnsi"/>
          <w:i/>
          <w:iCs/>
          <w:vertAlign w:val="subscript"/>
        </w:rPr>
        <w:t>t1</w:t>
      </w:r>
      <w:r w:rsidR="00A111D7" w:rsidRPr="00A111D7">
        <w:rPr>
          <w:rFonts w:cstheme="minorHAnsi"/>
          <w:i/>
          <w:iCs/>
        </w:rPr>
        <w:t xml:space="preserve"> </w:t>
      </w:r>
      <w:r w:rsidR="00A111D7">
        <w:rPr>
          <w:rFonts w:cstheme="minorHAnsi"/>
        </w:rPr>
        <w:t xml:space="preserve">and </w:t>
      </w:r>
      <w:r w:rsidRPr="00B966F2">
        <w:rPr>
          <w:rFonts w:cstheme="minorHAnsi"/>
          <w:i/>
          <w:iCs/>
        </w:rPr>
        <w:t>d</w:t>
      </w:r>
      <w:r w:rsidRPr="00B966F2">
        <w:rPr>
          <w:rFonts w:cstheme="minorHAnsi"/>
          <w:i/>
          <w:iCs/>
          <w:vertAlign w:val="subscript"/>
        </w:rPr>
        <w:t>t2</w:t>
      </w:r>
      <w:r w:rsidRPr="00B966F2">
        <w:rPr>
          <w:rFonts w:cstheme="minorHAnsi"/>
        </w:rPr>
        <w:t xml:space="preserve"> respectively for intervention 1 and 2. </w:t>
      </w:r>
      <w:r w:rsidR="00861877">
        <w:rPr>
          <w:rFonts w:cstheme="minorHAnsi"/>
        </w:rPr>
        <w:t xml:space="preserve">We note </w:t>
      </w:r>
      <w:r w:rsidRPr="00B966F2">
        <w:rPr>
          <w:rFonts w:cstheme="minorHAnsi"/>
        </w:rPr>
        <w:t xml:space="preserve">that </w:t>
      </w:r>
      <w:r w:rsidRPr="00B966F2">
        <w:rPr>
          <w:rFonts w:cstheme="minorHAnsi"/>
          <w:i/>
          <w:iCs/>
        </w:rPr>
        <w:t>t</w:t>
      </w:r>
      <w:r w:rsidRPr="00B966F2">
        <w:rPr>
          <w:rFonts w:cstheme="minorHAnsi"/>
          <w:i/>
          <w:iCs/>
          <w:vertAlign w:val="subscript"/>
        </w:rPr>
        <w:t>p2</w:t>
      </w:r>
      <w:r w:rsidRPr="00B966F2">
        <w:rPr>
          <w:rFonts w:cstheme="minorHAnsi"/>
        </w:rPr>
        <w:t xml:space="preserve"> is defined relative to the end of intervention 1, with the start of intervention 2 defined as </w:t>
      </w:r>
      <w:r w:rsidRPr="00B966F2">
        <w:rPr>
          <w:rFonts w:cstheme="minorHAnsi"/>
          <w:i/>
          <w:iCs/>
        </w:rPr>
        <w:t xml:space="preserve">t </w:t>
      </w:r>
      <w:r w:rsidRPr="00B966F2">
        <w:rPr>
          <w:rFonts w:cstheme="minorHAnsi"/>
        </w:rPr>
        <w:t>=</w:t>
      </w:r>
      <w:r w:rsidRPr="00B966F2">
        <w:rPr>
          <w:rFonts w:cstheme="minorHAnsi"/>
          <w:i/>
          <w:iCs/>
        </w:rPr>
        <w:t xml:space="preserve"> t</w:t>
      </w:r>
      <w:r w:rsidRPr="00B966F2">
        <w:rPr>
          <w:rFonts w:cstheme="minorHAnsi"/>
          <w:i/>
          <w:iCs/>
          <w:vertAlign w:val="subscript"/>
        </w:rPr>
        <w:t>p1</w:t>
      </w:r>
      <w:r w:rsidR="00671EBA">
        <w:rPr>
          <w:rFonts w:cstheme="minorHAnsi"/>
          <w:i/>
          <w:iCs/>
          <w:vertAlign w:val="subscript"/>
        </w:rPr>
        <w:t xml:space="preserve"> </w:t>
      </w:r>
      <w:r w:rsidRPr="00B966F2">
        <w:rPr>
          <w:rFonts w:cstheme="minorHAnsi"/>
        </w:rPr>
        <w:t>+</w:t>
      </w:r>
      <w:r w:rsidR="00671EBA">
        <w:rPr>
          <w:rFonts w:cstheme="minorHAnsi"/>
        </w:rPr>
        <w:t xml:space="preserve"> </w:t>
      </w:r>
      <w:r w:rsidRPr="00B966F2">
        <w:rPr>
          <w:rFonts w:cstheme="minorHAnsi"/>
          <w:i/>
          <w:iCs/>
        </w:rPr>
        <w:t>d</w:t>
      </w:r>
      <w:r w:rsidRPr="00B966F2">
        <w:rPr>
          <w:rFonts w:cstheme="minorHAnsi"/>
          <w:i/>
          <w:iCs/>
          <w:vertAlign w:val="subscript"/>
        </w:rPr>
        <w:t>t1</w:t>
      </w:r>
      <w:r w:rsidR="00671EBA">
        <w:rPr>
          <w:rFonts w:cstheme="minorHAnsi"/>
          <w:i/>
          <w:iCs/>
          <w:vertAlign w:val="subscript"/>
        </w:rPr>
        <w:t xml:space="preserve"> </w:t>
      </w:r>
      <w:r w:rsidRPr="00B966F2">
        <w:rPr>
          <w:rFonts w:cstheme="minorHAnsi"/>
        </w:rPr>
        <w:t>+</w:t>
      </w:r>
      <w:r w:rsidR="00671EBA">
        <w:rPr>
          <w:rFonts w:cstheme="minorHAnsi"/>
        </w:rPr>
        <w:t xml:space="preserve"> </w:t>
      </w:r>
      <w:r w:rsidRPr="00B966F2">
        <w:rPr>
          <w:rFonts w:cstheme="minorHAnsi"/>
          <w:i/>
          <w:iCs/>
        </w:rPr>
        <w:t>t</w:t>
      </w:r>
      <w:r w:rsidRPr="00B966F2">
        <w:rPr>
          <w:rFonts w:cstheme="minorHAnsi"/>
          <w:i/>
          <w:iCs/>
          <w:vertAlign w:val="subscript"/>
        </w:rPr>
        <w:t>p2</w:t>
      </w:r>
      <w:r w:rsidRPr="00B966F2">
        <w:rPr>
          <w:rFonts w:cstheme="minorHAnsi"/>
        </w:rPr>
        <w:t xml:space="preserve">. </w:t>
      </w:r>
    </w:p>
    <w:p w14:paraId="734232D8" w14:textId="77777777" w:rsidR="00F82E90" w:rsidRDefault="00F82E90" w:rsidP="000E1AC7">
      <w:pPr>
        <w:spacing w:after="0" w:line="360" w:lineRule="auto"/>
        <w:jc w:val="both"/>
        <w:rPr>
          <w:rFonts w:cstheme="minorHAnsi"/>
        </w:rPr>
      </w:pPr>
    </w:p>
    <w:p w14:paraId="6DD351CB" w14:textId="18961ECC" w:rsidR="000E1AC7" w:rsidRPr="00B966F2" w:rsidRDefault="001B1F07" w:rsidP="000E1AC7">
      <w:pPr>
        <w:spacing w:after="0" w:line="360" w:lineRule="auto"/>
        <w:jc w:val="both"/>
        <w:rPr>
          <w:rFonts w:cstheme="minorHAnsi"/>
        </w:rPr>
      </w:pPr>
      <w:r w:rsidRPr="00B966F2">
        <w:rPr>
          <w:rFonts w:cstheme="minorHAnsi"/>
        </w:rPr>
        <w:t>Baseline parameter values for the multi</w:t>
      </w:r>
      <w:r w:rsidR="00DF21A8">
        <w:rPr>
          <w:rFonts w:cstheme="minorHAnsi"/>
        </w:rPr>
        <w:t>-</w:t>
      </w:r>
      <w:r w:rsidRPr="00B966F2">
        <w:rPr>
          <w:rFonts w:cstheme="minorHAnsi"/>
        </w:rPr>
        <w:t xml:space="preserve">intervention scenario were </w:t>
      </w:r>
      <w:r>
        <w:rPr>
          <w:rFonts w:cstheme="minorHAnsi"/>
        </w:rPr>
        <w:t>set</w:t>
      </w:r>
      <w:r w:rsidRPr="00B966F2">
        <w:rPr>
          <w:rFonts w:cstheme="minorHAnsi"/>
        </w:rPr>
        <w:t xml:space="preserve"> a</w:t>
      </w:r>
      <w:r>
        <w:rPr>
          <w:rFonts w:cstheme="minorHAnsi"/>
        </w:rPr>
        <w:t>t</w:t>
      </w:r>
      <w:r w:rsidRPr="00B966F2">
        <w:rPr>
          <w:rFonts w:cstheme="minorHAnsi"/>
        </w:rPr>
        <w:t xml:space="preserve"> </w:t>
      </w:r>
      <w:r w:rsidRPr="00B966F2">
        <w:rPr>
          <w:rFonts w:cstheme="minorHAnsi"/>
          <w:i/>
          <w:iCs/>
        </w:rPr>
        <w:t>d</w:t>
      </w:r>
      <w:r w:rsidRPr="00B966F2">
        <w:rPr>
          <w:rFonts w:cstheme="minorHAnsi"/>
          <w:i/>
          <w:iCs/>
          <w:vertAlign w:val="subscript"/>
        </w:rPr>
        <w:t>t1</w:t>
      </w:r>
      <w:r w:rsidRPr="00B966F2">
        <w:rPr>
          <w:rFonts w:cstheme="minorHAnsi"/>
        </w:rPr>
        <w:t xml:space="preserve"> = </w:t>
      </w:r>
      <w:r w:rsidRPr="00B966F2">
        <w:rPr>
          <w:rFonts w:cstheme="minorHAnsi"/>
          <w:i/>
          <w:iCs/>
        </w:rPr>
        <w:t>d</w:t>
      </w:r>
      <w:r w:rsidRPr="00B966F2">
        <w:rPr>
          <w:rFonts w:cstheme="minorHAnsi"/>
          <w:i/>
          <w:iCs/>
          <w:vertAlign w:val="subscript"/>
        </w:rPr>
        <w:t>t2</w:t>
      </w:r>
      <w:r w:rsidRPr="00B966F2">
        <w:rPr>
          <w:rFonts w:cstheme="minorHAnsi"/>
        </w:rPr>
        <w:t xml:space="preserve"> = 42 days (6 weeks) for scenario 1 and </w:t>
      </w:r>
      <w:r w:rsidRPr="00B966F2">
        <w:rPr>
          <w:rFonts w:cstheme="minorHAnsi"/>
          <w:i/>
          <w:iCs/>
        </w:rPr>
        <w:t>d</w:t>
      </w:r>
      <w:r w:rsidRPr="00B966F2">
        <w:rPr>
          <w:rFonts w:cstheme="minorHAnsi"/>
          <w:i/>
          <w:iCs/>
          <w:vertAlign w:val="subscript"/>
        </w:rPr>
        <w:t>t1</w:t>
      </w:r>
      <w:r w:rsidRPr="00B966F2">
        <w:rPr>
          <w:rFonts w:cstheme="minorHAnsi"/>
        </w:rPr>
        <w:t xml:space="preserve"> = </w:t>
      </w:r>
      <w:r w:rsidRPr="00B966F2">
        <w:rPr>
          <w:rFonts w:cstheme="minorHAnsi"/>
          <w:i/>
          <w:iCs/>
        </w:rPr>
        <w:t>d</w:t>
      </w:r>
      <w:r w:rsidRPr="00B966F2">
        <w:rPr>
          <w:rFonts w:cstheme="minorHAnsi"/>
          <w:i/>
          <w:iCs/>
          <w:vertAlign w:val="subscript"/>
        </w:rPr>
        <w:t>t2</w:t>
      </w:r>
      <w:r w:rsidRPr="00B966F2">
        <w:rPr>
          <w:rFonts w:cstheme="minorHAnsi"/>
        </w:rPr>
        <w:t xml:space="preserve"> = 84 days </w:t>
      </w:r>
      <w:r w:rsidRPr="001222A0">
        <w:rPr>
          <w:rFonts w:cstheme="minorHAnsi"/>
        </w:rPr>
        <w:t>(12 weeks) for scenarios 2, 3, 4 and 5.</w:t>
      </w:r>
      <w:r w:rsidR="005361C6" w:rsidRPr="001222A0">
        <w:rPr>
          <w:rFonts w:cstheme="minorHAnsi"/>
        </w:rPr>
        <w:t xml:space="preserve"> This was halved relative to the single intervention scenarios to allow for the two interventions to occur within the timeframe of the simulated outbrea</w:t>
      </w:r>
      <w:r w:rsidR="005132A9">
        <w:rPr>
          <w:rFonts w:cstheme="minorHAnsi"/>
        </w:rPr>
        <w:t>k and to prevent unfeasibly long</w:t>
      </w:r>
      <w:r w:rsidR="00DF21A8">
        <w:rPr>
          <w:rFonts w:cstheme="minorHAnsi"/>
        </w:rPr>
        <w:t xml:space="preserve"> overall</w:t>
      </w:r>
      <w:r w:rsidR="005132A9">
        <w:rPr>
          <w:rFonts w:cstheme="minorHAnsi"/>
        </w:rPr>
        <w:t xml:space="preserve"> </w:t>
      </w:r>
      <w:r w:rsidR="00DF21A8">
        <w:rPr>
          <w:rFonts w:cstheme="minorHAnsi"/>
        </w:rPr>
        <w:t>intervention duration</w:t>
      </w:r>
      <w:r w:rsidR="009A5205">
        <w:rPr>
          <w:rFonts w:cstheme="minorHAnsi"/>
        </w:rPr>
        <w:t>s</w:t>
      </w:r>
      <w:r w:rsidR="00DF21A8">
        <w:rPr>
          <w:rFonts w:cstheme="minorHAnsi"/>
        </w:rPr>
        <w:t xml:space="preserve">. </w:t>
      </w:r>
      <w:r w:rsidRPr="001222A0">
        <w:rPr>
          <w:rFonts w:cstheme="minorHAnsi"/>
        </w:rPr>
        <w:t xml:space="preserve"> </w:t>
      </w:r>
      <w:r w:rsidR="005132A9">
        <w:rPr>
          <w:rFonts w:cstheme="minorHAnsi"/>
        </w:rPr>
        <w:t>We note</w:t>
      </w:r>
      <w:r w:rsidR="00DF21A8">
        <w:rPr>
          <w:rFonts w:cstheme="minorHAnsi"/>
        </w:rPr>
        <w:t xml:space="preserve"> that</w:t>
      </w:r>
      <w:r w:rsidR="005132A9">
        <w:rPr>
          <w:rFonts w:cstheme="minorHAnsi"/>
        </w:rPr>
        <w:t xml:space="preserve"> </w:t>
      </w:r>
      <w:r w:rsidR="00DF21A8">
        <w:rPr>
          <w:rFonts w:cstheme="minorHAnsi"/>
        </w:rPr>
        <w:t>comparisons between the single and multi-intervention scenarios should be limited to the general qualitative pattern of the optimal parameter space, rather than direct quantitative comparisons.</w:t>
      </w:r>
      <w:r w:rsidR="005132A9">
        <w:rPr>
          <w:rFonts w:cstheme="minorHAnsi"/>
        </w:rPr>
        <w:t xml:space="preserve"> </w:t>
      </w:r>
      <w:r w:rsidRPr="001222A0">
        <w:rPr>
          <w:rFonts w:cstheme="minorHAnsi"/>
        </w:rPr>
        <w:t xml:space="preserve">The minimum value of </w:t>
      </w:r>
      <w:r w:rsidR="004D16F2" w:rsidRPr="001222A0">
        <w:rPr>
          <w:rFonts w:cstheme="minorHAnsi"/>
        </w:rPr>
        <w:t xml:space="preserve">the </w:t>
      </w:r>
      <w:r w:rsidRPr="001222A0">
        <w:rPr>
          <w:rFonts w:cstheme="minorHAnsi"/>
        </w:rPr>
        <w:t xml:space="preserve">scaling factor </w:t>
      </w:r>
      <w:r w:rsidRPr="001222A0">
        <w:rPr>
          <w:rFonts w:cstheme="minorHAnsi"/>
          <w:i/>
          <w:iCs/>
        </w:rPr>
        <w:t>c(t)</w:t>
      </w:r>
      <w:r w:rsidRPr="001222A0">
        <w:rPr>
          <w:rFonts w:cstheme="minorHAnsi"/>
        </w:rPr>
        <w:t xml:space="preserve"> was kept </w:t>
      </w:r>
      <w:r w:rsidR="00AA77F4" w:rsidRPr="001222A0">
        <w:rPr>
          <w:rFonts w:cstheme="minorHAnsi"/>
        </w:rPr>
        <w:t>constant</w:t>
      </w:r>
      <w:r w:rsidRPr="001222A0">
        <w:rPr>
          <w:rFonts w:cstheme="minorHAnsi"/>
        </w:rPr>
        <w:t xml:space="preserve"> at </w:t>
      </w:r>
      <w:r w:rsidRPr="001222A0">
        <w:rPr>
          <w:rFonts w:cstheme="minorHAnsi"/>
          <w:i/>
          <w:iCs/>
        </w:rPr>
        <w:t>c</w:t>
      </w:r>
      <w:r w:rsidRPr="001222A0">
        <w:rPr>
          <w:rFonts w:cstheme="minorHAnsi"/>
          <w:i/>
          <w:iCs/>
          <w:vertAlign w:val="subscript"/>
        </w:rPr>
        <w:t>min1</w:t>
      </w:r>
      <w:r w:rsidRPr="001222A0">
        <w:rPr>
          <w:rFonts w:cstheme="minorHAnsi"/>
        </w:rPr>
        <w:t xml:space="preserve"> = </w:t>
      </w:r>
      <w:r w:rsidRPr="001222A0">
        <w:rPr>
          <w:rFonts w:cstheme="minorHAnsi"/>
          <w:i/>
          <w:iCs/>
        </w:rPr>
        <w:t>c</w:t>
      </w:r>
      <w:r w:rsidRPr="001222A0">
        <w:rPr>
          <w:rFonts w:cstheme="minorHAnsi"/>
          <w:i/>
          <w:iCs/>
          <w:vertAlign w:val="subscript"/>
        </w:rPr>
        <w:t>min2</w:t>
      </w:r>
      <w:r w:rsidRPr="001222A0">
        <w:rPr>
          <w:rFonts w:cstheme="minorHAnsi"/>
        </w:rPr>
        <w:t xml:space="preserve"> = 0.4</w:t>
      </w:r>
      <w:r w:rsidR="009623A7" w:rsidRPr="001222A0">
        <w:rPr>
          <w:rFonts w:cstheme="minorHAnsi"/>
        </w:rPr>
        <w:t xml:space="preserve"> at baseline</w:t>
      </w:r>
      <w:r w:rsidRPr="001222A0">
        <w:rPr>
          <w:rFonts w:cstheme="minorHAnsi"/>
        </w:rPr>
        <w:t>.</w:t>
      </w:r>
    </w:p>
    <w:p w14:paraId="010EB7E2" w14:textId="77777777" w:rsidR="000E1AC7" w:rsidRPr="00B966F2" w:rsidRDefault="000E1AC7" w:rsidP="000E1AC7">
      <w:pPr>
        <w:spacing w:after="0" w:line="360" w:lineRule="auto"/>
        <w:jc w:val="both"/>
        <w:rPr>
          <w:rFonts w:cstheme="minorHAnsi"/>
        </w:rPr>
      </w:pPr>
    </w:p>
    <w:p w14:paraId="2CB10AEE" w14:textId="77777777" w:rsidR="000E1AC7" w:rsidRPr="00B966F2" w:rsidRDefault="000E1AC7" w:rsidP="000E1AC7">
      <w:pPr>
        <w:pStyle w:val="ListParagraph"/>
        <w:numPr>
          <w:ilvl w:val="1"/>
          <w:numId w:val="2"/>
        </w:numPr>
        <w:spacing w:line="360" w:lineRule="auto"/>
        <w:rPr>
          <w:rFonts w:cstheme="minorHAnsi"/>
          <w:b/>
          <w:bCs/>
        </w:rPr>
      </w:pPr>
      <w:r w:rsidRPr="00B966F2">
        <w:rPr>
          <w:rFonts w:cstheme="minorHAnsi"/>
          <w:b/>
          <w:bCs/>
        </w:rPr>
        <w:t>Outcome Measures of Interest</w:t>
      </w:r>
    </w:p>
    <w:p w14:paraId="5FD54280" w14:textId="36F740E7" w:rsidR="0008793F" w:rsidRDefault="000E1AC7" w:rsidP="000E1AC7">
      <w:pPr>
        <w:spacing w:after="0" w:line="360" w:lineRule="auto"/>
        <w:jc w:val="both"/>
        <w:rPr>
          <w:rFonts w:cstheme="minorHAnsi"/>
        </w:rPr>
      </w:pPr>
      <w:r w:rsidRPr="00B966F2">
        <w:rPr>
          <w:rFonts w:cstheme="minorHAnsi"/>
        </w:rPr>
        <w:t xml:space="preserve">The primary objective of all analyses in this </w:t>
      </w:r>
      <w:r w:rsidR="0008793F">
        <w:rPr>
          <w:rFonts w:cstheme="minorHAnsi"/>
        </w:rPr>
        <w:t>study</w:t>
      </w:r>
      <w:r w:rsidRPr="00B966F2">
        <w:rPr>
          <w:rFonts w:cstheme="minorHAnsi"/>
        </w:rPr>
        <w:t xml:space="preserve"> was to identify the optimal parameter space for </w:t>
      </w:r>
      <w:r w:rsidR="00671EBA">
        <w:rPr>
          <w:rFonts w:cstheme="minorHAnsi"/>
        </w:rPr>
        <w:t xml:space="preserve">the </w:t>
      </w:r>
      <w:r w:rsidR="0008793F">
        <w:rPr>
          <w:rFonts w:cstheme="minorHAnsi"/>
        </w:rPr>
        <w:t>intervention</w:t>
      </w:r>
      <w:r w:rsidRPr="00B966F2">
        <w:rPr>
          <w:rFonts w:cstheme="minorHAnsi"/>
        </w:rPr>
        <w:t xml:space="preserve"> trigger point (</w:t>
      </w:r>
      <w:proofErr w:type="spellStart"/>
      <w:r w:rsidRPr="00B966F2">
        <w:rPr>
          <w:rFonts w:cstheme="minorHAnsi"/>
          <w:i/>
          <w:iCs/>
        </w:rPr>
        <w:t>t</w:t>
      </w:r>
      <w:r w:rsidRPr="00B966F2">
        <w:rPr>
          <w:rFonts w:cstheme="minorHAnsi"/>
          <w:i/>
          <w:iCs/>
          <w:vertAlign w:val="subscript"/>
        </w:rPr>
        <w:t>p</w:t>
      </w:r>
      <w:proofErr w:type="spellEnd"/>
      <w:r w:rsidRPr="00B966F2">
        <w:rPr>
          <w:rFonts w:cstheme="minorHAnsi"/>
        </w:rPr>
        <w:t>), duration (</w:t>
      </w:r>
      <w:r w:rsidRPr="00B966F2">
        <w:rPr>
          <w:rFonts w:cstheme="minorHAnsi"/>
          <w:i/>
          <w:iCs/>
        </w:rPr>
        <w:t>d</w:t>
      </w:r>
      <w:r w:rsidRPr="00B966F2">
        <w:rPr>
          <w:rFonts w:cstheme="minorHAnsi"/>
          <w:i/>
          <w:iCs/>
          <w:vertAlign w:val="subscript"/>
        </w:rPr>
        <w:t>t</w:t>
      </w:r>
      <w:r w:rsidRPr="00B966F2">
        <w:rPr>
          <w:rFonts w:cstheme="minorHAnsi"/>
        </w:rPr>
        <w:t>) and magnitude (c</w:t>
      </w:r>
      <w:r w:rsidRPr="00B966F2">
        <w:rPr>
          <w:rFonts w:cstheme="minorHAnsi"/>
          <w:vertAlign w:val="subscript"/>
        </w:rPr>
        <w:t>min</w:t>
      </w:r>
      <w:r w:rsidRPr="00B966F2">
        <w:rPr>
          <w:rFonts w:cstheme="minorHAnsi"/>
        </w:rPr>
        <w:t>) to minimise two outcome measures:</w:t>
      </w:r>
    </w:p>
    <w:p w14:paraId="4681B117" w14:textId="77777777" w:rsidR="00CE0A13" w:rsidRPr="00B966F2" w:rsidRDefault="00CE0A13" w:rsidP="000E1AC7">
      <w:pPr>
        <w:spacing w:after="0" w:line="360" w:lineRule="auto"/>
        <w:jc w:val="both"/>
        <w:rPr>
          <w:rFonts w:cstheme="minorHAnsi"/>
        </w:rPr>
      </w:pPr>
    </w:p>
    <w:p w14:paraId="0B200DAB" w14:textId="35B9B0E2" w:rsidR="0008793F" w:rsidRPr="00B966F2" w:rsidRDefault="00D13919" w:rsidP="00CF3F6A">
      <w:pPr>
        <w:pStyle w:val="ListParagraph"/>
        <w:numPr>
          <w:ilvl w:val="0"/>
          <w:numId w:val="6"/>
        </w:numPr>
        <w:spacing w:after="0" w:line="360" w:lineRule="auto"/>
        <w:jc w:val="both"/>
        <w:rPr>
          <w:rFonts w:cstheme="minorHAnsi"/>
        </w:rPr>
      </w:pPr>
      <w:r>
        <w:rPr>
          <w:rFonts w:cstheme="minorHAnsi"/>
        </w:rPr>
        <w:t>P</w:t>
      </w:r>
      <w:r w:rsidR="0008793F" w:rsidRPr="00B966F2">
        <w:rPr>
          <w:rFonts w:cstheme="minorHAnsi"/>
        </w:rPr>
        <w:t xml:space="preserve">eak </w:t>
      </w:r>
      <w:r w:rsidR="00B61D79" w:rsidRPr="00B61D79">
        <w:rPr>
          <w:rFonts w:cstheme="minorHAnsi"/>
          <w:i/>
          <w:iCs/>
        </w:rPr>
        <w:t>I(t)</w:t>
      </w:r>
      <w:r w:rsidR="00B61D79">
        <w:rPr>
          <w:rFonts w:cstheme="minorHAnsi"/>
        </w:rPr>
        <w:t xml:space="preserve"> </w:t>
      </w:r>
      <w:r w:rsidR="0008793F" w:rsidRPr="00B966F2">
        <w:rPr>
          <w:rFonts w:cstheme="minorHAnsi"/>
        </w:rPr>
        <w:t>prevalence</w:t>
      </w:r>
      <w:r w:rsidR="0008793F" w:rsidRPr="00B61D79">
        <w:rPr>
          <w:rFonts w:cstheme="minorHAnsi"/>
        </w:rPr>
        <w:t>:</w:t>
      </w:r>
      <w:r w:rsidR="0008793F" w:rsidRPr="00B966F2">
        <w:rPr>
          <w:rFonts w:cstheme="minorHAnsi"/>
          <w:i/>
          <w:iCs/>
        </w:rPr>
        <w:t xml:space="preserve"> </w:t>
      </w:r>
      <m:oMath>
        <m:sSub>
          <m:sSubPr>
            <m:ctrlPr>
              <w:rPr>
                <w:rFonts w:ascii="Cambria Math" w:hAnsi="Cambria Math" w:cstheme="minorHAnsi"/>
                <w:i/>
                <w:iCs/>
                <w:vertAlign w:val="subscript"/>
              </w:rPr>
            </m:ctrlPr>
          </m:sSubPr>
          <m:e>
            <m:r>
              <w:rPr>
                <w:rFonts w:ascii="Cambria Math" w:hAnsi="Cambria Math" w:cstheme="minorHAnsi"/>
                <w:vertAlign w:val="subscript"/>
              </w:rPr>
              <m:t>I</m:t>
            </m:r>
          </m:e>
          <m:sub>
            <m:r>
              <w:rPr>
                <w:rFonts w:ascii="Cambria Math" w:hAnsi="Cambria Math" w:cstheme="minorHAnsi"/>
                <w:vertAlign w:val="subscript"/>
              </w:rPr>
              <m:t>max</m:t>
            </m:r>
          </m:sub>
        </m:sSub>
      </m:oMath>
    </w:p>
    <w:p w14:paraId="6F7FA2FB" w14:textId="6A23D9C8" w:rsidR="000E1AC7" w:rsidRPr="00292147" w:rsidRDefault="00927940" w:rsidP="00CF3F6A">
      <w:pPr>
        <w:pStyle w:val="ListParagraph"/>
        <w:numPr>
          <w:ilvl w:val="0"/>
          <w:numId w:val="6"/>
        </w:numPr>
        <w:spacing w:after="0" w:line="360" w:lineRule="auto"/>
        <w:jc w:val="both"/>
        <w:rPr>
          <w:rFonts w:cstheme="minorHAnsi"/>
        </w:rPr>
      </w:pPr>
      <w:r>
        <w:rPr>
          <w:rFonts w:cstheme="minorHAnsi"/>
        </w:rPr>
        <w:t>Attack Rate</w:t>
      </w:r>
      <w:r w:rsidR="0008793F" w:rsidRPr="00292147">
        <w:rPr>
          <w:rFonts w:cstheme="minorHAnsi"/>
        </w:rPr>
        <w:t xml:space="preserve">: </w:t>
      </w:r>
      <m:oMath>
        <m:sSub>
          <m:sSubPr>
            <m:ctrlPr>
              <w:rPr>
                <w:rFonts w:ascii="Cambria Math" w:hAnsi="Cambria Math" w:cstheme="minorHAnsi"/>
                <w:i/>
                <w:iCs/>
              </w:rPr>
            </m:ctrlPr>
          </m:sSubPr>
          <m:e>
            <m:r>
              <w:rPr>
                <w:rFonts w:ascii="Cambria Math" w:hAnsi="Cambria Math" w:cstheme="minorHAnsi"/>
              </w:rPr>
              <m:t>I</m:t>
            </m:r>
          </m:e>
          <m:sub>
            <m:r>
              <w:rPr>
                <w:rFonts w:ascii="Cambria Math" w:hAnsi="Cambria Math" w:cstheme="minorHAnsi"/>
              </w:rPr>
              <m:t>c</m:t>
            </m:r>
          </m:sub>
        </m:sSub>
        <m:d>
          <m:dPr>
            <m:ctrlPr>
              <w:rPr>
                <w:rFonts w:ascii="Cambria Math" w:hAnsi="Cambria Math" w:cstheme="minorHAnsi"/>
                <w:i/>
                <w:iCs/>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max</m:t>
                </m:r>
              </m:sub>
            </m:sSub>
          </m:e>
        </m:d>
        <m:r>
          <w:rPr>
            <w:rFonts w:ascii="Cambria Math" w:hAnsi="Cambria Math" w:cstheme="minorHAnsi"/>
          </w:rPr>
          <m:t xml:space="preserve"> =</m:t>
        </m:r>
        <m:func>
          <m:funcPr>
            <m:ctrlPr>
              <w:rPr>
                <w:rFonts w:ascii="Cambria Math" w:hAnsi="Cambria Math" w:cstheme="minorHAnsi"/>
                <w:i/>
                <w:iCs/>
              </w:rPr>
            </m:ctrlPr>
          </m:funcPr>
          <m:fName>
            <m:limLow>
              <m:limLowPr>
                <m:ctrlPr>
                  <w:rPr>
                    <w:rFonts w:ascii="Cambria Math" w:hAnsi="Cambria Math" w:cstheme="minorHAnsi"/>
                    <w:i/>
                    <w:iCs/>
                  </w:rPr>
                </m:ctrlPr>
              </m:limLowPr>
              <m:e>
                <m:r>
                  <m:rPr>
                    <m:sty m:val="p"/>
                  </m:rPr>
                  <w:rPr>
                    <w:rFonts w:ascii="Cambria Math" w:hAnsi="Cambria Math" w:cstheme="minorHAnsi"/>
                  </w:rPr>
                  <m:t>lim</m:t>
                </m:r>
              </m:e>
              <m:lim>
                <m:r>
                  <w:rPr>
                    <w:rFonts w:ascii="Cambria Math" w:hAnsi="Cambria Math" w:cstheme="minorHAnsi"/>
                  </w:rPr>
                  <m:t>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max</m:t>
                    </m:r>
                  </m:sub>
                </m:sSub>
              </m:lim>
            </m:limLow>
          </m:fName>
          <m:e>
            <m:sSub>
              <m:sSubPr>
                <m:ctrlPr>
                  <w:rPr>
                    <w:rFonts w:ascii="Cambria Math" w:hAnsi="Cambria Math" w:cstheme="minorHAnsi"/>
                    <w:i/>
                    <w:iCs/>
                  </w:rPr>
                </m:ctrlPr>
              </m:sSubPr>
              <m:e>
                <m:r>
                  <w:rPr>
                    <w:rFonts w:ascii="Cambria Math" w:hAnsi="Cambria Math" w:cstheme="minorHAnsi"/>
                  </w:rPr>
                  <m:t>I</m:t>
                </m:r>
              </m:e>
              <m:sub>
                <m:r>
                  <w:rPr>
                    <w:rFonts w:ascii="Cambria Math" w:hAnsi="Cambria Math" w:cstheme="minorHAnsi"/>
                  </w:rPr>
                  <m:t>c</m:t>
                </m:r>
              </m:sub>
            </m:sSub>
            <m:r>
              <w:rPr>
                <w:rFonts w:ascii="Cambria Math" w:hAnsi="Cambria Math" w:cstheme="minorHAnsi"/>
              </w:rPr>
              <m:t>(t)</m:t>
            </m:r>
          </m:e>
        </m:func>
      </m:oMath>
      <w:r w:rsidR="0008793F" w:rsidRPr="00292147">
        <w:rPr>
          <w:rFonts w:cstheme="minorHAnsi"/>
          <w:i/>
          <w:iCs/>
        </w:rPr>
        <w:t xml:space="preserve"> </w:t>
      </w:r>
    </w:p>
    <w:p w14:paraId="49C0F912" w14:textId="77777777" w:rsidR="0008793F" w:rsidRPr="00292147" w:rsidRDefault="0008793F" w:rsidP="000E1AC7">
      <w:pPr>
        <w:spacing w:after="0" w:line="360" w:lineRule="auto"/>
        <w:jc w:val="both"/>
        <w:rPr>
          <w:rFonts w:cstheme="minorHAnsi"/>
          <w:b/>
          <w:bCs/>
        </w:rPr>
      </w:pPr>
    </w:p>
    <w:p w14:paraId="0F1EDF39" w14:textId="6D6BC010" w:rsidR="0008793F" w:rsidRPr="00A26472" w:rsidRDefault="0008793F" w:rsidP="000E1AC7">
      <w:pPr>
        <w:spacing w:after="0" w:line="360" w:lineRule="auto"/>
        <w:jc w:val="both"/>
        <w:rPr>
          <w:rFonts w:cstheme="minorHAnsi"/>
        </w:rPr>
      </w:pPr>
      <w:r w:rsidRPr="00A26472">
        <w:rPr>
          <w:rFonts w:cstheme="minorHAnsi"/>
        </w:rPr>
        <w:t xml:space="preserve">We define </w:t>
      </w:r>
      <w:r w:rsidRPr="00A26472">
        <w:rPr>
          <w:rFonts w:cstheme="minorHAnsi"/>
          <w:i/>
          <w:iCs/>
        </w:rPr>
        <w:t>I</w:t>
      </w:r>
      <w:r w:rsidRPr="00A26472">
        <w:rPr>
          <w:rFonts w:cstheme="minorHAnsi"/>
          <w:i/>
          <w:iCs/>
          <w:vertAlign w:val="subscript"/>
        </w:rPr>
        <w:t>max</w:t>
      </w:r>
      <w:r w:rsidRPr="00A26472">
        <w:rPr>
          <w:rFonts w:cstheme="minorHAnsi"/>
        </w:rPr>
        <w:t xml:space="preserve"> as the global maximum of the function describing the trajectory of the </w:t>
      </w:r>
      <w:r w:rsidR="00482136">
        <w:rPr>
          <w:rFonts w:cstheme="minorHAnsi"/>
        </w:rPr>
        <w:t xml:space="preserve">fraction infectious during the simulated </w:t>
      </w:r>
      <w:r w:rsidRPr="00A26472">
        <w:rPr>
          <w:rFonts w:cstheme="minorHAnsi"/>
        </w:rPr>
        <w:t xml:space="preserve">epidemic, </w:t>
      </w:r>
      <w:r w:rsidR="00A26472">
        <w:rPr>
          <w:rFonts w:cstheme="minorHAnsi"/>
        </w:rPr>
        <w:t xml:space="preserve">with </w:t>
      </w:r>
      <w:r w:rsidR="00CF3F6A">
        <w:rPr>
          <w:rFonts w:cstheme="minorHAnsi"/>
        </w:rPr>
        <w:t xml:space="preserve">subsequent </w:t>
      </w:r>
      <w:r w:rsidRPr="00A26472">
        <w:rPr>
          <w:rFonts w:cstheme="minorHAnsi"/>
        </w:rPr>
        <w:t>reference</w:t>
      </w:r>
      <w:r w:rsidR="00CF3F6A">
        <w:rPr>
          <w:rFonts w:cstheme="minorHAnsi"/>
        </w:rPr>
        <w:t>s</w:t>
      </w:r>
      <w:r w:rsidRPr="00A26472">
        <w:rPr>
          <w:rFonts w:cstheme="minorHAnsi"/>
        </w:rPr>
        <w:t xml:space="preserve"> to “epidemic peaks” describ</w:t>
      </w:r>
      <w:r w:rsidR="00A26472">
        <w:rPr>
          <w:rFonts w:cstheme="minorHAnsi"/>
        </w:rPr>
        <w:t>ing</w:t>
      </w:r>
      <w:r w:rsidRPr="00A26472">
        <w:rPr>
          <w:rFonts w:cstheme="minorHAnsi"/>
        </w:rPr>
        <w:t xml:space="preserve"> the local maxim</w:t>
      </w:r>
      <w:r w:rsidR="00EB5CC3">
        <w:rPr>
          <w:rFonts w:cstheme="minorHAnsi"/>
        </w:rPr>
        <w:t>a</w:t>
      </w:r>
      <w:r w:rsidRPr="00A26472">
        <w:rPr>
          <w:rFonts w:cstheme="minorHAnsi"/>
        </w:rPr>
        <w:t xml:space="preserve"> where </w:t>
      </w:r>
      <w:r w:rsidRPr="00A26472">
        <w:rPr>
          <w:rFonts w:cstheme="minorHAnsi"/>
          <w:i/>
          <w:iCs/>
        </w:rPr>
        <w:t xml:space="preserve">I(t) </w:t>
      </w:r>
      <w:r w:rsidRPr="00BC0184">
        <w:rPr>
          <w:rFonts w:cstheme="minorHAnsi"/>
        </w:rPr>
        <w:t>&gt; 0</w:t>
      </w:r>
      <w:r w:rsidRPr="00A26472">
        <w:rPr>
          <w:rFonts w:cstheme="minorHAnsi"/>
        </w:rPr>
        <w:t xml:space="preserve"> and </w:t>
      </w:r>
      <w:r w:rsidRPr="00A26472">
        <w:rPr>
          <w:rFonts w:cstheme="minorHAnsi"/>
          <w:i/>
          <w:iCs/>
        </w:rPr>
        <w:t xml:space="preserve">I’(t) </w:t>
      </w:r>
      <w:r w:rsidRPr="00BC0184">
        <w:rPr>
          <w:rFonts w:cstheme="minorHAnsi"/>
        </w:rPr>
        <w:t>= 0</w:t>
      </w:r>
      <w:r w:rsidRPr="00A26472">
        <w:rPr>
          <w:rFonts w:cstheme="minorHAnsi"/>
        </w:rPr>
        <w:t xml:space="preserve">. </w:t>
      </w:r>
      <w:r w:rsidR="00927940">
        <w:rPr>
          <w:rFonts w:cstheme="minorHAnsi"/>
        </w:rPr>
        <w:t xml:space="preserve">The attack rate, </w:t>
      </w:r>
      <w:proofErr w:type="spellStart"/>
      <w:r w:rsidR="00927940" w:rsidRPr="00927940">
        <w:rPr>
          <w:rFonts w:cstheme="minorHAnsi"/>
          <w:i/>
          <w:iCs/>
        </w:rPr>
        <w:t>I</w:t>
      </w:r>
      <w:r w:rsidR="00927940" w:rsidRPr="00927940">
        <w:rPr>
          <w:rFonts w:cstheme="minorHAnsi"/>
          <w:i/>
          <w:iCs/>
          <w:vertAlign w:val="subscript"/>
        </w:rPr>
        <w:t>c</w:t>
      </w:r>
      <w:proofErr w:type="spellEnd"/>
      <w:r w:rsidR="00927940" w:rsidRPr="00927940">
        <w:rPr>
          <w:rFonts w:cstheme="minorHAnsi"/>
          <w:i/>
          <w:iCs/>
        </w:rPr>
        <w:t>(</w:t>
      </w:r>
      <w:proofErr w:type="spellStart"/>
      <w:r w:rsidR="00927940" w:rsidRPr="00927940">
        <w:rPr>
          <w:rFonts w:cstheme="minorHAnsi"/>
          <w:i/>
          <w:iCs/>
        </w:rPr>
        <w:t>t</w:t>
      </w:r>
      <w:r w:rsidR="00927940" w:rsidRPr="00927940">
        <w:rPr>
          <w:rFonts w:cstheme="minorHAnsi"/>
          <w:i/>
          <w:iCs/>
          <w:vertAlign w:val="subscript"/>
        </w:rPr>
        <w:t>max</w:t>
      </w:r>
      <w:proofErr w:type="spellEnd"/>
      <w:r w:rsidR="00927940" w:rsidRPr="00927940">
        <w:rPr>
          <w:rFonts w:cstheme="minorHAnsi"/>
          <w:i/>
          <w:iCs/>
        </w:rPr>
        <w:t>)</w:t>
      </w:r>
      <w:r w:rsidR="00927940">
        <w:rPr>
          <w:rFonts w:cstheme="minorHAnsi"/>
        </w:rPr>
        <w:t>, is defined as total proportion of cases that develop over the model simulation</w:t>
      </w:r>
      <w:r w:rsidR="009A5205">
        <w:rPr>
          <w:rFonts w:cstheme="minorHAnsi"/>
        </w:rPr>
        <w:t xml:space="preserve"> duration</w:t>
      </w:r>
      <w:r w:rsidR="00927940">
        <w:rPr>
          <w:rFonts w:cstheme="minorHAnsi"/>
        </w:rPr>
        <w:t xml:space="preserve">. </w:t>
      </w:r>
      <w:r w:rsidR="00A26472">
        <w:rPr>
          <w:rFonts w:cstheme="minorHAnsi"/>
        </w:rPr>
        <w:t>T</w:t>
      </w:r>
      <w:r w:rsidRPr="00A26472">
        <w:rPr>
          <w:rFonts w:cstheme="minorHAnsi"/>
        </w:rPr>
        <w:t>he optimal parameter</w:t>
      </w:r>
      <w:r w:rsidR="00A26472">
        <w:rPr>
          <w:rFonts w:cstheme="minorHAnsi"/>
        </w:rPr>
        <w:t xml:space="preserve"> </w:t>
      </w:r>
      <w:r w:rsidR="00AF3564">
        <w:rPr>
          <w:rFonts w:cstheme="minorHAnsi"/>
        </w:rPr>
        <w:t xml:space="preserve">space </w:t>
      </w:r>
      <w:r w:rsidR="00A26472">
        <w:rPr>
          <w:rFonts w:cstheme="minorHAnsi"/>
        </w:rPr>
        <w:t>is defined</w:t>
      </w:r>
      <w:r w:rsidRPr="00A26472">
        <w:rPr>
          <w:rFonts w:cstheme="minorHAnsi"/>
        </w:rPr>
        <w:t xml:space="preserve"> as the combination </w:t>
      </w:r>
      <w:r w:rsidR="00A26472">
        <w:rPr>
          <w:rFonts w:cstheme="minorHAnsi"/>
        </w:rPr>
        <w:t xml:space="preserve">of </w:t>
      </w:r>
      <w:r w:rsidRPr="00A26472">
        <w:rPr>
          <w:rFonts w:cstheme="minorHAnsi"/>
        </w:rPr>
        <w:t xml:space="preserve">parameter values that result in the lowest possible value of </w:t>
      </w:r>
      <w:r w:rsidRPr="00A26472">
        <w:rPr>
          <w:rFonts w:cstheme="minorHAnsi"/>
          <w:i/>
          <w:iCs/>
        </w:rPr>
        <w:t>I</w:t>
      </w:r>
      <w:r w:rsidRPr="00A26472">
        <w:rPr>
          <w:rFonts w:cstheme="minorHAnsi"/>
          <w:i/>
          <w:iCs/>
          <w:vertAlign w:val="subscript"/>
        </w:rPr>
        <w:t>max</w:t>
      </w:r>
      <w:r w:rsidRPr="00A26472">
        <w:rPr>
          <w:rFonts w:cstheme="minorHAnsi"/>
        </w:rPr>
        <w:t xml:space="preserve"> or </w:t>
      </w:r>
      <w:proofErr w:type="spellStart"/>
      <w:r w:rsidRPr="00A26472">
        <w:rPr>
          <w:rFonts w:cstheme="minorHAnsi"/>
          <w:i/>
          <w:iCs/>
        </w:rPr>
        <w:t>I</w:t>
      </w:r>
      <w:r w:rsidRPr="00A26472">
        <w:rPr>
          <w:rFonts w:cstheme="minorHAnsi"/>
          <w:i/>
          <w:iCs/>
          <w:vertAlign w:val="subscript"/>
        </w:rPr>
        <w:t>c</w:t>
      </w:r>
      <w:proofErr w:type="spellEnd"/>
      <w:r w:rsidRPr="00A26472">
        <w:rPr>
          <w:rFonts w:cstheme="minorHAnsi"/>
          <w:i/>
          <w:iCs/>
        </w:rPr>
        <w:t>(</w:t>
      </w:r>
      <w:proofErr w:type="spellStart"/>
      <w:r w:rsidR="00CF5AE9">
        <w:rPr>
          <w:rFonts w:cstheme="minorHAnsi"/>
          <w:i/>
          <w:iCs/>
        </w:rPr>
        <w:t>t</w:t>
      </w:r>
      <w:r w:rsidR="00CF5AE9" w:rsidRPr="00CF5AE9">
        <w:rPr>
          <w:rFonts w:cstheme="minorHAnsi"/>
          <w:i/>
          <w:iCs/>
          <w:vertAlign w:val="subscript"/>
        </w:rPr>
        <w:t>max</w:t>
      </w:r>
      <w:proofErr w:type="spellEnd"/>
      <w:r w:rsidRPr="00A26472">
        <w:rPr>
          <w:rFonts w:cstheme="minorHAnsi"/>
          <w:i/>
          <w:iCs/>
        </w:rPr>
        <w:t>)</w:t>
      </w:r>
      <w:r w:rsidRPr="00A26472">
        <w:rPr>
          <w:rFonts w:cstheme="minorHAnsi"/>
        </w:rPr>
        <w:t>.</w:t>
      </w:r>
      <w:r w:rsidR="009623A7">
        <w:rPr>
          <w:rFonts w:cstheme="minorHAnsi"/>
        </w:rPr>
        <w:t xml:space="preserve"> </w:t>
      </w:r>
    </w:p>
    <w:p w14:paraId="094199B7" w14:textId="77777777" w:rsidR="00C67B1C" w:rsidRPr="00C67B1C" w:rsidRDefault="00C67B1C" w:rsidP="00C67B1C">
      <w:pPr>
        <w:spacing w:line="360" w:lineRule="auto"/>
        <w:rPr>
          <w:rFonts w:cstheme="minorHAnsi"/>
          <w:b/>
          <w:bCs/>
        </w:rPr>
      </w:pPr>
    </w:p>
    <w:p w14:paraId="7EE67398" w14:textId="33EC3F35" w:rsidR="000E1AC7" w:rsidRPr="00B966F2" w:rsidRDefault="000E1AC7" w:rsidP="000E1AC7">
      <w:pPr>
        <w:pStyle w:val="ListParagraph"/>
        <w:numPr>
          <w:ilvl w:val="0"/>
          <w:numId w:val="2"/>
        </w:numPr>
        <w:spacing w:line="360" w:lineRule="auto"/>
        <w:rPr>
          <w:rFonts w:cstheme="minorHAnsi"/>
          <w:b/>
          <w:bCs/>
        </w:rPr>
      </w:pPr>
      <w:r w:rsidRPr="00B966F2">
        <w:rPr>
          <w:rFonts w:cstheme="minorHAnsi"/>
          <w:b/>
          <w:bCs/>
        </w:rPr>
        <w:t>Software Used</w:t>
      </w:r>
    </w:p>
    <w:p w14:paraId="69ED94F0" w14:textId="15E0A178" w:rsidR="000E1AC7" w:rsidRPr="001B7E31" w:rsidRDefault="000E1AC7" w:rsidP="000E1AC7">
      <w:pPr>
        <w:spacing w:after="0" w:line="360" w:lineRule="auto"/>
        <w:jc w:val="both"/>
        <w:rPr>
          <w:rFonts w:cstheme="minorHAnsi"/>
        </w:rPr>
      </w:pPr>
      <w:r w:rsidRPr="001B7E31">
        <w:rPr>
          <w:rFonts w:cstheme="minorHAnsi"/>
        </w:rPr>
        <w:t xml:space="preserve">All simulations were carried out using R </w:t>
      </w:r>
      <w:r w:rsidR="00BC0184">
        <w:rPr>
          <w:rFonts w:cstheme="minorHAnsi"/>
        </w:rPr>
        <w:fldChar w:fldCharType="begin"/>
      </w:r>
      <w:r w:rsidR="00A8113E">
        <w:rPr>
          <w:rFonts w:cstheme="minorHAnsi"/>
        </w:rPr>
        <w:instrText xml:space="preserve"> ADDIN EN.CITE &lt;EndNote&gt;&lt;Cite&gt;&lt;Author&gt;R Development Core Team&lt;/Author&gt;&lt;Year&gt;2020&lt;/Year&gt;&lt;RecNum&gt;53&lt;/RecNum&gt;&lt;DisplayText&gt;(28)&lt;/DisplayText&gt;&lt;record&gt;&lt;rec-number&gt;53&lt;/rec-number&gt;&lt;foreign-keys&gt;&lt;key app="EN" db-id="ssw09xfaoww2dbetwsrpefx7pr0z0swafa9f" timestamp="1597781663"&gt;53&lt;/key&gt;&lt;/foreign-keys&gt;&lt;ref-type name="Computer Program"&gt;9&lt;/ref-type&gt;&lt;contributors&gt;&lt;authors&gt;&lt;author&gt;R Development Core Team,&lt;/author&gt;&lt;/authors&gt;&lt;/contributors&gt;&lt;titles&gt;&lt;title&gt;R: A language and environment for statistical computing&lt;/title&gt;&lt;/titles&gt;&lt;edition&gt;3.6.2&lt;/edition&gt;&lt;dates&gt;&lt;year&gt;2020&lt;/year&gt;&lt;/dates&gt;&lt;pub-location&gt;Vienna, Austria&lt;/pub-location&gt;&lt;publisher&gt;R: Foundation for Statistical Computing&lt;/publisher&gt;&lt;urls&gt;&lt;related-urls&gt;&lt;url&gt;https://www.r-project.org/&lt;/url&gt;&lt;/related-urls&gt;&lt;/urls&gt;&lt;/record&gt;&lt;/Cite&gt;&lt;/EndNote&gt;</w:instrText>
      </w:r>
      <w:r w:rsidR="00BC0184">
        <w:rPr>
          <w:rFonts w:cstheme="minorHAnsi"/>
        </w:rPr>
        <w:fldChar w:fldCharType="separate"/>
      </w:r>
      <w:r w:rsidR="00A8113E">
        <w:rPr>
          <w:rFonts w:cstheme="minorHAnsi"/>
          <w:noProof/>
        </w:rPr>
        <w:t>(28)</w:t>
      </w:r>
      <w:r w:rsidR="00BC0184">
        <w:rPr>
          <w:rFonts w:cstheme="minorHAnsi"/>
        </w:rPr>
        <w:fldChar w:fldCharType="end"/>
      </w:r>
      <w:r w:rsidR="00E6296A">
        <w:rPr>
          <w:rFonts w:cstheme="minorHAnsi"/>
        </w:rPr>
        <w:t xml:space="preserve"> </w:t>
      </w:r>
      <w:r w:rsidRPr="001B7E31">
        <w:rPr>
          <w:rFonts w:cstheme="minorHAnsi"/>
        </w:rPr>
        <w:t>and R</w:t>
      </w:r>
      <w:r w:rsidR="00F7377F">
        <w:rPr>
          <w:rFonts w:cstheme="minorHAnsi"/>
        </w:rPr>
        <w:t>S</w:t>
      </w:r>
      <w:r w:rsidRPr="001B7E31">
        <w:rPr>
          <w:rFonts w:cstheme="minorHAnsi"/>
        </w:rPr>
        <w:t>tudio</w:t>
      </w:r>
      <w:r w:rsidR="00F7377F">
        <w:rPr>
          <w:rFonts w:cstheme="minorHAnsi"/>
        </w:rPr>
        <w:t xml:space="preserve"> </w:t>
      </w:r>
      <w:r w:rsidR="00BC0184">
        <w:rPr>
          <w:rFonts w:cstheme="minorHAnsi"/>
        </w:rPr>
        <w:fldChar w:fldCharType="begin"/>
      </w:r>
      <w:r w:rsidR="00A8113E">
        <w:rPr>
          <w:rFonts w:cstheme="minorHAnsi"/>
        </w:rPr>
        <w:instrText xml:space="preserve"> ADDIN EN.CITE &lt;EndNote&gt;&lt;Cite&gt;&lt;Author&gt;RStudio Team&lt;/Author&gt;&lt;Year&gt;2020&lt;/Year&gt;&lt;RecNum&gt;54&lt;/RecNum&gt;&lt;DisplayText&gt;(29)&lt;/DisplayText&gt;&lt;record&gt;&lt;rec-number&gt;54&lt;/rec-number&gt;&lt;foreign-keys&gt;&lt;key app="EN" db-id="ssw09xfaoww2dbetwsrpefx7pr0z0swafa9f" timestamp="1597781762"&gt;54&lt;/key&gt;&lt;/foreign-keys&gt;&lt;ref-type name="Computer Program"&gt;9&lt;/ref-type&gt;&lt;contributors&gt;&lt;authors&gt;&lt;author&gt;RStudio Team,&lt;/author&gt;&lt;/authors&gt;&lt;/contributors&gt;&lt;titles&gt;&lt;title&gt;RStudio: Integrated Development for R&lt;/title&gt;&lt;/titles&gt;&lt;edition&gt;1.3.959&lt;/edition&gt;&lt;dates&gt;&lt;year&gt;2020&lt;/year&gt;&lt;/dates&gt;&lt;pub-location&gt;Boston, United States&lt;/pub-location&gt;&lt;publisher&gt;RStudio, PBC&lt;/publisher&gt;&lt;urls&gt;&lt;related-urls&gt;&lt;url&gt;http://www.rstudio.com/&lt;/url&gt;&lt;/related-urls&gt;&lt;/urls&gt;&lt;/record&gt;&lt;/Cite&gt;&lt;/EndNote&gt;</w:instrText>
      </w:r>
      <w:r w:rsidR="00BC0184">
        <w:rPr>
          <w:rFonts w:cstheme="minorHAnsi"/>
        </w:rPr>
        <w:fldChar w:fldCharType="separate"/>
      </w:r>
      <w:r w:rsidR="00A8113E">
        <w:rPr>
          <w:rFonts w:cstheme="minorHAnsi"/>
          <w:noProof/>
        </w:rPr>
        <w:t>(29)</w:t>
      </w:r>
      <w:r w:rsidR="00BC0184">
        <w:rPr>
          <w:rFonts w:cstheme="minorHAnsi"/>
        </w:rPr>
        <w:fldChar w:fldCharType="end"/>
      </w:r>
      <w:r w:rsidRPr="001B7E31">
        <w:rPr>
          <w:rFonts w:cstheme="minorHAnsi"/>
        </w:rPr>
        <w:t xml:space="preserve">. </w:t>
      </w:r>
      <w:r w:rsidR="00C7778D">
        <w:rPr>
          <w:rFonts w:cstheme="minorHAnsi"/>
        </w:rPr>
        <w:t xml:space="preserve">R </w:t>
      </w:r>
      <w:r w:rsidR="00695E86">
        <w:rPr>
          <w:rFonts w:cstheme="minorHAnsi"/>
        </w:rPr>
        <w:t>p</w:t>
      </w:r>
      <w:r w:rsidR="00C7778D">
        <w:rPr>
          <w:rFonts w:cstheme="minorHAnsi"/>
        </w:rPr>
        <w:t xml:space="preserve">ackage </w:t>
      </w:r>
      <w:r w:rsidR="00C7778D" w:rsidRPr="001B7E31">
        <w:rPr>
          <w:rFonts w:cstheme="minorHAnsi"/>
        </w:rPr>
        <w:t>“</w:t>
      </w:r>
      <w:proofErr w:type="spellStart"/>
      <w:r w:rsidR="00C7778D" w:rsidRPr="001B7E31">
        <w:rPr>
          <w:rFonts w:cstheme="minorHAnsi"/>
        </w:rPr>
        <w:t>desolve</w:t>
      </w:r>
      <w:proofErr w:type="spellEnd"/>
      <w:r w:rsidR="00C7778D" w:rsidRPr="001B7E31">
        <w:rPr>
          <w:rFonts w:cstheme="minorHAnsi"/>
        </w:rPr>
        <w:t>”</w:t>
      </w:r>
      <w:r w:rsidR="00C7778D">
        <w:rPr>
          <w:rFonts w:cstheme="minorHAnsi"/>
        </w:rPr>
        <w:t xml:space="preserve"> </w:t>
      </w:r>
      <w:r w:rsidR="00C7778D">
        <w:rPr>
          <w:rFonts w:cstheme="minorHAnsi"/>
        </w:rPr>
        <w:fldChar w:fldCharType="begin"/>
      </w:r>
      <w:r w:rsidR="00C7778D">
        <w:rPr>
          <w:rFonts w:cstheme="minorHAnsi"/>
        </w:rPr>
        <w:instrText xml:space="preserve"> ADDIN EN.CITE &lt;EndNote&gt;&lt;Cite&gt;&lt;Author&gt;Soetaert&lt;/Author&gt;&lt;Year&gt;2010&lt;/Year&gt;&lt;RecNum&gt;55&lt;/RecNum&gt;&lt;DisplayText&gt;(30)&lt;/DisplayText&gt;&lt;record&gt;&lt;rec-number&gt;55&lt;/rec-number&gt;&lt;foreign-keys&gt;&lt;key app="EN" db-id="ssw09xfaoww2dbetwsrpefx7pr0z0swafa9f" timestamp="1597782070"&gt;55&lt;/key&gt;&lt;/foreign-keys&gt;&lt;ref-type name="Journal Article"&gt;17&lt;/ref-type&gt;&lt;contributors&gt;&lt;authors&gt;&lt;author&gt;Soetaert, Karline ER&lt;/author&gt;&lt;author&gt;Petzoldt, Thomas&lt;/author&gt;&lt;author&gt;Setzer, R Woodrow&lt;/author&gt;&lt;/authors&gt;&lt;/contributors&gt;&lt;titles&gt;&lt;title&gt;Solving differential equations in R: package deSolve&lt;/title&gt;&lt;secondary-title&gt;Journal of statistical software&lt;/secondary-title&gt;&lt;/titles&gt;&lt;periodical&gt;&lt;full-title&gt;Journal of statistical software&lt;/full-title&gt;&lt;/periodical&gt;&lt;volume&gt;33&lt;/volume&gt;&lt;dates&gt;&lt;year&gt;2010&lt;/year&gt;&lt;/dates&gt;&lt;isbn&gt;1548-7660&lt;/isbn&gt;&lt;urls&gt;&lt;/urls&gt;&lt;/record&gt;&lt;/Cite&gt;&lt;/EndNote&gt;</w:instrText>
      </w:r>
      <w:r w:rsidR="00C7778D">
        <w:rPr>
          <w:rFonts w:cstheme="minorHAnsi"/>
        </w:rPr>
        <w:fldChar w:fldCharType="separate"/>
      </w:r>
      <w:r w:rsidR="00C7778D">
        <w:rPr>
          <w:rFonts w:cstheme="minorHAnsi"/>
          <w:noProof/>
        </w:rPr>
        <w:t>(30)</w:t>
      </w:r>
      <w:r w:rsidR="00C7778D">
        <w:rPr>
          <w:rFonts w:cstheme="minorHAnsi"/>
        </w:rPr>
        <w:fldChar w:fldCharType="end"/>
      </w:r>
      <w:r w:rsidR="00C7778D">
        <w:rPr>
          <w:rFonts w:cstheme="minorHAnsi"/>
        </w:rPr>
        <w:t xml:space="preserve"> was used for all model simulations.</w:t>
      </w:r>
      <w:r w:rsidRPr="001B7E31">
        <w:rPr>
          <w:rFonts w:cstheme="minorHAnsi"/>
        </w:rPr>
        <w:t xml:space="preserve"> </w:t>
      </w:r>
      <w:r w:rsidR="00C7778D">
        <w:rPr>
          <w:rFonts w:cstheme="minorHAnsi"/>
        </w:rPr>
        <w:t>All other R packages used for plotting can be found in the supplementary material.</w:t>
      </w:r>
      <w:r w:rsidR="009548CD">
        <w:rPr>
          <w:rFonts w:cstheme="minorHAnsi"/>
        </w:rPr>
        <w:t xml:space="preserve"> </w:t>
      </w:r>
      <w:r w:rsidR="00861877">
        <w:rPr>
          <w:rFonts w:cstheme="minorHAnsi"/>
        </w:rPr>
        <w:t>Reproducible c</w:t>
      </w:r>
      <w:r w:rsidR="009548CD">
        <w:rPr>
          <w:rFonts w:cstheme="minorHAnsi"/>
        </w:rPr>
        <w:t>ode</w:t>
      </w:r>
      <w:r w:rsidR="00861877">
        <w:rPr>
          <w:rFonts w:cstheme="minorHAnsi"/>
        </w:rPr>
        <w:t xml:space="preserve"> </w:t>
      </w:r>
      <w:r w:rsidR="009548CD">
        <w:rPr>
          <w:rFonts w:cstheme="minorHAnsi"/>
        </w:rPr>
        <w:t>can be found</w:t>
      </w:r>
      <w:r w:rsidR="00861877">
        <w:rPr>
          <w:rFonts w:cstheme="minorHAnsi"/>
        </w:rPr>
        <w:t xml:space="preserve"> at</w:t>
      </w:r>
      <w:r w:rsidR="009548CD">
        <w:rPr>
          <w:rFonts w:cstheme="minorHAnsi"/>
        </w:rPr>
        <w:t xml:space="preserve">: </w:t>
      </w:r>
      <w:hyperlink r:id="rId6" w:history="1">
        <w:r w:rsidR="001024F9">
          <w:rPr>
            <w:rStyle w:val="Hyperlink"/>
          </w:rPr>
          <w:t>https://github.com/alexmorgan1995/NPI_Analysis</w:t>
        </w:r>
      </w:hyperlink>
      <w:r w:rsidR="009548CD">
        <w:t xml:space="preserve">. </w:t>
      </w:r>
    </w:p>
    <w:p w14:paraId="21A8CCAD" w14:textId="44AEA029" w:rsidR="000E1AC7" w:rsidRPr="00E84CD6" w:rsidRDefault="000E1AC7" w:rsidP="00E84CD6">
      <w:pPr>
        <w:pStyle w:val="Heading2"/>
        <w:jc w:val="center"/>
        <w:rPr>
          <w:rFonts w:asciiTheme="minorHAnsi" w:hAnsiTheme="minorHAnsi" w:cstheme="minorHAnsi"/>
          <w:b/>
          <w:bCs/>
          <w:color w:val="auto"/>
          <w:sz w:val="28"/>
          <w:szCs w:val="28"/>
        </w:rPr>
      </w:pPr>
      <w:r w:rsidRPr="00E84CD6">
        <w:rPr>
          <w:rFonts w:asciiTheme="minorHAnsi" w:hAnsiTheme="minorHAnsi" w:cstheme="minorHAnsi"/>
          <w:b/>
          <w:bCs/>
          <w:color w:val="auto"/>
          <w:sz w:val="28"/>
          <w:szCs w:val="28"/>
        </w:rPr>
        <w:t>RESULTS</w:t>
      </w:r>
    </w:p>
    <w:p w14:paraId="7A431DD5" w14:textId="77777777" w:rsidR="00F945C3" w:rsidRDefault="00F945C3" w:rsidP="000E1AC7">
      <w:pPr>
        <w:jc w:val="center"/>
        <w:rPr>
          <w:rFonts w:cstheme="minorHAnsi"/>
          <w:b/>
          <w:bCs/>
          <w:sz w:val="28"/>
          <w:szCs w:val="28"/>
        </w:rPr>
      </w:pPr>
    </w:p>
    <w:p w14:paraId="70F936DE" w14:textId="1094E119" w:rsidR="00CF3F6A" w:rsidRPr="0008018B" w:rsidRDefault="00F516F4" w:rsidP="00CF3F6A">
      <w:pPr>
        <w:spacing w:after="0" w:line="360" w:lineRule="auto"/>
        <w:jc w:val="both"/>
        <w:rPr>
          <w:rFonts w:cstheme="minorHAnsi"/>
        </w:rPr>
      </w:pPr>
      <w:r>
        <w:rPr>
          <w:rFonts w:cstheme="minorHAnsi"/>
        </w:rPr>
        <w:t>T</w:t>
      </w:r>
      <w:r w:rsidR="005F24C7">
        <w:rPr>
          <w:rFonts w:cstheme="minorHAnsi"/>
        </w:rPr>
        <w:t xml:space="preserve">he </w:t>
      </w:r>
      <w:r w:rsidR="005F24C7" w:rsidRPr="004F7DBA">
        <w:rPr>
          <w:rFonts w:cstheme="minorHAnsi"/>
        </w:rPr>
        <w:t xml:space="preserve">impact of the five intervention scenarios on the trajectory of </w:t>
      </w:r>
      <w:r w:rsidR="005D6D7C">
        <w:rPr>
          <w:rFonts w:cstheme="minorHAnsi"/>
        </w:rPr>
        <w:t xml:space="preserve">a simulated </w:t>
      </w:r>
      <w:r w:rsidR="005F24C7" w:rsidRPr="004F7DBA">
        <w:rPr>
          <w:rFonts w:cstheme="minorHAnsi"/>
        </w:rPr>
        <w:t xml:space="preserve"> COVID-19 </w:t>
      </w:r>
      <w:r w:rsidR="005D6D7C">
        <w:rPr>
          <w:rFonts w:cstheme="minorHAnsi"/>
        </w:rPr>
        <w:t xml:space="preserve">outbreak </w:t>
      </w:r>
      <w:r w:rsidR="005F24C7" w:rsidRPr="004F7DBA">
        <w:rPr>
          <w:rFonts w:cstheme="minorHAnsi"/>
        </w:rPr>
        <w:t>was explored</w:t>
      </w:r>
      <w:r w:rsidR="00CF3F6A" w:rsidRPr="004F7DBA">
        <w:rPr>
          <w:rFonts w:cstheme="minorHAnsi"/>
        </w:rPr>
        <w:t xml:space="preserve"> (Figure 1A). </w:t>
      </w:r>
      <w:r w:rsidRPr="004F7DBA">
        <w:rPr>
          <w:rFonts w:cstheme="minorHAnsi"/>
        </w:rPr>
        <w:t>Scenario 4 was identified as t</w:t>
      </w:r>
      <w:r w:rsidR="00202F90" w:rsidRPr="004F7DBA">
        <w:rPr>
          <w:rFonts w:cstheme="minorHAnsi"/>
        </w:rPr>
        <w:t xml:space="preserve">he most effective scenario at mitigating peak prevalence </w:t>
      </w:r>
      <w:ins w:id="186" w:author="Alexander Morgan" w:date="2020-11-18T15:18:00Z">
        <w:r w:rsidR="00550980">
          <w:rPr>
            <w:rFonts w:cstheme="minorHAnsi"/>
          </w:rPr>
          <w:t>or</w:t>
        </w:r>
      </w:ins>
      <w:del w:id="187" w:author="Alexander Morgan" w:date="2020-11-18T15:18:00Z">
        <w:r w:rsidR="00202F90" w:rsidRPr="004F7DBA" w:rsidDel="00550980">
          <w:rPr>
            <w:rFonts w:cstheme="minorHAnsi"/>
          </w:rPr>
          <w:delText>and</w:delText>
        </w:r>
      </w:del>
      <w:ins w:id="188" w:author="Alexander Morgan" w:date="2020-11-18T15:18:00Z">
        <w:r w:rsidR="00550980">
          <w:rPr>
            <w:rFonts w:cstheme="minorHAnsi"/>
          </w:rPr>
          <w:t xml:space="preserve"> the</w:t>
        </w:r>
      </w:ins>
      <w:r w:rsidR="00202F90" w:rsidRPr="004F7DBA">
        <w:rPr>
          <w:rFonts w:cstheme="minorHAnsi"/>
        </w:rPr>
        <w:t xml:space="preserve"> </w:t>
      </w:r>
      <w:r w:rsidR="009C6C85">
        <w:rPr>
          <w:rFonts w:cstheme="minorHAnsi"/>
        </w:rPr>
        <w:t>attack rate</w:t>
      </w:r>
      <w:r>
        <w:rPr>
          <w:rFonts w:cstheme="minorHAnsi"/>
        </w:rPr>
        <w:t xml:space="preserve"> under baseline parameters</w:t>
      </w:r>
      <w:r w:rsidR="00F16308">
        <w:rPr>
          <w:rFonts w:cstheme="minorHAnsi"/>
        </w:rPr>
        <w:t xml:space="preserve"> (</w:t>
      </w:r>
      <w:r w:rsidR="00F16308" w:rsidRPr="00F16308">
        <w:rPr>
          <w:rFonts w:cstheme="minorHAnsi"/>
          <w:i/>
          <w:iCs/>
        </w:rPr>
        <w:t>I</w:t>
      </w:r>
      <w:r w:rsidR="00F16308" w:rsidRPr="00F16308">
        <w:rPr>
          <w:rFonts w:cstheme="minorHAnsi"/>
          <w:i/>
          <w:iCs/>
          <w:vertAlign w:val="subscript"/>
        </w:rPr>
        <w:t>max</w:t>
      </w:r>
      <w:r w:rsidR="00F16308">
        <w:rPr>
          <w:rFonts w:cstheme="minorHAnsi"/>
        </w:rPr>
        <w:t xml:space="preserve"> = 0.076, </w:t>
      </w:r>
      <w:proofErr w:type="spellStart"/>
      <w:r w:rsidR="00F16308" w:rsidRPr="00F16308">
        <w:rPr>
          <w:rFonts w:cstheme="minorHAnsi"/>
          <w:i/>
          <w:iCs/>
        </w:rPr>
        <w:t>I</w:t>
      </w:r>
      <w:r w:rsidR="00F16308" w:rsidRPr="00F16308">
        <w:rPr>
          <w:rFonts w:cstheme="minorHAnsi"/>
          <w:i/>
          <w:iCs/>
          <w:vertAlign w:val="subscript"/>
        </w:rPr>
        <w:t>c</w:t>
      </w:r>
      <w:proofErr w:type="spellEnd"/>
      <w:r w:rsidR="00F16308" w:rsidRPr="00F16308">
        <w:rPr>
          <w:rFonts w:cstheme="minorHAnsi"/>
          <w:i/>
          <w:iCs/>
        </w:rPr>
        <w:t>(</w:t>
      </w:r>
      <w:proofErr w:type="spellStart"/>
      <w:r w:rsidR="00F16308" w:rsidRPr="00F16308">
        <w:rPr>
          <w:rFonts w:cstheme="minorHAnsi"/>
          <w:i/>
          <w:iCs/>
        </w:rPr>
        <w:t>t</w:t>
      </w:r>
      <w:r w:rsidR="00F16308" w:rsidRPr="00F16308">
        <w:rPr>
          <w:rFonts w:cstheme="minorHAnsi"/>
          <w:i/>
          <w:iCs/>
          <w:vertAlign w:val="subscript"/>
        </w:rPr>
        <w:t>max</w:t>
      </w:r>
      <w:proofErr w:type="spellEnd"/>
      <w:r w:rsidR="00F16308" w:rsidRPr="00F16308">
        <w:rPr>
          <w:rFonts w:cstheme="minorHAnsi"/>
          <w:i/>
          <w:iCs/>
        </w:rPr>
        <w:t>)</w:t>
      </w:r>
      <w:r w:rsidR="00F16308">
        <w:rPr>
          <w:rFonts w:cstheme="minorHAnsi"/>
        </w:rPr>
        <w:t xml:space="preserve"> = 0.493) relative to </w:t>
      </w:r>
      <w:r w:rsidR="00F16308">
        <w:rPr>
          <w:rFonts w:cstheme="minorHAnsi"/>
        </w:rPr>
        <w:lastRenderedPageBreak/>
        <w:t>an unmitigated outbreak (</w:t>
      </w:r>
      <w:r w:rsidR="00F16308" w:rsidRPr="00F16308">
        <w:rPr>
          <w:rFonts w:cstheme="minorHAnsi"/>
          <w:i/>
          <w:iCs/>
        </w:rPr>
        <w:t>I</w:t>
      </w:r>
      <w:r w:rsidR="00F16308" w:rsidRPr="00F16308">
        <w:rPr>
          <w:rFonts w:cstheme="minorHAnsi"/>
          <w:i/>
          <w:iCs/>
          <w:vertAlign w:val="subscript"/>
        </w:rPr>
        <w:t>max</w:t>
      </w:r>
      <w:r w:rsidR="00F16308">
        <w:rPr>
          <w:rFonts w:cstheme="minorHAnsi"/>
        </w:rPr>
        <w:t xml:space="preserve"> = 0.146, </w:t>
      </w:r>
      <w:proofErr w:type="spellStart"/>
      <w:r w:rsidR="00F16308" w:rsidRPr="00F16308">
        <w:rPr>
          <w:rFonts w:cstheme="minorHAnsi"/>
          <w:i/>
          <w:iCs/>
        </w:rPr>
        <w:t>I</w:t>
      </w:r>
      <w:r w:rsidR="00F16308" w:rsidRPr="00F16308">
        <w:rPr>
          <w:rFonts w:cstheme="minorHAnsi"/>
          <w:i/>
          <w:iCs/>
          <w:vertAlign w:val="subscript"/>
        </w:rPr>
        <w:t>c</w:t>
      </w:r>
      <w:proofErr w:type="spellEnd"/>
      <w:r w:rsidR="00F16308" w:rsidRPr="00F16308">
        <w:rPr>
          <w:rFonts w:cstheme="minorHAnsi"/>
          <w:i/>
          <w:iCs/>
        </w:rPr>
        <w:t>(</w:t>
      </w:r>
      <w:proofErr w:type="spellStart"/>
      <w:r w:rsidR="00F16308" w:rsidRPr="00F16308">
        <w:rPr>
          <w:rFonts w:cstheme="minorHAnsi"/>
          <w:i/>
          <w:iCs/>
        </w:rPr>
        <w:t>t</w:t>
      </w:r>
      <w:r w:rsidR="00F16308" w:rsidRPr="00F16308">
        <w:rPr>
          <w:rFonts w:cstheme="minorHAnsi"/>
          <w:i/>
          <w:iCs/>
          <w:vertAlign w:val="subscript"/>
        </w:rPr>
        <w:t>max</w:t>
      </w:r>
      <w:proofErr w:type="spellEnd"/>
      <w:r w:rsidR="00F16308" w:rsidRPr="00F16308">
        <w:rPr>
          <w:rFonts w:cstheme="minorHAnsi"/>
          <w:i/>
          <w:iCs/>
        </w:rPr>
        <w:t>)</w:t>
      </w:r>
      <w:r w:rsidR="00F16308">
        <w:rPr>
          <w:rFonts w:cstheme="minorHAnsi"/>
        </w:rPr>
        <w:t xml:space="preserve"> = 0.786)</w:t>
      </w:r>
      <w:r>
        <w:rPr>
          <w:rFonts w:cstheme="minorHAnsi"/>
        </w:rPr>
        <w:t xml:space="preserve">. </w:t>
      </w:r>
      <w:r w:rsidR="00CF3F6A">
        <w:rPr>
          <w:rFonts w:cstheme="minorHAnsi"/>
        </w:rPr>
        <w:t xml:space="preserve">Scenario 1 and 2 resulted </w:t>
      </w:r>
      <w:r w:rsidR="004912FE">
        <w:rPr>
          <w:rFonts w:cstheme="minorHAnsi"/>
        </w:rPr>
        <w:t xml:space="preserve">in the </w:t>
      </w:r>
      <w:r w:rsidR="00CF3F6A">
        <w:rPr>
          <w:rFonts w:cstheme="minorHAnsi"/>
        </w:rPr>
        <w:t>suppression of</w:t>
      </w:r>
      <w:r w:rsidR="004912FE">
        <w:rPr>
          <w:rFonts w:cstheme="minorHAnsi"/>
        </w:rPr>
        <w:t xml:space="preserve"> the</w:t>
      </w:r>
      <w:r w:rsidR="00CF3F6A">
        <w:rPr>
          <w:rFonts w:cstheme="minorHAnsi"/>
        </w:rPr>
        <w:t xml:space="preserve"> </w:t>
      </w:r>
      <w:r w:rsidR="005F24C7">
        <w:rPr>
          <w:rFonts w:cstheme="minorHAnsi"/>
        </w:rPr>
        <w:t>initial outbreak</w:t>
      </w:r>
      <w:r w:rsidR="006B7339">
        <w:rPr>
          <w:rFonts w:cstheme="minorHAnsi"/>
        </w:rPr>
        <w:t xml:space="preserve"> and delay in the</w:t>
      </w:r>
      <w:r w:rsidR="002B6817">
        <w:rPr>
          <w:rFonts w:cstheme="minorHAnsi"/>
        </w:rPr>
        <w:t xml:space="preserve"> epidemic</w:t>
      </w:r>
      <w:r w:rsidR="006B7339">
        <w:rPr>
          <w:rFonts w:cstheme="minorHAnsi"/>
        </w:rPr>
        <w:t xml:space="preserve"> peak </w:t>
      </w:r>
      <w:r w:rsidR="00CF3F6A">
        <w:rPr>
          <w:rFonts w:cstheme="minorHAnsi"/>
        </w:rPr>
        <w:t xml:space="preserve">following the initiation of </w:t>
      </w:r>
      <w:r w:rsidR="0091362B">
        <w:rPr>
          <w:rFonts w:cstheme="minorHAnsi"/>
        </w:rPr>
        <w:t>intervention</w:t>
      </w:r>
      <w:r w:rsidR="00CF3F6A">
        <w:rPr>
          <w:rFonts w:cstheme="minorHAnsi"/>
        </w:rPr>
        <w:t xml:space="preserve"> measures. In contrast, a</w:t>
      </w:r>
      <w:r w:rsidR="00BE34A5">
        <w:rPr>
          <w:rFonts w:cstheme="minorHAnsi"/>
        </w:rPr>
        <w:t xml:space="preserve"> single</w:t>
      </w:r>
      <w:r w:rsidR="00CF3F6A">
        <w:rPr>
          <w:rFonts w:cstheme="minorHAnsi"/>
        </w:rPr>
        <w:t xml:space="preserve"> mitigated epidemic peak was observed for scenario 3 and 4</w:t>
      </w:r>
      <w:r w:rsidR="00DF0705">
        <w:rPr>
          <w:rFonts w:cstheme="minorHAnsi"/>
        </w:rPr>
        <w:t xml:space="preserve">, with the </w:t>
      </w:r>
      <w:r w:rsidR="005F24C7">
        <w:rPr>
          <w:rFonts w:cstheme="minorHAnsi"/>
        </w:rPr>
        <w:t xml:space="preserve">steady ramping up of </w:t>
      </w:r>
      <w:r w:rsidR="005F24C7" w:rsidRPr="00D43492">
        <w:rPr>
          <w:rFonts w:cstheme="minorHAnsi"/>
          <w:i/>
          <w:iCs/>
        </w:rPr>
        <w:t>β(t)</w:t>
      </w:r>
      <w:r w:rsidR="005F24C7">
        <w:rPr>
          <w:rFonts w:cstheme="minorHAnsi"/>
        </w:rPr>
        <w:t xml:space="preserve"> reductions and the protective effects of population immunity result</w:t>
      </w:r>
      <w:r w:rsidR="00DF0705">
        <w:rPr>
          <w:rFonts w:cstheme="minorHAnsi"/>
        </w:rPr>
        <w:t>ing</w:t>
      </w:r>
      <w:r w:rsidR="005F24C7">
        <w:rPr>
          <w:rFonts w:cstheme="minorHAnsi"/>
        </w:rPr>
        <w:t xml:space="preserve"> in a more gradual, sustained reduction to </w:t>
      </w:r>
      <w:r w:rsidR="005F24C7" w:rsidRPr="005F24C7">
        <w:rPr>
          <w:rFonts w:cstheme="minorHAnsi"/>
          <w:i/>
          <w:iCs/>
        </w:rPr>
        <w:t>R</w:t>
      </w:r>
      <w:r w:rsidR="005F24C7" w:rsidRPr="005F24C7">
        <w:rPr>
          <w:rFonts w:cstheme="minorHAnsi"/>
          <w:i/>
          <w:iCs/>
          <w:vertAlign w:val="subscript"/>
        </w:rPr>
        <w:t>e</w:t>
      </w:r>
      <w:r w:rsidR="001024F9" w:rsidRPr="001024F9">
        <w:rPr>
          <w:rFonts w:cstheme="minorHAnsi"/>
          <w:i/>
          <w:iCs/>
        </w:rPr>
        <w:t>(t)</w:t>
      </w:r>
      <w:r w:rsidR="00FD4970">
        <w:rPr>
          <w:rFonts w:cstheme="minorHAnsi"/>
        </w:rPr>
        <w:t xml:space="preserve"> &gt;</w:t>
      </w:r>
      <w:r w:rsidR="005F24C7">
        <w:rPr>
          <w:rFonts w:cstheme="minorHAnsi"/>
        </w:rPr>
        <w:t xml:space="preserve"> 1, preventing </w:t>
      </w:r>
      <w:r w:rsidR="00861877">
        <w:rPr>
          <w:rFonts w:cstheme="minorHAnsi"/>
        </w:rPr>
        <w:t xml:space="preserve">peak </w:t>
      </w:r>
      <w:r w:rsidR="005F24C7">
        <w:rPr>
          <w:rFonts w:cstheme="minorHAnsi"/>
        </w:rPr>
        <w:t xml:space="preserve">resurgence. </w:t>
      </w:r>
      <w:r w:rsidR="00CF3F6A">
        <w:rPr>
          <w:rFonts w:cstheme="minorHAnsi"/>
        </w:rPr>
        <w:t>The pulsed nature of scenario 5 allowed for brief opportunities for the build-up of population immunity (</w:t>
      </w:r>
      <w:r w:rsidR="00CF3F6A" w:rsidRPr="00D43492">
        <w:rPr>
          <w:rFonts w:cstheme="minorHAnsi"/>
          <w:i/>
          <w:iCs/>
        </w:rPr>
        <w:t>R</w:t>
      </w:r>
      <w:r w:rsidR="00CF3F6A" w:rsidRPr="00D43492">
        <w:rPr>
          <w:rFonts w:cstheme="minorHAnsi"/>
          <w:i/>
          <w:iCs/>
          <w:vertAlign w:val="subscript"/>
        </w:rPr>
        <w:t>e</w:t>
      </w:r>
      <w:r w:rsidR="001024F9" w:rsidRPr="001024F9">
        <w:rPr>
          <w:rFonts w:cstheme="minorHAnsi"/>
          <w:i/>
          <w:iCs/>
        </w:rPr>
        <w:t>(t)</w:t>
      </w:r>
      <w:r w:rsidR="00CF3F6A">
        <w:rPr>
          <w:rFonts w:cstheme="minorHAnsi"/>
        </w:rPr>
        <w:t xml:space="preserve"> &gt; 1) and subsequent epidemic control (</w:t>
      </w:r>
      <w:r w:rsidR="00CF3F6A" w:rsidRPr="00D43492">
        <w:rPr>
          <w:rFonts w:cstheme="minorHAnsi"/>
          <w:i/>
          <w:iCs/>
        </w:rPr>
        <w:t>R</w:t>
      </w:r>
      <w:r w:rsidR="00CF3F6A" w:rsidRPr="00D43492">
        <w:rPr>
          <w:rFonts w:cstheme="minorHAnsi"/>
          <w:i/>
          <w:iCs/>
          <w:vertAlign w:val="subscript"/>
        </w:rPr>
        <w:t>e</w:t>
      </w:r>
      <w:r w:rsidR="001024F9" w:rsidRPr="001024F9">
        <w:rPr>
          <w:rFonts w:cstheme="minorHAnsi"/>
          <w:i/>
          <w:iCs/>
        </w:rPr>
        <w:t>(t)</w:t>
      </w:r>
      <w:r w:rsidR="00CF3F6A">
        <w:rPr>
          <w:rFonts w:cstheme="minorHAnsi"/>
        </w:rPr>
        <w:t xml:space="preserve"> &lt; 1</w:t>
      </w:r>
      <w:r w:rsidR="005F24C7">
        <w:rPr>
          <w:rFonts w:cstheme="minorHAnsi"/>
        </w:rPr>
        <w:t>)</w:t>
      </w:r>
      <w:r w:rsidR="00861877">
        <w:rPr>
          <w:rFonts w:cstheme="minorHAnsi"/>
        </w:rPr>
        <w:t>.</w:t>
      </w:r>
    </w:p>
    <w:p w14:paraId="76F6ABF0" w14:textId="464D2D4D" w:rsidR="000E1AC7" w:rsidRDefault="000E1AC7" w:rsidP="000E1AC7">
      <w:pPr>
        <w:spacing w:after="0" w:line="360" w:lineRule="auto"/>
        <w:rPr>
          <w:rFonts w:cstheme="minorHAnsi"/>
        </w:rPr>
      </w:pPr>
    </w:p>
    <w:p w14:paraId="19CFC38F" w14:textId="528DFD98" w:rsidR="00CF3F6A" w:rsidRDefault="00CF3F6A" w:rsidP="000E1AC7">
      <w:pPr>
        <w:spacing w:after="0" w:line="360" w:lineRule="auto"/>
        <w:rPr>
          <w:rFonts w:cstheme="minorHAnsi"/>
        </w:rPr>
      </w:pPr>
    </w:p>
    <w:p w14:paraId="2C469659" w14:textId="2B029DEA" w:rsidR="00CF3F6A" w:rsidRDefault="00CF3F6A" w:rsidP="000E1AC7">
      <w:pPr>
        <w:spacing w:after="0" w:line="360" w:lineRule="auto"/>
        <w:rPr>
          <w:rFonts w:cstheme="minorHAnsi"/>
        </w:rPr>
      </w:pPr>
    </w:p>
    <w:p w14:paraId="1E70DBB9" w14:textId="6AAA0725" w:rsidR="00CF3F6A" w:rsidRDefault="00CF3F6A" w:rsidP="000E1AC7">
      <w:pPr>
        <w:spacing w:after="0" w:line="360" w:lineRule="auto"/>
        <w:rPr>
          <w:rFonts w:cstheme="minorHAnsi"/>
        </w:rPr>
      </w:pPr>
    </w:p>
    <w:p w14:paraId="17E10676" w14:textId="2EC1A58D" w:rsidR="00CF3F6A" w:rsidRDefault="00CF3F6A" w:rsidP="000E1AC7">
      <w:pPr>
        <w:spacing w:after="0" w:line="360" w:lineRule="auto"/>
        <w:rPr>
          <w:rFonts w:cstheme="minorHAnsi"/>
        </w:rPr>
      </w:pPr>
    </w:p>
    <w:p w14:paraId="55F8CD0A" w14:textId="44DEE906" w:rsidR="00CF3F6A" w:rsidRDefault="00CF3F6A" w:rsidP="000E1AC7">
      <w:pPr>
        <w:spacing w:after="0" w:line="360" w:lineRule="auto"/>
        <w:rPr>
          <w:rFonts w:cstheme="minorHAnsi"/>
        </w:rPr>
      </w:pPr>
    </w:p>
    <w:p w14:paraId="369E76B4" w14:textId="783CA3F7" w:rsidR="00CF3F6A" w:rsidRDefault="00CF3F6A" w:rsidP="000E1AC7">
      <w:pPr>
        <w:spacing w:after="0" w:line="360" w:lineRule="auto"/>
        <w:rPr>
          <w:rFonts w:cstheme="minorHAnsi"/>
        </w:rPr>
      </w:pPr>
    </w:p>
    <w:p w14:paraId="496B2CFF" w14:textId="2FAA0CA0" w:rsidR="00CF3F6A" w:rsidRDefault="00CF3F6A" w:rsidP="000E1AC7">
      <w:pPr>
        <w:spacing w:after="0" w:line="360" w:lineRule="auto"/>
        <w:rPr>
          <w:rFonts w:cstheme="minorHAnsi"/>
        </w:rPr>
      </w:pPr>
    </w:p>
    <w:p w14:paraId="29B335BC" w14:textId="5B213E71" w:rsidR="00CF3F6A" w:rsidRDefault="00CF3F6A" w:rsidP="000E1AC7">
      <w:pPr>
        <w:spacing w:after="0" w:line="360" w:lineRule="auto"/>
        <w:rPr>
          <w:rFonts w:cstheme="minorHAnsi"/>
        </w:rPr>
      </w:pPr>
    </w:p>
    <w:p w14:paraId="25656A64" w14:textId="3EAF430A" w:rsidR="00CF3F6A" w:rsidRDefault="00CF3F6A" w:rsidP="000E1AC7">
      <w:pPr>
        <w:spacing w:after="0" w:line="360" w:lineRule="auto"/>
        <w:rPr>
          <w:rFonts w:cstheme="minorHAnsi"/>
        </w:rPr>
      </w:pPr>
    </w:p>
    <w:p w14:paraId="64AB9FC3" w14:textId="271CE078" w:rsidR="00CF3F6A" w:rsidRDefault="00CF3F6A" w:rsidP="000E1AC7">
      <w:pPr>
        <w:spacing w:after="0" w:line="360" w:lineRule="auto"/>
        <w:rPr>
          <w:rFonts w:cstheme="minorHAnsi"/>
        </w:rPr>
      </w:pPr>
    </w:p>
    <w:p w14:paraId="19DC3343" w14:textId="2FA758BF" w:rsidR="00CF3F6A" w:rsidRDefault="00CF3F6A" w:rsidP="000E1AC7">
      <w:pPr>
        <w:spacing w:after="0" w:line="360" w:lineRule="auto"/>
        <w:rPr>
          <w:rFonts w:cstheme="minorHAnsi"/>
        </w:rPr>
      </w:pPr>
    </w:p>
    <w:p w14:paraId="42047532" w14:textId="4010E8E3" w:rsidR="00CF3F6A" w:rsidRDefault="00CF3F6A" w:rsidP="000E1AC7">
      <w:pPr>
        <w:spacing w:after="0" w:line="360" w:lineRule="auto"/>
        <w:rPr>
          <w:rFonts w:cstheme="minorHAnsi"/>
        </w:rPr>
      </w:pPr>
    </w:p>
    <w:p w14:paraId="63C3319E" w14:textId="52535C7B" w:rsidR="00CF3F6A" w:rsidRDefault="00CF3F6A" w:rsidP="000E1AC7">
      <w:pPr>
        <w:spacing w:after="0" w:line="360" w:lineRule="auto"/>
        <w:rPr>
          <w:rFonts w:cstheme="minorHAnsi"/>
        </w:rPr>
      </w:pPr>
    </w:p>
    <w:p w14:paraId="630FAB9B" w14:textId="6B3739BD" w:rsidR="00CF3F6A" w:rsidRDefault="00CF3F6A" w:rsidP="000E1AC7">
      <w:pPr>
        <w:spacing w:after="0" w:line="360" w:lineRule="auto"/>
        <w:rPr>
          <w:rFonts w:cstheme="minorHAnsi"/>
        </w:rPr>
      </w:pPr>
    </w:p>
    <w:p w14:paraId="40AEFF19" w14:textId="147D2A3E" w:rsidR="00CF3F6A" w:rsidRDefault="00CF3F6A" w:rsidP="000E1AC7">
      <w:pPr>
        <w:spacing w:after="0" w:line="360" w:lineRule="auto"/>
        <w:rPr>
          <w:rFonts w:cstheme="minorHAnsi"/>
        </w:rPr>
      </w:pPr>
    </w:p>
    <w:p w14:paraId="20CA3CEE" w14:textId="77777777" w:rsidR="00CF3F6A" w:rsidRDefault="00CF3F6A" w:rsidP="000E1AC7">
      <w:pPr>
        <w:spacing w:after="0" w:line="360" w:lineRule="auto"/>
        <w:rPr>
          <w:rFonts w:cstheme="minorHAnsi"/>
        </w:rPr>
      </w:pPr>
    </w:p>
    <w:p w14:paraId="702F1065" w14:textId="77DBB826" w:rsidR="000E1AC7" w:rsidRDefault="002B5F8B" w:rsidP="000E1AC7">
      <w:pPr>
        <w:spacing w:after="0" w:line="360" w:lineRule="auto"/>
        <w:jc w:val="center"/>
        <w:rPr>
          <w:ins w:id="189" w:author="Alexander Morgan" w:date="2020-11-19T16:37:00Z"/>
          <w:rFonts w:cstheme="minorHAnsi"/>
        </w:rPr>
      </w:pPr>
      <w:del w:id="190" w:author="Alexander Morgan" w:date="2020-11-19T16:37:00Z">
        <w:r w:rsidDel="00FB7D9E">
          <w:rPr>
            <w:noProof/>
          </w:rPr>
          <w:lastRenderedPageBreak/>
          <w:drawing>
            <wp:inline distT="0" distB="0" distL="0" distR="0" wp14:anchorId="76392EE8" wp14:editId="28985AAF">
              <wp:extent cx="5731510" cy="6172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6172200"/>
                      </a:xfrm>
                      <a:prstGeom prst="rect">
                        <a:avLst/>
                      </a:prstGeom>
                      <a:noFill/>
                      <a:ln>
                        <a:noFill/>
                      </a:ln>
                    </pic:spPr>
                  </pic:pic>
                </a:graphicData>
              </a:graphic>
            </wp:inline>
          </w:drawing>
        </w:r>
      </w:del>
    </w:p>
    <w:p w14:paraId="43347C12" w14:textId="6B2F1F01" w:rsidR="00FB7D9E" w:rsidRPr="00C13B7B" w:rsidRDefault="00FB7D9E" w:rsidP="000E1AC7">
      <w:pPr>
        <w:spacing w:after="0" w:line="360" w:lineRule="auto"/>
        <w:jc w:val="center"/>
        <w:rPr>
          <w:rFonts w:cstheme="minorHAnsi"/>
        </w:rPr>
      </w:pPr>
      <w:ins w:id="191" w:author="Alexander Morgan" w:date="2020-11-19T16:37:00Z">
        <w:r>
          <w:rPr>
            <w:noProof/>
          </w:rPr>
          <w:lastRenderedPageBreak/>
          <w:drawing>
            <wp:inline distT="0" distB="0" distL="0" distR="0" wp14:anchorId="1272C89F" wp14:editId="2E64148C">
              <wp:extent cx="5731510" cy="6172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6172200"/>
                      </a:xfrm>
                      <a:prstGeom prst="rect">
                        <a:avLst/>
                      </a:prstGeom>
                      <a:noFill/>
                      <a:ln>
                        <a:noFill/>
                      </a:ln>
                    </pic:spPr>
                  </pic:pic>
                </a:graphicData>
              </a:graphic>
            </wp:inline>
          </w:drawing>
        </w:r>
      </w:ins>
    </w:p>
    <w:p w14:paraId="7BA24A0C" w14:textId="71239E04" w:rsidR="009519C7" w:rsidRDefault="000E1AC7" w:rsidP="002029E5">
      <w:pPr>
        <w:spacing w:after="0" w:line="360" w:lineRule="auto"/>
        <w:jc w:val="both"/>
        <w:rPr>
          <w:rFonts w:ascii="Calibri" w:hAnsi="Calibri" w:cs="Calibri"/>
          <w:highlight w:val="yellow"/>
        </w:rPr>
      </w:pPr>
      <w:r w:rsidRPr="00C13B7B">
        <w:rPr>
          <w:rFonts w:cstheme="minorHAnsi"/>
          <w:b/>
          <w:bCs/>
        </w:rPr>
        <w:t xml:space="preserve">Figure 1. </w:t>
      </w:r>
      <w:r w:rsidR="002029E5">
        <w:rPr>
          <w:rFonts w:cstheme="minorHAnsi"/>
          <w:b/>
          <w:bCs/>
        </w:rPr>
        <w:t xml:space="preserve">A) </w:t>
      </w:r>
      <w:r>
        <w:rPr>
          <w:rFonts w:cstheme="minorHAnsi"/>
          <w:b/>
          <w:bCs/>
        </w:rPr>
        <w:t xml:space="preserve">Trajectory plots for the epidemic curve, </w:t>
      </w:r>
      <w:r w:rsidRPr="00C370CE">
        <w:rPr>
          <w:rFonts w:cstheme="minorHAnsi"/>
          <w:b/>
          <w:bCs/>
          <w:i/>
          <w:iCs/>
        </w:rPr>
        <w:t>β(t)</w:t>
      </w:r>
      <w:r>
        <w:rPr>
          <w:rFonts w:cstheme="minorHAnsi"/>
          <w:b/>
          <w:bCs/>
        </w:rPr>
        <w:t xml:space="preserve"> reductions and </w:t>
      </w:r>
      <w:r w:rsidRPr="00C370CE">
        <w:rPr>
          <w:rFonts w:cstheme="minorHAnsi"/>
          <w:b/>
          <w:bCs/>
          <w:i/>
          <w:iCs/>
        </w:rPr>
        <w:t>R</w:t>
      </w:r>
      <w:r w:rsidRPr="00C370CE">
        <w:rPr>
          <w:rFonts w:cstheme="minorHAnsi"/>
          <w:b/>
          <w:bCs/>
          <w:i/>
          <w:iCs/>
          <w:vertAlign w:val="subscript"/>
        </w:rPr>
        <w:t>e</w:t>
      </w:r>
      <w:r w:rsidR="001024F9" w:rsidRPr="001024F9">
        <w:rPr>
          <w:rFonts w:cstheme="minorHAnsi"/>
          <w:b/>
          <w:bCs/>
          <w:i/>
          <w:iCs/>
        </w:rPr>
        <w:t>(t)</w:t>
      </w:r>
      <w:r>
        <w:rPr>
          <w:rFonts w:cstheme="minorHAnsi"/>
          <w:b/>
          <w:bCs/>
        </w:rPr>
        <w:t xml:space="preserve"> for the five intervention scenarios</w:t>
      </w:r>
      <w:r w:rsidRPr="002029E5">
        <w:rPr>
          <w:rFonts w:cstheme="minorHAnsi"/>
          <w:b/>
          <w:bCs/>
        </w:rPr>
        <w:t>.</w:t>
      </w:r>
      <w:r w:rsidR="002029E5" w:rsidRPr="002029E5">
        <w:rPr>
          <w:rFonts w:cstheme="minorHAnsi"/>
          <w:b/>
          <w:bCs/>
        </w:rPr>
        <w:t xml:space="preserve"> </w:t>
      </w:r>
      <w:r w:rsidR="00EC6079" w:rsidRPr="00EC6079">
        <w:rPr>
          <w:rFonts w:cstheme="minorHAnsi"/>
          <w:b/>
          <w:bCs/>
        </w:rPr>
        <w:t xml:space="preserve">B) </w:t>
      </w:r>
      <w:bookmarkStart w:id="192" w:name="_Hlk48038664"/>
      <w:r w:rsidR="00EC6079" w:rsidRPr="00EC6079">
        <w:rPr>
          <w:rFonts w:cstheme="minorHAnsi"/>
          <w:b/>
          <w:bCs/>
        </w:rPr>
        <w:t xml:space="preserve">Sensitivity analysis for </w:t>
      </w:r>
      <w:r w:rsidR="00FD4970">
        <w:rPr>
          <w:rFonts w:cstheme="minorHAnsi"/>
          <w:b/>
          <w:bCs/>
        </w:rPr>
        <w:t>i</w:t>
      </w:r>
      <w:r w:rsidR="00EC6079" w:rsidRPr="00EC6079">
        <w:rPr>
          <w:rFonts w:cstheme="minorHAnsi"/>
          <w:b/>
          <w:bCs/>
        </w:rPr>
        <w:t xml:space="preserve">ntervention trigger </w:t>
      </w:r>
      <w:r w:rsidR="001222A0">
        <w:rPr>
          <w:rFonts w:cstheme="minorHAnsi"/>
          <w:b/>
          <w:bCs/>
        </w:rPr>
        <w:t>point</w:t>
      </w:r>
      <w:r w:rsidR="00EC6079" w:rsidRPr="00EC6079">
        <w:rPr>
          <w:rFonts w:cstheme="minorHAnsi"/>
          <w:b/>
          <w:bCs/>
        </w:rPr>
        <w:t xml:space="preserve"> (</w:t>
      </w:r>
      <w:proofErr w:type="spellStart"/>
      <w:r w:rsidR="00EC6079" w:rsidRPr="00EC6079">
        <w:rPr>
          <w:rFonts w:cstheme="minorHAnsi"/>
          <w:b/>
          <w:bCs/>
          <w:i/>
          <w:iCs/>
        </w:rPr>
        <w:t>t</w:t>
      </w:r>
      <w:r w:rsidR="00EC6079" w:rsidRPr="00EC6079">
        <w:rPr>
          <w:rFonts w:cstheme="minorHAnsi"/>
          <w:b/>
          <w:bCs/>
          <w:i/>
          <w:iCs/>
          <w:vertAlign w:val="subscript"/>
        </w:rPr>
        <w:t>p</w:t>
      </w:r>
      <w:proofErr w:type="spellEnd"/>
      <w:r w:rsidR="00EC6079" w:rsidRPr="00EC6079">
        <w:rPr>
          <w:rFonts w:cstheme="minorHAnsi"/>
          <w:b/>
          <w:bCs/>
        </w:rPr>
        <w:t>), magnitude (</w:t>
      </w:r>
      <w:r w:rsidR="00EC6079" w:rsidRPr="00EC6079">
        <w:rPr>
          <w:rFonts w:cstheme="minorHAnsi"/>
          <w:b/>
          <w:bCs/>
          <w:i/>
          <w:iCs/>
        </w:rPr>
        <w:t>c</w:t>
      </w:r>
      <w:r w:rsidR="00EC6079" w:rsidRPr="00EC6079">
        <w:rPr>
          <w:rFonts w:cstheme="minorHAnsi"/>
          <w:b/>
          <w:bCs/>
          <w:i/>
          <w:iCs/>
          <w:vertAlign w:val="subscript"/>
        </w:rPr>
        <w:t>min</w:t>
      </w:r>
      <w:r w:rsidR="00EC6079" w:rsidRPr="00EC6079">
        <w:rPr>
          <w:rFonts w:cstheme="minorHAnsi"/>
          <w:b/>
          <w:bCs/>
        </w:rPr>
        <w:t>) and duration (</w:t>
      </w:r>
      <w:r w:rsidR="00EC6079" w:rsidRPr="00EC6079">
        <w:rPr>
          <w:rFonts w:cstheme="minorHAnsi"/>
          <w:b/>
          <w:bCs/>
          <w:i/>
          <w:iCs/>
        </w:rPr>
        <w:t>d</w:t>
      </w:r>
      <w:r w:rsidR="00EC6079" w:rsidRPr="00EC6079">
        <w:rPr>
          <w:rFonts w:cstheme="minorHAnsi"/>
          <w:b/>
          <w:bCs/>
          <w:i/>
          <w:iCs/>
          <w:vertAlign w:val="subscript"/>
        </w:rPr>
        <w:t>t</w:t>
      </w:r>
      <w:r w:rsidR="00EC6079" w:rsidRPr="00EC6079">
        <w:rPr>
          <w:rFonts w:cstheme="minorHAnsi"/>
          <w:b/>
          <w:bCs/>
        </w:rPr>
        <w:t>)</w:t>
      </w:r>
      <w:r w:rsidR="00EC6079">
        <w:rPr>
          <w:rFonts w:cstheme="minorHAnsi"/>
          <w:b/>
          <w:bCs/>
        </w:rPr>
        <w:t xml:space="preserve"> to minimise</w:t>
      </w:r>
      <w:r w:rsidR="009623A7">
        <w:rPr>
          <w:rFonts w:cstheme="minorHAnsi"/>
          <w:b/>
          <w:bCs/>
        </w:rPr>
        <w:t xml:space="preserve"> the </w:t>
      </w:r>
      <w:r w:rsidR="00EC6079" w:rsidRPr="00CB2A0D">
        <w:rPr>
          <w:rFonts w:cstheme="minorHAnsi"/>
          <w:b/>
          <w:bCs/>
        </w:rPr>
        <w:t>peak</w:t>
      </w:r>
      <w:r w:rsidR="009623A7">
        <w:rPr>
          <w:rFonts w:cstheme="minorHAnsi"/>
          <w:b/>
          <w:bCs/>
        </w:rPr>
        <w:t xml:space="preserve"> prevalence</w:t>
      </w:r>
      <w:r w:rsidR="00EC6079">
        <w:rPr>
          <w:rFonts w:cstheme="minorHAnsi"/>
          <w:b/>
          <w:bCs/>
        </w:rPr>
        <w:t xml:space="preserve">, </w:t>
      </w:r>
      <w:r w:rsidR="00EC6079" w:rsidRPr="001B4082">
        <w:rPr>
          <w:rFonts w:cstheme="minorHAnsi"/>
          <w:b/>
          <w:bCs/>
          <w:i/>
          <w:iCs/>
        </w:rPr>
        <w:t>I</w:t>
      </w:r>
      <w:r w:rsidR="00EC6079" w:rsidRPr="001B4082">
        <w:rPr>
          <w:rFonts w:cstheme="minorHAnsi"/>
          <w:b/>
          <w:bCs/>
          <w:i/>
          <w:iCs/>
          <w:vertAlign w:val="subscript"/>
        </w:rPr>
        <w:t>max</w:t>
      </w:r>
      <w:r w:rsidR="00EC6079">
        <w:rPr>
          <w:rFonts w:cstheme="minorHAnsi"/>
          <w:b/>
          <w:bCs/>
        </w:rPr>
        <w:t>,</w:t>
      </w:r>
      <w:r w:rsidR="00EC6079" w:rsidRPr="00CB2A0D">
        <w:rPr>
          <w:rFonts w:cstheme="minorHAnsi"/>
          <w:b/>
          <w:bCs/>
        </w:rPr>
        <w:t xml:space="preserve"> and </w:t>
      </w:r>
      <w:r w:rsidR="00FD4970">
        <w:rPr>
          <w:rFonts w:cstheme="minorHAnsi"/>
          <w:b/>
          <w:bCs/>
        </w:rPr>
        <w:t>attack rate</w:t>
      </w:r>
      <w:r w:rsidR="00EC6079">
        <w:rPr>
          <w:rFonts w:cstheme="minorHAnsi"/>
          <w:b/>
          <w:bCs/>
        </w:rPr>
        <w:t xml:space="preserve">, </w:t>
      </w:r>
      <w:proofErr w:type="spellStart"/>
      <w:r w:rsidR="00EC6079" w:rsidRPr="001B4082">
        <w:rPr>
          <w:rFonts w:cstheme="minorHAnsi"/>
          <w:b/>
          <w:bCs/>
          <w:i/>
          <w:iCs/>
        </w:rPr>
        <w:t>I</w:t>
      </w:r>
      <w:r w:rsidR="00EC6079" w:rsidRPr="001B4082">
        <w:rPr>
          <w:rFonts w:cstheme="minorHAnsi"/>
          <w:b/>
          <w:bCs/>
          <w:i/>
          <w:iCs/>
          <w:vertAlign w:val="subscript"/>
        </w:rPr>
        <w:t>c</w:t>
      </w:r>
      <w:proofErr w:type="spellEnd"/>
      <w:r w:rsidR="00EC6079" w:rsidRPr="001B4082">
        <w:rPr>
          <w:rFonts w:cstheme="minorHAnsi"/>
          <w:b/>
          <w:bCs/>
          <w:i/>
          <w:iCs/>
        </w:rPr>
        <w:t>(</w:t>
      </w:r>
      <w:proofErr w:type="spellStart"/>
      <w:r w:rsidR="00CF5AE9">
        <w:rPr>
          <w:rFonts w:cstheme="minorHAnsi"/>
          <w:b/>
          <w:bCs/>
          <w:i/>
          <w:iCs/>
        </w:rPr>
        <w:t>t</w:t>
      </w:r>
      <w:r w:rsidR="00CF5AE9" w:rsidRPr="00CF5AE9">
        <w:rPr>
          <w:rFonts w:cstheme="minorHAnsi"/>
          <w:b/>
          <w:bCs/>
          <w:i/>
          <w:iCs/>
          <w:vertAlign w:val="subscript"/>
        </w:rPr>
        <w:t>max</w:t>
      </w:r>
      <w:proofErr w:type="spellEnd"/>
      <w:r w:rsidR="00EC6079">
        <w:rPr>
          <w:rFonts w:cstheme="minorHAnsi"/>
          <w:b/>
          <w:bCs/>
          <w:i/>
          <w:iCs/>
        </w:rPr>
        <w:t>)</w:t>
      </w:r>
      <w:r w:rsidR="00EC6079" w:rsidRPr="00CB2A0D">
        <w:rPr>
          <w:rFonts w:cstheme="minorHAnsi"/>
          <w:b/>
          <w:bCs/>
        </w:rPr>
        <w:t>.</w:t>
      </w:r>
      <w:bookmarkEnd w:id="192"/>
      <w:r w:rsidR="00F7377F">
        <w:rPr>
          <w:rFonts w:cstheme="minorHAnsi"/>
          <w:b/>
          <w:bCs/>
        </w:rPr>
        <w:t xml:space="preserve"> </w:t>
      </w:r>
      <w:r w:rsidR="00F7377F" w:rsidRPr="00F7377F">
        <w:rPr>
          <w:rFonts w:cstheme="minorHAnsi"/>
        </w:rPr>
        <w:t>F</w:t>
      </w:r>
      <w:r w:rsidR="00EC6079" w:rsidRPr="00EC6079">
        <w:rPr>
          <w:rFonts w:cstheme="minorHAnsi"/>
        </w:rPr>
        <w:t>or A)</w:t>
      </w:r>
      <w:r w:rsidR="00EC6079">
        <w:rPr>
          <w:rFonts w:cstheme="minorHAnsi"/>
        </w:rPr>
        <w:t xml:space="preserve"> </w:t>
      </w:r>
      <w:r w:rsidR="00FD4970">
        <w:rPr>
          <w:rFonts w:cstheme="minorHAnsi"/>
        </w:rPr>
        <w:t>pale</w:t>
      </w:r>
      <w:r>
        <w:rPr>
          <w:rFonts w:cstheme="minorHAnsi"/>
        </w:rPr>
        <w:t xml:space="preserve"> red and blue lines</w:t>
      </w:r>
      <w:r w:rsidR="00EC6079">
        <w:rPr>
          <w:rFonts w:cstheme="minorHAnsi"/>
        </w:rPr>
        <w:t xml:space="preserve"> </w:t>
      </w:r>
      <w:r>
        <w:rPr>
          <w:rFonts w:cstheme="minorHAnsi"/>
        </w:rPr>
        <w:t>depict</w:t>
      </w:r>
      <w:r w:rsidRPr="00036AD2">
        <w:rPr>
          <w:rFonts w:cstheme="minorHAnsi"/>
        </w:rPr>
        <w:t xml:space="preserve"> unmitigated epidemic curve dynamics</w:t>
      </w:r>
      <w:r w:rsidR="00F7377F">
        <w:rPr>
          <w:rFonts w:cstheme="minorHAnsi"/>
        </w:rPr>
        <w:t>,</w:t>
      </w:r>
      <w:r>
        <w:rPr>
          <w:rFonts w:cstheme="minorHAnsi"/>
          <w:b/>
          <w:bCs/>
        </w:rPr>
        <w:t xml:space="preserve"> </w:t>
      </w:r>
      <w:r w:rsidR="00F7377F">
        <w:rPr>
          <w:rFonts w:cstheme="minorHAnsi"/>
        </w:rPr>
        <w:t>b</w:t>
      </w:r>
      <w:r w:rsidRPr="009E647B">
        <w:rPr>
          <w:rFonts w:cstheme="minorHAnsi"/>
        </w:rPr>
        <w:t>lue shading indicates the intervention</w:t>
      </w:r>
      <w:r w:rsidR="00F7377F">
        <w:rPr>
          <w:rFonts w:cstheme="minorHAnsi"/>
        </w:rPr>
        <w:t xml:space="preserve"> </w:t>
      </w:r>
      <w:r w:rsidR="009A5205">
        <w:rPr>
          <w:rFonts w:cstheme="minorHAnsi"/>
        </w:rPr>
        <w:t>period</w:t>
      </w:r>
      <w:r w:rsidR="00F7377F">
        <w:rPr>
          <w:rFonts w:cstheme="minorHAnsi"/>
        </w:rPr>
        <w:t xml:space="preserve"> and the d</w:t>
      </w:r>
      <w:r w:rsidRPr="009E647B">
        <w:rPr>
          <w:rFonts w:cstheme="minorHAnsi"/>
        </w:rPr>
        <w:t xml:space="preserve">otted line </w:t>
      </w:r>
      <w:r w:rsidR="00202F90">
        <w:rPr>
          <w:rFonts w:cstheme="minorHAnsi"/>
        </w:rPr>
        <w:t xml:space="preserve">depicts the </w:t>
      </w:r>
      <w:r w:rsidR="00F7377F" w:rsidRPr="00F7377F">
        <w:rPr>
          <w:rFonts w:cstheme="minorHAnsi"/>
          <w:i/>
          <w:iCs/>
        </w:rPr>
        <w:t>R</w:t>
      </w:r>
      <w:r w:rsidR="00F7377F" w:rsidRPr="00F7377F">
        <w:rPr>
          <w:rFonts w:cstheme="minorHAnsi"/>
          <w:i/>
          <w:iCs/>
          <w:vertAlign w:val="subscript"/>
        </w:rPr>
        <w:t>e</w:t>
      </w:r>
      <w:r w:rsidR="001024F9" w:rsidRPr="001024F9">
        <w:rPr>
          <w:rFonts w:cstheme="minorHAnsi"/>
          <w:i/>
          <w:iCs/>
        </w:rPr>
        <w:t>(t)</w:t>
      </w:r>
      <w:r w:rsidR="00F7377F">
        <w:rPr>
          <w:rFonts w:cstheme="minorHAnsi"/>
        </w:rPr>
        <w:t xml:space="preserve"> = 1 </w:t>
      </w:r>
      <w:r w:rsidRPr="009E647B">
        <w:rPr>
          <w:rFonts w:cstheme="minorHAnsi"/>
        </w:rPr>
        <w:t>threshold for sustained epidemic growth.</w:t>
      </w:r>
      <w:r w:rsidR="00202F90">
        <w:rPr>
          <w:rFonts w:cstheme="minorHAnsi"/>
        </w:rPr>
        <w:t xml:space="preserve"> </w:t>
      </w:r>
      <w:r w:rsidR="00202F90" w:rsidRPr="00202F90">
        <w:rPr>
          <w:rFonts w:cstheme="minorHAnsi"/>
          <w:i/>
          <w:iCs/>
        </w:rPr>
        <w:t>I</w:t>
      </w:r>
      <w:r w:rsidR="00202F90" w:rsidRPr="00202F90">
        <w:rPr>
          <w:rFonts w:cstheme="minorHAnsi"/>
          <w:i/>
          <w:iCs/>
          <w:vertAlign w:val="subscript"/>
        </w:rPr>
        <w:t xml:space="preserve">max </w:t>
      </w:r>
      <w:r w:rsidR="00202F90">
        <w:rPr>
          <w:rFonts w:cstheme="minorHAnsi"/>
        </w:rPr>
        <w:t xml:space="preserve">and </w:t>
      </w:r>
      <w:proofErr w:type="spellStart"/>
      <w:r w:rsidR="00202F90" w:rsidRPr="00202F90">
        <w:rPr>
          <w:rFonts w:cstheme="minorHAnsi"/>
          <w:i/>
          <w:iCs/>
        </w:rPr>
        <w:t>I</w:t>
      </w:r>
      <w:r w:rsidR="00202F90" w:rsidRPr="00202F90">
        <w:rPr>
          <w:rFonts w:cstheme="minorHAnsi"/>
          <w:i/>
          <w:iCs/>
          <w:vertAlign w:val="subscript"/>
        </w:rPr>
        <w:t>c</w:t>
      </w:r>
      <w:proofErr w:type="spellEnd"/>
      <w:r w:rsidR="00202F90" w:rsidRPr="00202F90">
        <w:rPr>
          <w:rFonts w:cstheme="minorHAnsi"/>
          <w:i/>
          <w:iCs/>
        </w:rPr>
        <w:t>(</w:t>
      </w:r>
      <w:proofErr w:type="spellStart"/>
      <w:r w:rsidR="00202F90" w:rsidRPr="00202F90">
        <w:rPr>
          <w:rFonts w:cstheme="minorHAnsi"/>
          <w:i/>
          <w:iCs/>
        </w:rPr>
        <w:t>t</w:t>
      </w:r>
      <w:r w:rsidR="00202F90" w:rsidRPr="00202F90">
        <w:rPr>
          <w:rFonts w:cstheme="minorHAnsi"/>
          <w:i/>
          <w:iCs/>
          <w:vertAlign w:val="subscript"/>
        </w:rPr>
        <w:t>max</w:t>
      </w:r>
      <w:proofErr w:type="spellEnd"/>
      <w:r w:rsidR="00202F90" w:rsidRPr="00202F90">
        <w:rPr>
          <w:rFonts w:cstheme="minorHAnsi"/>
          <w:i/>
          <w:iCs/>
        </w:rPr>
        <w:t>)</w:t>
      </w:r>
      <w:r w:rsidR="00202F90">
        <w:rPr>
          <w:rFonts w:cstheme="minorHAnsi"/>
        </w:rPr>
        <w:t xml:space="preserve"> </w:t>
      </w:r>
      <w:r w:rsidR="00202F90" w:rsidRPr="009662D7">
        <w:rPr>
          <w:rFonts w:cstheme="minorHAnsi"/>
        </w:rPr>
        <w:t xml:space="preserve">values are annotated for </w:t>
      </w:r>
      <w:r w:rsidR="00202F90" w:rsidRPr="005132A9">
        <w:rPr>
          <w:rFonts w:cstheme="minorHAnsi"/>
        </w:rPr>
        <w:t>each scenario.</w:t>
      </w:r>
      <w:r w:rsidRPr="005132A9">
        <w:rPr>
          <w:rFonts w:cstheme="minorHAnsi"/>
          <w:b/>
          <w:bCs/>
        </w:rPr>
        <w:t xml:space="preserve"> </w:t>
      </w:r>
      <w:r w:rsidR="0001008D" w:rsidRPr="005132A9">
        <w:rPr>
          <w:rFonts w:ascii="Calibri" w:hAnsi="Calibri" w:cs="Calibri"/>
        </w:rPr>
        <w:t xml:space="preserve">Note that for B) the </w:t>
      </w:r>
      <w:r w:rsidR="0001008D" w:rsidRPr="005132A9">
        <w:rPr>
          <w:rFonts w:ascii="Calibri" w:hAnsi="Calibri" w:cs="Calibri"/>
          <w:i/>
          <w:iCs/>
        </w:rPr>
        <w:t>d</w:t>
      </w:r>
      <w:r w:rsidR="0001008D" w:rsidRPr="005132A9">
        <w:rPr>
          <w:rFonts w:ascii="Calibri" w:hAnsi="Calibri" w:cs="Calibri"/>
          <w:i/>
          <w:iCs/>
          <w:vertAlign w:val="subscript"/>
        </w:rPr>
        <w:t>t</w:t>
      </w:r>
      <w:r w:rsidR="0001008D" w:rsidRPr="005132A9">
        <w:rPr>
          <w:rFonts w:ascii="Calibri" w:hAnsi="Calibri" w:cs="Calibri"/>
        </w:rPr>
        <w:t xml:space="preserve"> axis for scenario 1 was transformed into a relative axis to allow for comparison across scenarios</w:t>
      </w:r>
      <w:r w:rsidR="002743B8" w:rsidRPr="005132A9">
        <w:rPr>
          <w:rFonts w:ascii="Calibri" w:hAnsi="Calibri" w:cs="Calibri"/>
        </w:rPr>
        <w:t xml:space="preserve">, with the relative axis of 0 ≤ </w:t>
      </w:r>
      <w:r w:rsidR="002743B8" w:rsidRPr="005132A9">
        <w:rPr>
          <w:rFonts w:ascii="Calibri" w:hAnsi="Calibri" w:cs="Calibri"/>
          <w:i/>
          <w:iCs/>
        </w:rPr>
        <w:t>d</w:t>
      </w:r>
      <w:r w:rsidR="002743B8" w:rsidRPr="005132A9">
        <w:rPr>
          <w:rFonts w:ascii="Calibri" w:hAnsi="Calibri" w:cs="Calibri"/>
          <w:i/>
          <w:iCs/>
          <w:vertAlign w:val="subscript"/>
        </w:rPr>
        <w:t>t</w:t>
      </w:r>
      <w:r w:rsidR="002743B8" w:rsidRPr="005132A9">
        <w:rPr>
          <w:rFonts w:ascii="Calibri" w:hAnsi="Calibri" w:cs="Calibri"/>
        </w:rPr>
        <w:t xml:space="preserve"> ≤ 400 being equal to a</w:t>
      </w:r>
      <w:r w:rsidR="005132A9" w:rsidRPr="005132A9">
        <w:rPr>
          <w:rFonts w:ascii="Calibri" w:hAnsi="Calibri" w:cs="Calibri"/>
        </w:rPr>
        <w:t>n</w:t>
      </w:r>
      <w:r w:rsidR="002743B8" w:rsidRPr="005132A9">
        <w:rPr>
          <w:rFonts w:ascii="Calibri" w:hAnsi="Calibri" w:cs="Calibri"/>
        </w:rPr>
        <w:t xml:space="preserve"> absolute</w:t>
      </w:r>
      <w:r w:rsidR="005132A9" w:rsidRPr="005132A9">
        <w:rPr>
          <w:rFonts w:ascii="Calibri" w:hAnsi="Calibri" w:cs="Calibri"/>
        </w:rPr>
        <w:t xml:space="preserve"> </w:t>
      </w:r>
      <w:r w:rsidR="005132A9" w:rsidRPr="005132A9">
        <w:rPr>
          <w:rFonts w:ascii="Calibri" w:hAnsi="Calibri" w:cs="Calibri"/>
          <w:i/>
          <w:iCs/>
        </w:rPr>
        <w:t>d</w:t>
      </w:r>
      <w:r w:rsidR="005132A9" w:rsidRPr="005132A9">
        <w:rPr>
          <w:rFonts w:ascii="Calibri" w:hAnsi="Calibri" w:cs="Calibri"/>
          <w:i/>
          <w:iCs/>
          <w:vertAlign w:val="subscript"/>
        </w:rPr>
        <w:t>t</w:t>
      </w:r>
      <w:r w:rsidR="002743B8" w:rsidRPr="005132A9">
        <w:rPr>
          <w:rFonts w:ascii="Calibri" w:hAnsi="Calibri" w:cs="Calibri"/>
        </w:rPr>
        <w:t xml:space="preserve"> </w:t>
      </w:r>
      <w:r w:rsidR="005132A9" w:rsidRPr="005132A9">
        <w:rPr>
          <w:rFonts w:ascii="Calibri" w:hAnsi="Calibri" w:cs="Calibri"/>
        </w:rPr>
        <w:t>range</w:t>
      </w:r>
      <w:r w:rsidR="002743B8" w:rsidRPr="005132A9">
        <w:rPr>
          <w:rFonts w:ascii="Calibri" w:hAnsi="Calibri" w:cs="Calibri"/>
        </w:rPr>
        <w:t xml:space="preserve"> of 0 ≤ </w:t>
      </w:r>
      <w:r w:rsidR="002743B8" w:rsidRPr="005132A9">
        <w:rPr>
          <w:rFonts w:ascii="Calibri" w:hAnsi="Calibri" w:cs="Calibri"/>
          <w:i/>
          <w:iCs/>
        </w:rPr>
        <w:t>d</w:t>
      </w:r>
      <w:r w:rsidR="002743B8" w:rsidRPr="005132A9">
        <w:rPr>
          <w:rFonts w:ascii="Calibri" w:hAnsi="Calibri" w:cs="Calibri"/>
          <w:i/>
          <w:iCs/>
          <w:vertAlign w:val="subscript"/>
        </w:rPr>
        <w:t>t</w:t>
      </w:r>
      <w:r w:rsidR="002743B8" w:rsidRPr="005132A9">
        <w:rPr>
          <w:rFonts w:ascii="Calibri" w:hAnsi="Calibri" w:cs="Calibri"/>
        </w:rPr>
        <w:t xml:space="preserve"> ≤ 200. </w:t>
      </w:r>
      <w:r w:rsidR="009519C7" w:rsidRPr="005132A9">
        <w:rPr>
          <w:rFonts w:ascii="Calibri" w:hAnsi="Calibri" w:cs="Calibri"/>
        </w:rPr>
        <w:t xml:space="preserve"> </w:t>
      </w:r>
    </w:p>
    <w:p w14:paraId="53555EA3" w14:textId="099036FA" w:rsidR="000E1AC7" w:rsidRDefault="000E1AC7" w:rsidP="000E1AC7">
      <w:pPr>
        <w:spacing w:after="0" w:line="360" w:lineRule="auto"/>
        <w:jc w:val="both"/>
        <w:rPr>
          <w:rFonts w:cstheme="minorHAnsi"/>
          <w:b/>
          <w:bCs/>
          <w:u w:val="single"/>
        </w:rPr>
      </w:pPr>
    </w:p>
    <w:p w14:paraId="060D368B" w14:textId="41AAB1C6" w:rsidR="000E1AC7" w:rsidRDefault="00CF3F6A" w:rsidP="000E1AC7">
      <w:pPr>
        <w:spacing w:after="0" w:line="360" w:lineRule="auto"/>
        <w:jc w:val="both"/>
        <w:rPr>
          <w:rFonts w:cstheme="minorHAnsi"/>
        </w:rPr>
      </w:pPr>
      <w:r>
        <w:rPr>
          <w:rFonts w:cstheme="minorHAnsi"/>
        </w:rPr>
        <w:lastRenderedPageBreak/>
        <w:t>Sensitivity analys</w:t>
      </w:r>
      <w:r w:rsidR="00BE34A5">
        <w:rPr>
          <w:rFonts w:cstheme="minorHAnsi"/>
        </w:rPr>
        <w:t>e</w:t>
      </w:r>
      <w:r>
        <w:rPr>
          <w:rFonts w:cstheme="minorHAnsi"/>
        </w:rPr>
        <w:t xml:space="preserve">s were conducted to observe the sensitivity of </w:t>
      </w:r>
      <w:r w:rsidR="00BE34A5">
        <w:rPr>
          <w:rFonts w:cstheme="minorHAnsi"/>
        </w:rPr>
        <w:t xml:space="preserve">the </w:t>
      </w:r>
      <w:r>
        <w:rPr>
          <w:rFonts w:cstheme="minorHAnsi"/>
        </w:rPr>
        <w:t>peak</w:t>
      </w:r>
      <w:r w:rsidR="009623A7">
        <w:rPr>
          <w:rFonts w:cstheme="minorHAnsi"/>
        </w:rPr>
        <w:t xml:space="preserve"> prevalence</w:t>
      </w:r>
      <w:r>
        <w:rPr>
          <w:rFonts w:cstheme="minorHAnsi"/>
        </w:rPr>
        <w:t xml:space="preserve">, </w:t>
      </w:r>
      <w:r w:rsidRPr="001D226C">
        <w:rPr>
          <w:rFonts w:cstheme="minorHAnsi"/>
          <w:i/>
          <w:iCs/>
        </w:rPr>
        <w:t>I</w:t>
      </w:r>
      <w:r w:rsidRPr="001D226C">
        <w:rPr>
          <w:rFonts w:cstheme="minorHAnsi"/>
          <w:i/>
          <w:iCs/>
          <w:vertAlign w:val="subscript"/>
        </w:rPr>
        <w:t>max</w:t>
      </w:r>
      <w:r>
        <w:rPr>
          <w:rFonts w:cstheme="minorHAnsi"/>
        </w:rPr>
        <w:t xml:space="preserve">, and the </w:t>
      </w:r>
      <w:r w:rsidR="009C6C85">
        <w:rPr>
          <w:rFonts w:cstheme="minorHAnsi"/>
        </w:rPr>
        <w:t>attack rate</w:t>
      </w:r>
      <w:r>
        <w:rPr>
          <w:rFonts w:cstheme="minorHAnsi"/>
        </w:rPr>
        <w:t xml:space="preserve">, </w:t>
      </w:r>
      <w:proofErr w:type="spellStart"/>
      <w:r w:rsidRPr="001D226C">
        <w:rPr>
          <w:rFonts w:cstheme="minorHAnsi"/>
          <w:i/>
          <w:iCs/>
        </w:rPr>
        <w:t>I</w:t>
      </w:r>
      <w:r w:rsidRPr="001D226C">
        <w:rPr>
          <w:rFonts w:cstheme="minorHAnsi"/>
          <w:i/>
          <w:iCs/>
          <w:vertAlign w:val="subscript"/>
        </w:rPr>
        <w:t>c</w:t>
      </w:r>
      <w:proofErr w:type="spellEnd"/>
      <w:r w:rsidRPr="001D226C">
        <w:rPr>
          <w:rFonts w:cstheme="minorHAnsi"/>
          <w:i/>
          <w:iCs/>
        </w:rPr>
        <w:t>(</w:t>
      </w:r>
      <w:proofErr w:type="spellStart"/>
      <w:r w:rsidR="00CF5AE9">
        <w:rPr>
          <w:rFonts w:cstheme="minorHAnsi"/>
          <w:i/>
          <w:iCs/>
        </w:rPr>
        <w:t>t</w:t>
      </w:r>
      <w:r w:rsidR="00CF5AE9" w:rsidRPr="00CF5AE9">
        <w:rPr>
          <w:rFonts w:cstheme="minorHAnsi"/>
          <w:i/>
          <w:iCs/>
          <w:vertAlign w:val="subscript"/>
        </w:rPr>
        <w:t>max</w:t>
      </w:r>
      <w:proofErr w:type="spellEnd"/>
      <w:r w:rsidRPr="001D226C">
        <w:rPr>
          <w:rFonts w:cstheme="minorHAnsi"/>
          <w:i/>
          <w:iCs/>
        </w:rPr>
        <w:t>)</w:t>
      </w:r>
      <w:r w:rsidR="00410B13">
        <w:rPr>
          <w:rFonts w:cstheme="minorHAnsi"/>
        </w:rPr>
        <w:t>,</w:t>
      </w:r>
      <w:r w:rsidR="00BE34A5">
        <w:rPr>
          <w:rFonts w:cstheme="minorHAnsi"/>
        </w:rPr>
        <w:t xml:space="preserve"> to the intervent</w:t>
      </w:r>
      <w:r w:rsidR="00BE34A5" w:rsidRPr="00BE34A5">
        <w:rPr>
          <w:rFonts w:cstheme="minorHAnsi"/>
        </w:rPr>
        <w:t xml:space="preserve">ion trigger </w:t>
      </w:r>
      <w:r w:rsidR="00E81BC2">
        <w:rPr>
          <w:rFonts w:cstheme="minorHAnsi"/>
        </w:rPr>
        <w:t>point</w:t>
      </w:r>
      <w:r w:rsidR="00BE34A5" w:rsidRPr="00BE34A5">
        <w:rPr>
          <w:rFonts w:cstheme="minorHAnsi"/>
        </w:rPr>
        <w:t xml:space="preserve"> (</w:t>
      </w:r>
      <w:proofErr w:type="spellStart"/>
      <w:r w:rsidR="00BE34A5" w:rsidRPr="00BE34A5">
        <w:rPr>
          <w:rFonts w:cstheme="minorHAnsi"/>
          <w:i/>
          <w:iCs/>
        </w:rPr>
        <w:t>t</w:t>
      </w:r>
      <w:r w:rsidR="00BE34A5" w:rsidRPr="00BE34A5">
        <w:rPr>
          <w:rFonts w:cstheme="minorHAnsi"/>
          <w:i/>
          <w:iCs/>
          <w:vertAlign w:val="subscript"/>
        </w:rPr>
        <w:t>p</w:t>
      </w:r>
      <w:proofErr w:type="spellEnd"/>
      <w:r w:rsidR="00BE34A5" w:rsidRPr="00BE34A5">
        <w:rPr>
          <w:rFonts w:cstheme="minorHAnsi"/>
        </w:rPr>
        <w:t>), magnitude (</w:t>
      </w:r>
      <w:r w:rsidR="00BE34A5" w:rsidRPr="00BE34A5">
        <w:rPr>
          <w:rFonts w:cstheme="minorHAnsi"/>
          <w:i/>
          <w:iCs/>
        </w:rPr>
        <w:t>c</w:t>
      </w:r>
      <w:r w:rsidR="00BE34A5" w:rsidRPr="00BE34A5">
        <w:rPr>
          <w:rFonts w:cstheme="minorHAnsi"/>
          <w:i/>
          <w:iCs/>
          <w:vertAlign w:val="subscript"/>
        </w:rPr>
        <w:t>min</w:t>
      </w:r>
      <w:r w:rsidR="00BE34A5" w:rsidRPr="00BE34A5">
        <w:rPr>
          <w:rFonts w:cstheme="minorHAnsi"/>
        </w:rPr>
        <w:t>) and duration (</w:t>
      </w:r>
      <w:r w:rsidR="00BE34A5" w:rsidRPr="00BE34A5">
        <w:rPr>
          <w:rFonts w:cstheme="minorHAnsi"/>
          <w:i/>
          <w:iCs/>
        </w:rPr>
        <w:t>d</w:t>
      </w:r>
      <w:r w:rsidR="00BE34A5" w:rsidRPr="00BE34A5">
        <w:rPr>
          <w:rFonts w:cstheme="minorHAnsi"/>
          <w:i/>
          <w:iCs/>
          <w:vertAlign w:val="subscript"/>
        </w:rPr>
        <w:t>t</w:t>
      </w:r>
      <w:r w:rsidR="00BE34A5" w:rsidRPr="00BE34A5">
        <w:rPr>
          <w:rFonts w:cstheme="minorHAnsi"/>
        </w:rPr>
        <w:t xml:space="preserve">) </w:t>
      </w:r>
      <w:r w:rsidR="00BE34A5">
        <w:rPr>
          <w:rFonts w:cstheme="minorHAnsi"/>
        </w:rPr>
        <w:t>(</w:t>
      </w:r>
      <w:r w:rsidR="00BE34A5" w:rsidRPr="004F7DBA">
        <w:rPr>
          <w:rFonts w:cstheme="minorHAnsi"/>
        </w:rPr>
        <w:t>Figure 1B)</w:t>
      </w:r>
      <w:r w:rsidRPr="004F7DBA">
        <w:rPr>
          <w:rFonts w:cstheme="minorHAnsi"/>
        </w:rPr>
        <w:t>.</w:t>
      </w:r>
      <w:r w:rsidR="00E27119" w:rsidRPr="004F7DBA">
        <w:rPr>
          <w:rFonts w:cstheme="minorHAnsi"/>
        </w:rPr>
        <w:t xml:space="preserve"> </w:t>
      </w:r>
      <w:r w:rsidR="00A44704" w:rsidRPr="00A44704">
        <w:rPr>
          <w:rFonts w:cstheme="minorHAnsi"/>
        </w:rPr>
        <w:t>O</w:t>
      </w:r>
      <w:r w:rsidR="00E27119" w:rsidRPr="00A44704">
        <w:rPr>
          <w:rFonts w:cstheme="minorHAnsi"/>
        </w:rPr>
        <w:t>ptimal parameter values for all scenarios can be found</w:t>
      </w:r>
      <w:r w:rsidR="00A44704" w:rsidRPr="00A44704">
        <w:rPr>
          <w:rFonts w:cstheme="minorHAnsi"/>
        </w:rPr>
        <w:t xml:space="preserve"> summarised</w:t>
      </w:r>
      <w:r w:rsidR="00E27119" w:rsidRPr="00A44704">
        <w:rPr>
          <w:rFonts w:cstheme="minorHAnsi"/>
        </w:rPr>
        <w:t xml:space="preserve"> in the supplementary material (Tabl</w:t>
      </w:r>
      <w:r w:rsidR="00CF5AE9" w:rsidRPr="00A44704">
        <w:rPr>
          <w:rFonts w:cstheme="minorHAnsi"/>
        </w:rPr>
        <w:t>e S3</w:t>
      </w:r>
      <w:r w:rsidR="00E27119" w:rsidRPr="00A44704">
        <w:rPr>
          <w:rFonts w:cstheme="minorHAnsi"/>
        </w:rPr>
        <w:t>). A specific optimal trigger point was observed for all scenarios</w:t>
      </w:r>
      <w:r w:rsidR="00D7728F" w:rsidRPr="00A44704">
        <w:rPr>
          <w:rFonts w:cstheme="minorHAnsi"/>
        </w:rPr>
        <w:t xml:space="preserve"> to minimise both </w:t>
      </w:r>
      <w:r w:rsidR="00D7728F" w:rsidRPr="00A44704">
        <w:rPr>
          <w:rFonts w:cstheme="minorHAnsi"/>
          <w:i/>
          <w:iCs/>
        </w:rPr>
        <w:t>I</w:t>
      </w:r>
      <w:r w:rsidR="00D7728F" w:rsidRPr="00A44704">
        <w:rPr>
          <w:rFonts w:cstheme="minorHAnsi"/>
          <w:i/>
          <w:iCs/>
          <w:vertAlign w:val="subscript"/>
        </w:rPr>
        <w:t>max</w:t>
      </w:r>
      <w:r w:rsidR="00D7728F" w:rsidRPr="00A44704">
        <w:rPr>
          <w:rFonts w:cstheme="minorHAnsi"/>
        </w:rPr>
        <w:t xml:space="preserve"> and </w:t>
      </w:r>
      <w:proofErr w:type="spellStart"/>
      <w:r w:rsidR="00D7728F" w:rsidRPr="00A44704">
        <w:rPr>
          <w:rFonts w:cstheme="minorHAnsi"/>
          <w:i/>
          <w:iCs/>
        </w:rPr>
        <w:t>I</w:t>
      </w:r>
      <w:r w:rsidR="00D7728F" w:rsidRPr="00A44704">
        <w:rPr>
          <w:rFonts w:cstheme="minorHAnsi"/>
          <w:i/>
          <w:iCs/>
          <w:vertAlign w:val="subscript"/>
        </w:rPr>
        <w:t>c</w:t>
      </w:r>
      <w:proofErr w:type="spellEnd"/>
      <w:r w:rsidR="00D7728F" w:rsidRPr="00A44704">
        <w:rPr>
          <w:rFonts w:cstheme="minorHAnsi"/>
          <w:i/>
          <w:iCs/>
        </w:rPr>
        <w:t>(</w:t>
      </w:r>
      <w:proofErr w:type="spellStart"/>
      <w:r w:rsidR="00CF5AE9" w:rsidRPr="00A44704">
        <w:rPr>
          <w:rFonts w:cstheme="minorHAnsi"/>
          <w:i/>
          <w:iCs/>
        </w:rPr>
        <w:t>t</w:t>
      </w:r>
      <w:r w:rsidR="00CF5AE9" w:rsidRPr="00A44704">
        <w:rPr>
          <w:rFonts w:cstheme="minorHAnsi"/>
          <w:i/>
          <w:iCs/>
          <w:vertAlign w:val="subscript"/>
        </w:rPr>
        <w:t>max</w:t>
      </w:r>
      <w:proofErr w:type="spellEnd"/>
      <w:r w:rsidR="00D7728F" w:rsidRPr="00A44704">
        <w:rPr>
          <w:rFonts w:cstheme="minorHAnsi"/>
          <w:i/>
          <w:iCs/>
        </w:rPr>
        <w:t>)</w:t>
      </w:r>
      <w:r w:rsidR="00E27119" w:rsidRPr="00A44704">
        <w:rPr>
          <w:rFonts w:cstheme="minorHAnsi"/>
        </w:rPr>
        <w:t xml:space="preserve">, </w:t>
      </w:r>
      <w:r w:rsidR="005D6D7C" w:rsidRPr="00A44704">
        <w:rPr>
          <w:rFonts w:cstheme="minorHAnsi"/>
        </w:rPr>
        <w:t xml:space="preserve">with these optimal values found within an early-intermediate trigger point </w:t>
      </w:r>
      <w:r w:rsidR="000A05E4" w:rsidRPr="00A44704">
        <w:rPr>
          <w:rFonts w:cstheme="minorHAnsi"/>
        </w:rPr>
        <w:t>parameter space</w:t>
      </w:r>
      <w:r w:rsidR="005D6D7C" w:rsidRPr="00A44704">
        <w:rPr>
          <w:rFonts w:cstheme="minorHAnsi"/>
        </w:rPr>
        <w:t xml:space="preserve"> (7 ≤ </w:t>
      </w:r>
      <w:proofErr w:type="spellStart"/>
      <w:r w:rsidR="005D6D7C" w:rsidRPr="00A44704">
        <w:rPr>
          <w:rFonts w:cstheme="minorHAnsi"/>
          <w:i/>
          <w:iCs/>
        </w:rPr>
        <w:t>t</w:t>
      </w:r>
      <w:r w:rsidR="005D6D7C" w:rsidRPr="00A44704">
        <w:rPr>
          <w:rFonts w:cstheme="minorHAnsi"/>
          <w:i/>
          <w:iCs/>
          <w:vertAlign w:val="subscript"/>
        </w:rPr>
        <w:t>p</w:t>
      </w:r>
      <w:proofErr w:type="spellEnd"/>
      <w:r w:rsidR="005D6D7C" w:rsidRPr="00A44704">
        <w:rPr>
          <w:rFonts w:cstheme="minorHAnsi"/>
        </w:rPr>
        <w:t xml:space="preserve"> ≤ 74). </w:t>
      </w:r>
      <w:r w:rsidR="00983810" w:rsidRPr="00A44704">
        <w:rPr>
          <w:rFonts w:cstheme="minorHAnsi"/>
        </w:rPr>
        <w:t xml:space="preserve">While an optimum </w:t>
      </w:r>
      <w:r w:rsidR="00C4138E">
        <w:rPr>
          <w:rFonts w:cstheme="minorHAnsi"/>
        </w:rPr>
        <w:t>w</w:t>
      </w:r>
      <w:r w:rsidR="00983810" w:rsidRPr="00A44704">
        <w:rPr>
          <w:rFonts w:cstheme="minorHAnsi"/>
        </w:rPr>
        <w:t>as identified</w:t>
      </w:r>
      <w:r w:rsidR="00983810">
        <w:rPr>
          <w:rFonts w:cstheme="minorHAnsi"/>
        </w:rPr>
        <w:t xml:space="preserve"> for scenario 5 to minimise </w:t>
      </w:r>
      <w:r w:rsidR="00983810" w:rsidRPr="00983810">
        <w:rPr>
          <w:rFonts w:cstheme="minorHAnsi"/>
          <w:i/>
          <w:iCs/>
        </w:rPr>
        <w:t>I</w:t>
      </w:r>
      <w:r w:rsidR="00983810" w:rsidRPr="00983810">
        <w:rPr>
          <w:rFonts w:cstheme="minorHAnsi"/>
          <w:i/>
          <w:iCs/>
          <w:vertAlign w:val="subscript"/>
        </w:rPr>
        <w:t>max</w:t>
      </w:r>
      <w:r w:rsidR="00983810">
        <w:rPr>
          <w:rFonts w:cstheme="minorHAnsi"/>
        </w:rPr>
        <w:t xml:space="preserve"> (</w:t>
      </w:r>
      <w:proofErr w:type="spellStart"/>
      <w:r w:rsidR="00C04595" w:rsidRPr="00C04595">
        <w:rPr>
          <w:rFonts w:cstheme="minorHAnsi"/>
          <w:i/>
          <w:iCs/>
        </w:rPr>
        <w:t>t</w:t>
      </w:r>
      <w:r w:rsidR="00C04595" w:rsidRPr="00C04595">
        <w:rPr>
          <w:rFonts w:cstheme="minorHAnsi"/>
          <w:i/>
          <w:iCs/>
          <w:vertAlign w:val="subscript"/>
        </w:rPr>
        <w:t>p</w:t>
      </w:r>
      <w:proofErr w:type="spellEnd"/>
      <w:r w:rsidR="00C04595">
        <w:rPr>
          <w:rFonts w:cstheme="minorHAnsi"/>
        </w:rPr>
        <w:t xml:space="preserve"> = 53</w:t>
      </w:r>
      <w:r w:rsidR="00983810">
        <w:rPr>
          <w:rFonts w:cstheme="minorHAnsi"/>
        </w:rPr>
        <w:t xml:space="preserve">), two other trigger points </w:t>
      </w:r>
      <w:r w:rsidR="00F1395F">
        <w:rPr>
          <w:rFonts w:cstheme="minorHAnsi"/>
        </w:rPr>
        <w:t xml:space="preserve">resulted in </w:t>
      </w:r>
      <w:r w:rsidR="00983810">
        <w:rPr>
          <w:rFonts w:cstheme="minorHAnsi"/>
        </w:rPr>
        <w:t xml:space="preserve">similar reductions to </w:t>
      </w:r>
      <w:r w:rsidR="00983810" w:rsidRPr="00983810">
        <w:rPr>
          <w:rFonts w:cstheme="minorHAnsi"/>
          <w:i/>
          <w:iCs/>
        </w:rPr>
        <w:t>I</w:t>
      </w:r>
      <w:r w:rsidR="00983810" w:rsidRPr="00983810">
        <w:rPr>
          <w:rFonts w:cstheme="minorHAnsi"/>
          <w:i/>
          <w:iCs/>
          <w:vertAlign w:val="subscript"/>
        </w:rPr>
        <w:t>max</w:t>
      </w:r>
      <w:r w:rsidR="00983810">
        <w:rPr>
          <w:rFonts w:cstheme="minorHAnsi"/>
        </w:rPr>
        <w:t xml:space="preserve"> (</w:t>
      </w:r>
      <w:proofErr w:type="spellStart"/>
      <w:r w:rsidR="00C04595" w:rsidRPr="00C04595">
        <w:rPr>
          <w:rFonts w:cstheme="minorHAnsi"/>
          <w:i/>
          <w:iCs/>
        </w:rPr>
        <w:t>t</w:t>
      </w:r>
      <w:r w:rsidR="00C04595" w:rsidRPr="00C04595">
        <w:rPr>
          <w:rFonts w:cstheme="minorHAnsi"/>
          <w:i/>
          <w:iCs/>
          <w:vertAlign w:val="subscript"/>
        </w:rPr>
        <w:t>p</w:t>
      </w:r>
      <w:proofErr w:type="spellEnd"/>
      <w:r w:rsidR="00C04595">
        <w:rPr>
          <w:rFonts w:cstheme="minorHAnsi"/>
        </w:rPr>
        <w:t xml:space="preserve"> = 32/74</w:t>
      </w:r>
      <w:r w:rsidR="00983810">
        <w:rPr>
          <w:rFonts w:cstheme="minorHAnsi"/>
        </w:rPr>
        <w:t xml:space="preserve">).   </w:t>
      </w:r>
      <w:r w:rsidR="00601339">
        <w:rPr>
          <w:rFonts w:cstheme="minorHAnsi"/>
        </w:rPr>
        <w:t xml:space="preserve">Scenarios 1, 3 and 4 were found to be </w:t>
      </w:r>
      <w:r w:rsidR="000E1AC7">
        <w:rPr>
          <w:rFonts w:cstheme="minorHAnsi"/>
        </w:rPr>
        <w:t xml:space="preserve">highly sensitive to deviations </w:t>
      </w:r>
      <w:r w:rsidR="00BE34A5">
        <w:rPr>
          <w:rFonts w:cstheme="minorHAnsi"/>
        </w:rPr>
        <w:t xml:space="preserve">from the optimal </w:t>
      </w:r>
      <w:proofErr w:type="spellStart"/>
      <w:r w:rsidR="00BE34A5" w:rsidRPr="00BE34A5">
        <w:rPr>
          <w:rFonts w:cstheme="minorHAnsi"/>
          <w:i/>
          <w:iCs/>
        </w:rPr>
        <w:t>t</w:t>
      </w:r>
      <w:r w:rsidR="00BE34A5" w:rsidRPr="00BE34A5">
        <w:rPr>
          <w:rFonts w:cstheme="minorHAnsi"/>
          <w:i/>
          <w:iCs/>
          <w:vertAlign w:val="subscript"/>
        </w:rPr>
        <w:t>p</w:t>
      </w:r>
      <w:proofErr w:type="spellEnd"/>
      <w:r w:rsidR="00BE34A5">
        <w:rPr>
          <w:rFonts w:cstheme="minorHAnsi"/>
        </w:rPr>
        <w:t xml:space="preserve"> value</w:t>
      </w:r>
      <w:r w:rsidR="000E1AC7">
        <w:rPr>
          <w:rFonts w:cstheme="minorHAnsi"/>
        </w:rPr>
        <w:t>,</w:t>
      </w:r>
      <w:r w:rsidR="002978CF">
        <w:rPr>
          <w:rFonts w:cstheme="minorHAnsi"/>
        </w:rPr>
        <w:t xml:space="preserve"> with steep increases in</w:t>
      </w:r>
      <w:r w:rsidR="00A66E59">
        <w:rPr>
          <w:rFonts w:cstheme="minorHAnsi"/>
        </w:rPr>
        <w:t xml:space="preserve"> </w:t>
      </w:r>
      <w:r w:rsidR="00A66E59" w:rsidRPr="00A66E59">
        <w:rPr>
          <w:rFonts w:cstheme="minorHAnsi"/>
          <w:i/>
          <w:iCs/>
        </w:rPr>
        <w:t>I</w:t>
      </w:r>
      <w:r w:rsidR="00A66E59" w:rsidRPr="00A66E59">
        <w:rPr>
          <w:rFonts w:cstheme="minorHAnsi"/>
          <w:i/>
          <w:iCs/>
          <w:vertAlign w:val="subscript"/>
        </w:rPr>
        <w:t>max</w:t>
      </w:r>
      <w:r w:rsidR="00A66E59">
        <w:rPr>
          <w:rFonts w:cstheme="minorHAnsi"/>
        </w:rPr>
        <w:t xml:space="preserve"> and </w:t>
      </w:r>
      <w:proofErr w:type="spellStart"/>
      <w:r w:rsidR="00A66E59" w:rsidRPr="00A66E59">
        <w:rPr>
          <w:rFonts w:cstheme="minorHAnsi"/>
          <w:i/>
          <w:iCs/>
        </w:rPr>
        <w:t>I</w:t>
      </w:r>
      <w:r w:rsidR="00A66E59" w:rsidRPr="00A66E59">
        <w:rPr>
          <w:rFonts w:cstheme="minorHAnsi"/>
          <w:i/>
          <w:iCs/>
          <w:vertAlign w:val="subscript"/>
        </w:rPr>
        <w:t>c</w:t>
      </w:r>
      <w:proofErr w:type="spellEnd"/>
      <w:r w:rsidR="00A66E59" w:rsidRPr="00A66E59">
        <w:rPr>
          <w:rFonts w:cstheme="minorHAnsi"/>
          <w:i/>
          <w:iCs/>
        </w:rPr>
        <w:t>(</w:t>
      </w:r>
      <w:proofErr w:type="spellStart"/>
      <w:r w:rsidR="00CF5AE9">
        <w:rPr>
          <w:rFonts w:cstheme="minorHAnsi"/>
          <w:i/>
          <w:iCs/>
        </w:rPr>
        <w:t>t</w:t>
      </w:r>
      <w:r w:rsidR="00CF5AE9" w:rsidRPr="00CF5AE9">
        <w:rPr>
          <w:rFonts w:cstheme="minorHAnsi"/>
          <w:i/>
          <w:iCs/>
          <w:vertAlign w:val="subscript"/>
        </w:rPr>
        <w:t>max</w:t>
      </w:r>
      <w:proofErr w:type="spellEnd"/>
      <w:r w:rsidR="00A66E59" w:rsidRPr="00A66E59">
        <w:rPr>
          <w:rFonts w:cstheme="minorHAnsi"/>
          <w:i/>
          <w:iCs/>
        </w:rPr>
        <w:t>)</w:t>
      </w:r>
      <w:r w:rsidR="00A66E59">
        <w:rPr>
          <w:rFonts w:cstheme="minorHAnsi"/>
        </w:rPr>
        <w:t xml:space="preserve"> either side of the optimum</w:t>
      </w:r>
      <w:r w:rsidR="00601339">
        <w:rPr>
          <w:rFonts w:cstheme="minorHAnsi"/>
        </w:rPr>
        <w:t xml:space="preserve">. </w:t>
      </w:r>
      <w:r w:rsidR="00F1395F">
        <w:rPr>
          <w:rFonts w:cstheme="minorHAnsi"/>
        </w:rPr>
        <w:t>W</w:t>
      </w:r>
      <w:r w:rsidR="00601339">
        <w:rPr>
          <w:rFonts w:cstheme="minorHAnsi"/>
        </w:rPr>
        <w:t xml:space="preserve">e note that if a suboptimal </w:t>
      </w:r>
      <w:r w:rsidR="005D6D7C">
        <w:rPr>
          <w:rFonts w:cstheme="minorHAnsi"/>
        </w:rPr>
        <w:t xml:space="preserve">trigger point </w:t>
      </w:r>
      <w:r w:rsidR="009A5205">
        <w:rPr>
          <w:rFonts w:cstheme="minorHAnsi"/>
        </w:rPr>
        <w:t>was</w:t>
      </w:r>
      <w:r w:rsidR="00601339">
        <w:rPr>
          <w:rFonts w:cstheme="minorHAnsi"/>
        </w:rPr>
        <w:t xml:space="preserve"> chosen</w:t>
      </w:r>
      <w:r w:rsidR="00F1395F">
        <w:rPr>
          <w:rFonts w:cstheme="minorHAnsi"/>
        </w:rPr>
        <w:t xml:space="preserve"> in scenario 2</w:t>
      </w:r>
      <w:r w:rsidR="00601339">
        <w:rPr>
          <w:rFonts w:cstheme="minorHAnsi"/>
        </w:rPr>
        <w:t xml:space="preserve">, </w:t>
      </w:r>
      <w:r w:rsidR="00833974">
        <w:rPr>
          <w:rFonts w:cstheme="minorHAnsi"/>
        </w:rPr>
        <w:t xml:space="preserve">it </w:t>
      </w:r>
      <w:r w:rsidR="009A5205">
        <w:rPr>
          <w:rFonts w:cstheme="minorHAnsi"/>
        </w:rPr>
        <w:t>would be</w:t>
      </w:r>
      <w:r w:rsidR="00833974">
        <w:rPr>
          <w:rFonts w:cstheme="minorHAnsi"/>
        </w:rPr>
        <w:t xml:space="preserve"> more beneficial to intervene earlier-than-optimal, </w:t>
      </w:r>
      <w:r w:rsidR="00601339">
        <w:rPr>
          <w:rFonts w:cstheme="minorHAnsi"/>
        </w:rPr>
        <w:t xml:space="preserve">with a </w:t>
      </w:r>
      <w:r w:rsidR="00A9015F">
        <w:rPr>
          <w:rFonts w:cstheme="minorHAnsi"/>
        </w:rPr>
        <w:t>gentler</w:t>
      </w:r>
      <w:r w:rsidR="00601339">
        <w:rPr>
          <w:rFonts w:cstheme="minorHAnsi"/>
        </w:rPr>
        <w:t xml:space="preserve"> increase in </w:t>
      </w:r>
      <w:r w:rsidR="00601339" w:rsidRPr="000F1431">
        <w:rPr>
          <w:rFonts w:cstheme="minorHAnsi"/>
          <w:i/>
          <w:iCs/>
        </w:rPr>
        <w:t>I</w:t>
      </w:r>
      <w:r w:rsidR="00601339" w:rsidRPr="000F1431">
        <w:rPr>
          <w:rFonts w:cstheme="minorHAnsi"/>
          <w:i/>
          <w:iCs/>
          <w:vertAlign w:val="subscript"/>
        </w:rPr>
        <w:t>max</w:t>
      </w:r>
      <w:r w:rsidR="00601339">
        <w:rPr>
          <w:rFonts w:cstheme="minorHAnsi"/>
        </w:rPr>
        <w:t xml:space="preserve"> </w:t>
      </w:r>
      <w:r w:rsidR="00A9015F">
        <w:rPr>
          <w:rFonts w:cstheme="minorHAnsi"/>
        </w:rPr>
        <w:t xml:space="preserve">as </w:t>
      </w:r>
      <w:proofErr w:type="spellStart"/>
      <w:r w:rsidR="00A9015F" w:rsidRPr="00A9015F">
        <w:rPr>
          <w:rFonts w:cstheme="minorHAnsi"/>
          <w:i/>
          <w:iCs/>
        </w:rPr>
        <w:t>t</w:t>
      </w:r>
      <w:r w:rsidR="00A9015F" w:rsidRPr="00A9015F">
        <w:rPr>
          <w:rFonts w:cstheme="minorHAnsi"/>
          <w:i/>
          <w:iCs/>
          <w:vertAlign w:val="subscript"/>
        </w:rPr>
        <w:t>p</w:t>
      </w:r>
      <w:proofErr w:type="spellEnd"/>
      <w:r w:rsidR="00A9015F">
        <w:rPr>
          <w:rFonts w:cstheme="minorHAnsi"/>
        </w:rPr>
        <w:t xml:space="preserve"> is reduced from the optimal value, </w:t>
      </w:r>
      <w:r w:rsidR="00F1395F">
        <w:rPr>
          <w:rFonts w:cstheme="minorHAnsi"/>
        </w:rPr>
        <w:t>compared</w:t>
      </w:r>
      <w:r w:rsidR="00601339">
        <w:rPr>
          <w:rFonts w:cstheme="minorHAnsi"/>
        </w:rPr>
        <w:t xml:space="preserve"> to </w:t>
      </w:r>
      <w:r w:rsidR="001024F9">
        <w:rPr>
          <w:rFonts w:cstheme="minorHAnsi"/>
        </w:rPr>
        <w:t>later</w:t>
      </w:r>
      <w:r w:rsidR="00833974">
        <w:rPr>
          <w:rFonts w:cstheme="minorHAnsi"/>
        </w:rPr>
        <w:t xml:space="preserve">-than-optimal </w:t>
      </w:r>
      <w:proofErr w:type="spellStart"/>
      <w:r w:rsidR="00833974" w:rsidRPr="00833974">
        <w:rPr>
          <w:rFonts w:cstheme="minorHAnsi"/>
          <w:i/>
          <w:iCs/>
        </w:rPr>
        <w:t>t</w:t>
      </w:r>
      <w:r w:rsidR="00833974" w:rsidRPr="00833974">
        <w:rPr>
          <w:rFonts w:cstheme="minorHAnsi"/>
          <w:i/>
          <w:iCs/>
          <w:vertAlign w:val="subscript"/>
        </w:rPr>
        <w:t>p</w:t>
      </w:r>
      <w:proofErr w:type="spellEnd"/>
      <w:r w:rsidR="00833974">
        <w:rPr>
          <w:rFonts w:cstheme="minorHAnsi"/>
        </w:rPr>
        <w:t xml:space="preserve"> values</w:t>
      </w:r>
      <w:r w:rsidR="00F1395F">
        <w:rPr>
          <w:rFonts w:cstheme="minorHAnsi"/>
        </w:rPr>
        <w:t>.</w:t>
      </w:r>
      <w:r w:rsidR="00601339">
        <w:rPr>
          <w:rFonts w:cstheme="minorHAnsi"/>
        </w:rPr>
        <w:t xml:space="preserve"> </w:t>
      </w:r>
    </w:p>
    <w:p w14:paraId="69FE5526" w14:textId="77777777" w:rsidR="00012B1F" w:rsidRPr="004F7DBA" w:rsidRDefault="00012B1F" w:rsidP="000E1AC7">
      <w:pPr>
        <w:spacing w:after="0" w:line="360" w:lineRule="auto"/>
        <w:jc w:val="both"/>
        <w:rPr>
          <w:rFonts w:cstheme="minorHAnsi"/>
        </w:rPr>
      </w:pPr>
    </w:p>
    <w:p w14:paraId="37B03307" w14:textId="10BEC045" w:rsidR="006D66A9" w:rsidRPr="004F7DBA" w:rsidRDefault="000E1AC7" w:rsidP="00B351ED">
      <w:pPr>
        <w:spacing w:after="0" w:line="360" w:lineRule="auto"/>
        <w:jc w:val="both"/>
        <w:rPr>
          <w:rFonts w:cstheme="minorHAnsi"/>
        </w:rPr>
      </w:pPr>
      <w:r w:rsidRPr="004F7DBA">
        <w:rPr>
          <w:rFonts w:cstheme="minorHAnsi"/>
        </w:rPr>
        <w:t xml:space="preserve">Stronger interventions </w:t>
      </w:r>
      <w:r w:rsidR="00861877" w:rsidRPr="004F7DBA">
        <w:rPr>
          <w:rFonts w:cstheme="minorHAnsi"/>
        </w:rPr>
        <w:t>were</w:t>
      </w:r>
      <w:r w:rsidRPr="004F7DBA">
        <w:rPr>
          <w:rFonts w:cstheme="minorHAnsi"/>
        </w:rPr>
        <w:t xml:space="preserve"> more optimal to minimise </w:t>
      </w:r>
      <w:r w:rsidRPr="004F7DBA">
        <w:rPr>
          <w:rFonts w:cstheme="minorHAnsi"/>
          <w:i/>
          <w:iCs/>
        </w:rPr>
        <w:t>I</w:t>
      </w:r>
      <w:r w:rsidRPr="004F7DBA">
        <w:rPr>
          <w:rFonts w:cstheme="minorHAnsi"/>
          <w:i/>
          <w:iCs/>
          <w:vertAlign w:val="subscript"/>
        </w:rPr>
        <w:t>max</w:t>
      </w:r>
      <w:r w:rsidRPr="004F7DBA">
        <w:rPr>
          <w:rFonts w:cstheme="minorHAnsi"/>
        </w:rPr>
        <w:t xml:space="preserve"> and </w:t>
      </w:r>
      <w:proofErr w:type="spellStart"/>
      <w:r w:rsidRPr="004F7DBA">
        <w:rPr>
          <w:rFonts w:cstheme="minorHAnsi"/>
          <w:i/>
          <w:iCs/>
        </w:rPr>
        <w:t>I</w:t>
      </w:r>
      <w:r w:rsidRPr="004F7DBA">
        <w:rPr>
          <w:rFonts w:cstheme="minorHAnsi"/>
          <w:i/>
          <w:iCs/>
          <w:vertAlign w:val="subscript"/>
        </w:rPr>
        <w:t>c</w:t>
      </w:r>
      <w:proofErr w:type="spellEnd"/>
      <w:r w:rsidRPr="004F7DBA">
        <w:rPr>
          <w:rFonts w:cstheme="minorHAnsi"/>
          <w:i/>
          <w:iCs/>
        </w:rPr>
        <w:t>(</w:t>
      </w:r>
      <w:proofErr w:type="spellStart"/>
      <w:r w:rsidR="00CF5AE9" w:rsidRPr="004F7DBA">
        <w:rPr>
          <w:rFonts w:cstheme="minorHAnsi"/>
          <w:i/>
          <w:iCs/>
        </w:rPr>
        <w:t>t</w:t>
      </w:r>
      <w:r w:rsidR="00CF5AE9" w:rsidRPr="004F7DBA">
        <w:rPr>
          <w:rFonts w:cstheme="minorHAnsi"/>
          <w:i/>
          <w:iCs/>
          <w:vertAlign w:val="subscript"/>
        </w:rPr>
        <w:t>max</w:t>
      </w:r>
      <w:proofErr w:type="spellEnd"/>
      <w:r w:rsidRPr="004F7DBA">
        <w:rPr>
          <w:rFonts w:cstheme="minorHAnsi"/>
          <w:i/>
          <w:iCs/>
        </w:rPr>
        <w:t xml:space="preserve">) </w:t>
      </w:r>
      <w:r w:rsidRPr="004F7DBA">
        <w:rPr>
          <w:rFonts w:cstheme="minorHAnsi"/>
        </w:rPr>
        <w:t>for scenario 3 and 4</w:t>
      </w:r>
      <w:r w:rsidR="006567A8" w:rsidRPr="004F7DBA">
        <w:rPr>
          <w:rFonts w:cstheme="minorHAnsi"/>
        </w:rPr>
        <w:t xml:space="preserve"> (</w:t>
      </w:r>
      <w:r w:rsidR="006567A8" w:rsidRPr="004F7DBA">
        <w:rPr>
          <w:rFonts w:cstheme="minorHAnsi"/>
          <w:i/>
          <w:iCs/>
        </w:rPr>
        <w:t>c</w:t>
      </w:r>
      <w:r w:rsidR="006567A8" w:rsidRPr="004F7DBA">
        <w:rPr>
          <w:rFonts w:cstheme="minorHAnsi"/>
          <w:i/>
          <w:iCs/>
          <w:vertAlign w:val="subscript"/>
        </w:rPr>
        <w:t>min</w:t>
      </w:r>
      <w:r w:rsidR="006567A8" w:rsidRPr="004F7DBA">
        <w:rPr>
          <w:rFonts w:cstheme="minorHAnsi"/>
        </w:rPr>
        <w:t xml:space="preserve"> </w:t>
      </w:r>
      <w:r w:rsidR="006567A8" w:rsidRPr="004F7DBA">
        <w:rPr>
          <w:rFonts w:ascii="Arial" w:hAnsi="Arial" w:cs="Arial"/>
          <w:color w:val="202122"/>
          <w:sz w:val="21"/>
          <w:szCs w:val="21"/>
          <w:shd w:val="clear" w:color="auto" w:fill="FFFFFF"/>
        </w:rPr>
        <w:t>→</w:t>
      </w:r>
      <w:r w:rsidR="006567A8" w:rsidRPr="004F7DBA">
        <w:rPr>
          <w:rFonts w:cstheme="minorHAnsi"/>
        </w:rPr>
        <w:t xml:space="preserve"> 0)</w:t>
      </w:r>
      <w:r w:rsidRPr="004F7DBA">
        <w:rPr>
          <w:rFonts w:cstheme="minorHAnsi"/>
        </w:rPr>
        <w:t xml:space="preserve">. </w:t>
      </w:r>
      <w:r w:rsidRPr="00454554">
        <w:rPr>
          <w:rFonts w:cstheme="minorHAnsi"/>
        </w:rPr>
        <w:t xml:space="preserve">In contrast, </w:t>
      </w:r>
      <w:r w:rsidR="00861877" w:rsidRPr="00454554">
        <w:rPr>
          <w:rFonts w:cstheme="minorHAnsi"/>
        </w:rPr>
        <w:t xml:space="preserve">intermediate strength interventions were found to be more optimal in </w:t>
      </w:r>
      <w:r w:rsidRPr="00454554">
        <w:rPr>
          <w:rFonts w:cstheme="minorHAnsi"/>
        </w:rPr>
        <w:t>scenario 1</w:t>
      </w:r>
      <w:r w:rsidR="00D140F6" w:rsidRPr="00454554">
        <w:rPr>
          <w:rFonts w:cstheme="minorHAnsi"/>
        </w:rPr>
        <w:t>, 2 and 5</w:t>
      </w:r>
      <w:r w:rsidR="006D66A9" w:rsidRPr="00454554">
        <w:rPr>
          <w:rFonts w:cstheme="minorHAnsi"/>
        </w:rPr>
        <w:t xml:space="preserve"> (</w:t>
      </w:r>
      <w:r w:rsidR="00D140F6" w:rsidRPr="00454554">
        <w:rPr>
          <w:rFonts w:cstheme="minorHAnsi"/>
          <w:i/>
          <w:iCs/>
        </w:rPr>
        <w:t>c</w:t>
      </w:r>
      <w:r w:rsidR="00D140F6" w:rsidRPr="00454554">
        <w:rPr>
          <w:rFonts w:cstheme="minorHAnsi"/>
          <w:i/>
          <w:iCs/>
          <w:vertAlign w:val="subscript"/>
        </w:rPr>
        <w:t>min</w:t>
      </w:r>
      <w:r w:rsidR="00D140F6" w:rsidRPr="00454554">
        <w:rPr>
          <w:rFonts w:cstheme="minorHAnsi"/>
        </w:rPr>
        <w:t xml:space="preserve"> = 0.72/0.77, 0.56/0.62, 0.27/0.47</w:t>
      </w:r>
      <w:r w:rsidR="006D66A9" w:rsidRPr="00454554">
        <w:rPr>
          <w:rFonts w:cstheme="minorHAnsi"/>
        </w:rPr>
        <w:t>)</w:t>
      </w:r>
      <w:r w:rsidR="000D077C" w:rsidRPr="00454554">
        <w:rPr>
          <w:rFonts w:cstheme="minorHAnsi"/>
        </w:rPr>
        <w:t xml:space="preserve"> for</w:t>
      </w:r>
      <w:r w:rsidR="000D077C" w:rsidRPr="004F7DBA">
        <w:rPr>
          <w:rFonts w:cstheme="minorHAnsi"/>
        </w:rPr>
        <w:t xml:space="preserve"> </w:t>
      </w:r>
      <w:r w:rsidR="000D077C" w:rsidRPr="004F7DBA">
        <w:rPr>
          <w:rFonts w:cstheme="minorHAnsi"/>
          <w:i/>
          <w:iCs/>
        </w:rPr>
        <w:t>I</w:t>
      </w:r>
      <w:r w:rsidR="000D077C" w:rsidRPr="004F7DBA">
        <w:rPr>
          <w:rFonts w:cstheme="minorHAnsi"/>
          <w:i/>
          <w:iCs/>
          <w:vertAlign w:val="subscript"/>
        </w:rPr>
        <w:t>max</w:t>
      </w:r>
      <w:r w:rsidR="000D077C" w:rsidRPr="004F7DBA">
        <w:rPr>
          <w:rFonts w:cstheme="minorHAnsi"/>
        </w:rPr>
        <w:t>/</w:t>
      </w:r>
      <w:proofErr w:type="spellStart"/>
      <w:r w:rsidR="000D077C" w:rsidRPr="004F7DBA">
        <w:rPr>
          <w:rFonts w:cstheme="minorHAnsi"/>
          <w:i/>
          <w:iCs/>
        </w:rPr>
        <w:t>I</w:t>
      </w:r>
      <w:r w:rsidR="000D077C" w:rsidRPr="004F7DBA">
        <w:rPr>
          <w:rFonts w:cstheme="minorHAnsi"/>
          <w:i/>
          <w:iCs/>
          <w:vertAlign w:val="subscript"/>
        </w:rPr>
        <w:t>c</w:t>
      </w:r>
      <w:proofErr w:type="spellEnd"/>
      <w:r w:rsidR="000D077C" w:rsidRPr="004F7DBA">
        <w:rPr>
          <w:rFonts w:cstheme="minorHAnsi"/>
          <w:i/>
          <w:iCs/>
        </w:rPr>
        <w:t>(</w:t>
      </w:r>
      <w:proofErr w:type="spellStart"/>
      <w:r w:rsidR="000D077C" w:rsidRPr="004F7DBA">
        <w:rPr>
          <w:rFonts w:cstheme="minorHAnsi"/>
          <w:i/>
          <w:iCs/>
        </w:rPr>
        <w:t>t</w:t>
      </w:r>
      <w:r w:rsidR="000D077C" w:rsidRPr="004F7DBA">
        <w:rPr>
          <w:rFonts w:cstheme="minorHAnsi"/>
          <w:i/>
          <w:iCs/>
          <w:vertAlign w:val="subscript"/>
        </w:rPr>
        <w:t>max</w:t>
      </w:r>
      <w:proofErr w:type="spellEnd"/>
      <w:r w:rsidR="000D077C" w:rsidRPr="004F7DBA">
        <w:rPr>
          <w:rFonts w:cstheme="minorHAnsi"/>
          <w:i/>
          <w:iCs/>
        </w:rPr>
        <w:t>)</w:t>
      </w:r>
      <w:r w:rsidR="000D077C" w:rsidRPr="004F7DBA">
        <w:rPr>
          <w:rFonts w:cstheme="minorHAnsi"/>
        </w:rPr>
        <w:t xml:space="preserve"> respectively</w:t>
      </w:r>
      <w:r w:rsidRPr="004F7DBA">
        <w:rPr>
          <w:rFonts w:cstheme="minorHAnsi"/>
        </w:rPr>
        <w:t xml:space="preserve">. We note </w:t>
      </w:r>
      <w:r w:rsidR="00C04595">
        <w:rPr>
          <w:rFonts w:cstheme="minorHAnsi"/>
        </w:rPr>
        <w:t xml:space="preserve">that if </w:t>
      </w:r>
      <w:r w:rsidR="00012B1F">
        <w:rPr>
          <w:rFonts w:cstheme="minorHAnsi"/>
        </w:rPr>
        <w:t>subop</w:t>
      </w:r>
      <w:r w:rsidR="00012B1F" w:rsidRPr="00C04595">
        <w:rPr>
          <w:rFonts w:cstheme="minorHAnsi"/>
        </w:rPr>
        <w:t xml:space="preserve">timal </w:t>
      </w:r>
      <w:r w:rsidR="00C04595" w:rsidRPr="00C04595">
        <w:rPr>
          <w:rFonts w:cstheme="minorHAnsi"/>
        </w:rPr>
        <w:t>intervention magnitude</w:t>
      </w:r>
      <w:r w:rsidR="00C04595">
        <w:rPr>
          <w:rFonts w:cstheme="minorHAnsi"/>
        </w:rPr>
        <w:t>s</w:t>
      </w:r>
      <w:r w:rsidR="00012B1F">
        <w:rPr>
          <w:rFonts w:cstheme="minorHAnsi"/>
        </w:rPr>
        <w:t xml:space="preserve"> </w:t>
      </w:r>
      <w:r w:rsidR="00C04595">
        <w:rPr>
          <w:rFonts w:cstheme="minorHAnsi"/>
        </w:rPr>
        <w:t>were chosen for</w:t>
      </w:r>
      <w:r w:rsidR="00F456A0">
        <w:rPr>
          <w:rFonts w:cstheme="minorHAnsi"/>
        </w:rPr>
        <w:t xml:space="preserve"> scenario 1,</w:t>
      </w:r>
      <w:r w:rsidR="00C04595">
        <w:rPr>
          <w:rFonts w:cstheme="minorHAnsi"/>
        </w:rPr>
        <w:t xml:space="preserve"> </w:t>
      </w:r>
      <w:r w:rsidR="00F456A0">
        <w:rPr>
          <w:rFonts w:cstheme="minorHAnsi"/>
        </w:rPr>
        <w:t xml:space="preserve">2 and 5, </w:t>
      </w:r>
      <w:r w:rsidRPr="004F7DBA">
        <w:rPr>
          <w:rFonts w:cstheme="minorHAnsi"/>
        </w:rPr>
        <w:t xml:space="preserve">it was more beneficial to intervene too strongly than insufficiently. </w:t>
      </w:r>
      <w:r w:rsidR="002978CF" w:rsidRPr="004F7DBA">
        <w:rPr>
          <w:rFonts w:cstheme="minorHAnsi"/>
        </w:rPr>
        <w:t>This was observed</w:t>
      </w:r>
      <w:r w:rsidR="00B351ED" w:rsidRPr="004F7DBA">
        <w:rPr>
          <w:rFonts w:cstheme="minorHAnsi"/>
        </w:rPr>
        <w:t xml:space="preserve"> with</w:t>
      </w:r>
      <w:r w:rsidR="00A9015F">
        <w:rPr>
          <w:rFonts w:cstheme="minorHAnsi"/>
        </w:rPr>
        <w:t xml:space="preserve"> decreases in</w:t>
      </w:r>
      <w:r w:rsidR="006D66A9" w:rsidRPr="004F7DBA">
        <w:rPr>
          <w:rFonts w:cstheme="minorHAnsi"/>
        </w:rPr>
        <w:t xml:space="preserve"> </w:t>
      </w:r>
      <w:r w:rsidR="006D66A9" w:rsidRPr="004F7DBA">
        <w:rPr>
          <w:rFonts w:cstheme="minorHAnsi"/>
          <w:i/>
          <w:iCs/>
        </w:rPr>
        <w:t>c</w:t>
      </w:r>
      <w:r w:rsidR="006D66A9" w:rsidRPr="004F7DBA">
        <w:rPr>
          <w:rFonts w:cstheme="minorHAnsi"/>
          <w:i/>
          <w:iCs/>
          <w:vertAlign w:val="subscript"/>
        </w:rPr>
        <w:t>min</w:t>
      </w:r>
      <w:r w:rsidR="006D66A9" w:rsidRPr="004F7DBA">
        <w:rPr>
          <w:rFonts w:cstheme="minorHAnsi"/>
        </w:rPr>
        <w:t xml:space="preserve"> </w:t>
      </w:r>
      <w:r w:rsidR="00A9015F">
        <w:rPr>
          <w:rFonts w:cstheme="minorHAnsi"/>
        </w:rPr>
        <w:t xml:space="preserve">from the optimal </w:t>
      </w:r>
      <w:r w:rsidR="006D66A9" w:rsidRPr="004F7DBA">
        <w:rPr>
          <w:rFonts w:cstheme="minorHAnsi"/>
        </w:rPr>
        <w:t xml:space="preserve">value resulting in </w:t>
      </w:r>
      <w:r w:rsidR="005361C6">
        <w:rPr>
          <w:rFonts w:cstheme="minorHAnsi"/>
        </w:rPr>
        <w:t>gentler</w:t>
      </w:r>
      <w:r w:rsidR="006D66A9" w:rsidRPr="004F7DBA">
        <w:rPr>
          <w:rFonts w:cstheme="minorHAnsi"/>
        </w:rPr>
        <w:t xml:space="preserve"> increases in </w:t>
      </w:r>
      <w:r w:rsidR="006D66A9" w:rsidRPr="004F7DBA">
        <w:rPr>
          <w:rFonts w:cstheme="minorHAnsi"/>
          <w:i/>
          <w:iCs/>
        </w:rPr>
        <w:t>I</w:t>
      </w:r>
      <w:r w:rsidR="006D66A9" w:rsidRPr="004F7DBA">
        <w:rPr>
          <w:rFonts w:cstheme="minorHAnsi"/>
          <w:i/>
          <w:iCs/>
          <w:vertAlign w:val="subscript"/>
        </w:rPr>
        <w:t>max</w:t>
      </w:r>
      <w:r w:rsidR="006D66A9" w:rsidRPr="004F7DBA">
        <w:rPr>
          <w:rFonts w:cstheme="minorHAnsi"/>
        </w:rPr>
        <w:t xml:space="preserve"> and </w:t>
      </w:r>
      <w:proofErr w:type="spellStart"/>
      <w:r w:rsidR="006D66A9" w:rsidRPr="004F7DBA">
        <w:rPr>
          <w:rFonts w:cstheme="minorHAnsi"/>
          <w:i/>
          <w:iCs/>
        </w:rPr>
        <w:t>I</w:t>
      </w:r>
      <w:r w:rsidR="006D66A9" w:rsidRPr="004F7DBA">
        <w:rPr>
          <w:rFonts w:cstheme="minorHAnsi"/>
          <w:i/>
          <w:iCs/>
          <w:vertAlign w:val="subscript"/>
        </w:rPr>
        <w:t>c</w:t>
      </w:r>
      <w:proofErr w:type="spellEnd"/>
      <w:r w:rsidR="006D66A9" w:rsidRPr="004F7DBA">
        <w:rPr>
          <w:rFonts w:cstheme="minorHAnsi"/>
          <w:i/>
          <w:iCs/>
        </w:rPr>
        <w:t>(</w:t>
      </w:r>
      <w:proofErr w:type="spellStart"/>
      <w:r w:rsidR="00CF5AE9" w:rsidRPr="004F7DBA">
        <w:rPr>
          <w:rFonts w:cstheme="minorHAnsi"/>
          <w:i/>
          <w:iCs/>
        </w:rPr>
        <w:t>t</w:t>
      </w:r>
      <w:r w:rsidR="00CF5AE9" w:rsidRPr="004F7DBA">
        <w:rPr>
          <w:rFonts w:cstheme="minorHAnsi"/>
          <w:i/>
          <w:iCs/>
          <w:vertAlign w:val="subscript"/>
        </w:rPr>
        <w:t>max</w:t>
      </w:r>
      <w:proofErr w:type="spellEnd"/>
      <w:r w:rsidR="006D66A9" w:rsidRPr="004F7DBA">
        <w:rPr>
          <w:rFonts w:cstheme="minorHAnsi"/>
          <w:i/>
          <w:iCs/>
        </w:rPr>
        <w:t>)</w:t>
      </w:r>
      <w:r w:rsidR="006D66A9" w:rsidRPr="004F7DBA">
        <w:rPr>
          <w:rFonts w:cstheme="minorHAnsi"/>
        </w:rPr>
        <w:t xml:space="preserve"> compared to greater-than-optimal</w:t>
      </w:r>
      <w:r w:rsidR="00F1395F">
        <w:rPr>
          <w:rFonts w:cstheme="minorHAnsi"/>
        </w:rPr>
        <w:t xml:space="preserve"> </w:t>
      </w:r>
      <w:r w:rsidR="00F1395F" w:rsidRPr="004F7DBA">
        <w:rPr>
          <w:rFonts w:cstheme="minorHAnsi"/>
          <w:i/>
          <w:iCs/>
        </w:rPr>
        <w:t>c</w:t>
      </w:r>
      <w:r w:rsidR="00F1395F" w:rsidRPr="004F7DBA">
        <w:rPr>
          <w:rFonts w:cstheme="minorHAnsi"/>
          <w:i/>
          <w:iCs/>
          <w:vertAlign w:val="subscript"/>
        </w:rPr>
        <w:t>min</w:t>
      </w:r>
      <w:r w:rsidR="00F1395F" w:rsidRPr="004F7DBA">
        <w:rPr>
          <w:rFonts w:cstheme="minorHAnsi"/>
        </w:rPr>
        <w:t xml:space="preserve"> values</w:t>
      </w:r>
      <w:r w:rsidR="006D66A9" w:rsidRPr="004F7DBA">
        <w:rPr>
          <w:rFonts w:cstheme="minorHAnsi"/>
        </w:rPr>
        <w:t>.</w:t>
      </w:r>
    </w:p>
    <w:p w14:paraId="2795B43C" w14:textId="77777777" w:rsidR="008C25AF" w:rsidRPr="004F7DBA" w:rsidRDefault="008C25AF" w:rsidP="00B351ED">
      <w:pPr>
        <w:spacing w:after="0" w:line="360" w:lineRule="auto"/>
        <w:jc w:val="both"/>
        <w:rPr>
          <w:rFonts w:cstheme="minorHAnsi"/>
        </w:rPr>
      </w:pPr>
    </w:p>
    <w:p w14:paraId="593D72D3" w14:textId="36A987ED" w:rsidR="000E1AC7" w:rsidRPr="004F7DBA" w:rsidRDefault="000E1AC7" w:rsidP="00B351ED">
      <w:pPr>
        <w:spacing w:after="0" w:line="360" w:lineRule="auto"/>
        <w:jc w:val="both"/>
        <w:rPr>
          <w:rFonts w:cstheme="minorHAnsi"/>
        </w:rPr>
      </w:pPr>
      <w:r w:rsidRPr="004F7DBA">
        <w:rPr>
          <w:rFonts w:cstheme="minorHAnsi"/>
        </w:rPr>
        <w:t xml:space="preserve">Longer intervention durations were found to be optimal to reduce </w:t>
      </w:r>
      <w:r w:rsidRPr="004F7DBA">
        <w:rPr>
          <w:rFonts w:cstheme="minorHAnsi"/>
          <w:i/>
          <w:iCs/>
        </w:rPr>
        <w:t>I</w:t>
      </w:r>
      <w:r w:rsidRPr="004F7DBA">
        <w:rPr>
          <w:rFonts w:cstheme="minorHAnsi"/>
          <w:i/>
          <w:iCs/>
          <w:vertAlign w:val="subscript"/>
        </w:rPr>
        <w:t>max</w:t>
      </w:r>
      <w:r w:rsidRPr="004F7DBA">
        <w:rPr>
          <w:rFonts w:cstheme="minorHAnsi"/>
        </w:rPr>
        <w:t xml:space="preserve"> </w:t>
      </w:r>
      <w:r w:rsidR="00F1395F">
        <w:rPr>
          <w:rFonts w:cstheme="minorHAnsi"/>
        </w:rPr>
        <w:t xml:space="preserve">and </w:t>
      </w:r>
      <w:proofErr w:type="spellStart"/>
      <w:r w:rsidR="00F1395F" w:rsidRPr="00F1395F">
        <w:rPr>
          <w:rFonts w:cstheme="minorHAnsi"/>
          <w:i/>
          <w:iCs/>
        </w:rPr>
        <w:t>I</w:t>
      </w:r>
      <w:r w:rsidR="00F1395F" w:rsidRPr="00F1395F">
        <w:rPr>
          <w:rFonts w:cstheme="minorHAnsi"/>
          <w:i/>
          <w:iCs/>
          <w:vertAlign w:val="subscript"/>
        </w:rPr>
        <w:t>c</w:t>
      </w:r>
      <w:proofErr w:type="spellEnd"/>
      <w:r w:rsidR="00F1395F" w:rsidRPr="00F1395F">
        <w:rPr>
          <w:rFonts w:cstheme="minorHAnsi"/>
          <w:i/>
          <w:iCs/>
        </w:rPr>
        <w:t>(</w:t>
      </w:r>
      <w:proofErr w:type="spellStart"/>
      <w:r w:rsidR="00F1395F" w:rsidRPr="00F1395F">
        <w:rPr>
          <w:rFonts w:cstheme="minorHAnsi"/>
          <w:i/>
          <w:iCs/>
        </w:rPr>
        <w:t>t</w:t>
      </w:r>
      <w:r w:rsidR="00F1395F" w:rsidRPr="00F1395F">
        <w:rPr>
          <w:rFonts w:cstheme="minorHAnsi"/>
          <w:i/>
          <w:iCs/>
          <w:vertAlign w:val="subscript"/>
        </w:rPr>
        <w:t>max</w:t>
      </w:r>
      <w:proofErr w:type="spellEnd"/>
      <w:r w:rsidR="00F1395F" w:rsidRPr="00F1395F">
        <w:rPr>
          <w:rFonts w:cstheme="minorHAnsi"/>
          <w:i/>
          <w:iCs/>
        </w:rPr>
        <w:t>)</w:t>
      </w:r>
      <w:r w:rsidR="00F1395F">
        <w:rPr>
          <w:rFonts w:cstheme="minorHAnsi"/>
        </w:rPr>
        <w:t xml:space="preserve"> </w:t>
      </w:r>
      <w:r w:rsidRPr="004F7DBA">
        <w:rPr>
          <w:rFonts w:cstheme="minorHAnsi"/>
        </w:rPr>
        <w:t>for scenario 2</w:t>
      </w:r>
      <w:r w:rsidR="00E2498E" w:rsidRPr="004F7DBA">
        <w:rPr>
          <w:rFonts w:cstheme="minorHAnsi"/>
        </w:rPr>
        <w:t xml:space="preserve"> (</w:t>
      </w:r>
      <w:r w:rsidR="00E2498E" w:rsidRPr="004F7DBA">
        <w:rPr>
          <w:rFonts w:cstheme="minorHAnsi"/>
          <w:i/>
          <w:iCs/>
        </w:rPr>
        <w:t>d</w:t>
      </w:r>
      <w:r w:rsidR="00E2498E" w:rsidRPr="004F7DBA">
        <w:rPr>
          <w:rFonts w:cstheme="minorHAnsi"/>
          <w:i/>
          <w:iCs/>
          <w:vertAlign w:val="subscript"/>
        </w:rPr>
        <w:t>t</w:t>
      </w:r>
      <w:r w:rsidR="00E2498E" w:rsidRPr="004F7DBA">
        <w:rPr>
          <w:rFonts w:cstheme="minorHAnsi"/>
        </w:rPr>
        <w:t xml:space="preserve"> </w:t>
      </w:r>
      <w:r w:rsidR="00E2498E" w:rsidRPr="004F7DBA">
        <w:rPr>
          <w:rFonts w:ascii="Arial" w:hAnsi="Arial" w:cs="Arial"/>
          <w:color w:val="202122"/>
          <w:sz w:val="21"/>
          <w:szCs w:val="21"/>
          <w:shd w:val="clear" w:color="auto" w:fill="FFFFFF"/>
        </w:rPr>
        <w:t>→</w:t>
      </w:r>
      <w:r w:rsidR="00E2498E" w:rsidRPr="004F7DBA">
        <w:rPr>
          <w:rFonts w:cstheme="minorHAnsi"/>
        </w:rPr>
        <w:t xml:space="preserve"> 400)</w:t>
      </w:r>
      <w:r w:rsidR="00DB7AD9" w:rsidRPr="004F7DBA">
        <w:rPr>
          <w:rFonts w:cstheme="minorHAnsi"/>
        </w:rPr>
        <w:t xml:space="preserve">. Interestingly, increasing </w:t>
      </w:r>
      <w:r w:rsidR="000F1431" w:rsidRPr="004F7DBA">
        <w:rPr>
          <w:rFonts w:cstheme="minorHAnsi"/>
        </w:rPr>
        <w:t>the intervention duration</w:t>
      </w:r>
      <w:r w:rsidR="00DB7AD9" w:rsidRPr="004F7DBA">
        <w:rPr>
          <w:rFonts w:cstheme="minorHAnsi"/>
        </w:rPr>
        <w:t xml:space="preserve"> was found to have minimal impact on</w:t>
      </w:r>
      <w:r w:rsidR="00833974">
        <w:rPr>
          <w:rFonts w:cstheme="minorHAnsi"/>
        </w:rPr>
        <w:t xml:space="preserve"> either outcome measure</w:t>
      </w:r>
      <w:r w:rsidR="00DB7AD9" w:rsidRPr="004F7DBA">
        <w:rPr>
          <w:rFonts w:cstheme="minorHAnsi"/>
        </w:rPr>
        <w:t xml:space="preserve"> </w:t>
      </w:r>
      <w:r w:rsidR="0027571A">
        <w:rPr>
          <w:rFonts w:cstheme="minorHAnsi"/>
        </w:rPr>
        <w:t>in</w:t>
      </w:r>
      <w:r w:rsidR="00DB7AD9" w:rsidRPr="004F7DBA">
        <w:rPr>
          <w:rFonts w:cstheme="minorHAnsi"/>
        </w:rPr>
        <w:t xml:space="preserve"> scenario 1, </w:t>
      </w:r>
      <w:r w:rsidR="00833974">
        <w:rPr>
          <w:rFonts w:cstheme="minorHAnsi"/>
        </w:rPr>
        <w:t>with</w:t>
      </w:r>
      <w:r w:rsidR="00AC512D">
        <w:rPr>
          <w:rFonts w:cstheme="minorHAnsi"/>
        </w:rPr>
        <w:t xml:space="preserve"> the cessation of the intervention resulting in</w:t>
      </w:r>
      <w:r w:rsidR="00833974">
        <w:rPr>
          <w:rFonts w:cstheme="minorHAnsi"/>
        </w:rPr>
        <w:t xml:space="preserve"> an</w:t>
      </w:r>
      <w:r w:rsidR="00AC512D">
        <w:rPr>
          <w:rFonts w:cstheme="minorHAnsi"/>
        </w:rPr>
        <w:t xml:space="preserve"> identical</w:t>
      </w:r>
      <w:r w:rsidR="00833974">
        <w:rPr>
          <w:rFonts w:cstheme="minorHAnsi"/>
        </w:rPr>
        <w:t>ly sized</w:t>
      </w:r>
      <w:r w:rsidR="00AC512D">
        <w:rPr>
          <w:rFonts w:cstheme="minorHAnsi"/>
        </w:rPr>
        <w:t xml:space="preserve"> epidemic peak regardless of the intervention duration.</w:t>
      </w:r>
      <w:r w:rsidR="00381F52" w:rsidRPr="004F7DBA">
        <w:rPr>
          <w:rFonts w:cstheme="minorHAnsi"/>
        </w:rPr>
        <w:t xml:space="preserve"> In contrast,</w:t>
      </w:r>
      <w:r w:rsidR="00E2498E" w:rsidRPr="004F7DBA">
        <w:rPr>
          <w:rFonts w:cstheme="minorHAnsi"/>
        </w:rPr>
        <w:t xml:space="preserve"> i</w:t>
      </w:r>
      <w:r w:rsidRPr="004F7DBA">
        <w:rPr>
          <w:rFonts w:cstheme="minorHAnsi"/>
        </w:rPr>
        <w:t>ntermediate length interventions</w:t>
      </w:r>
      <w:r w:rsidR="005D6D7C">
        <w:rPr>
          <w:rFonts w:cstheme="minorHAnsi"/>
        </w:rPr>
        <w:t xml:space="preserve"> were</w:t>
      </w:r>
      <w:r w:rsidRPr="004F7DBA">
        <w:rPr>
          <w:rFonts w:cstheme="minorHAnsi"/>
        </w:rPr>
        <w:t xml:space="preserve"> found to be optimal for </w:t>
      </w:r>
      <w:r w:rsidR="006D66A9" w:rsidRPr="004F7DBA">
        <w:rPr>
          <w:rFonts w:cstheme="minorHAnsi"/>
        </w:rPr>
        <w:t>scenario 3</w:t>
      </w:r>
      <w:r w:rsidR="004F7DBA" w:rsidRPr="004F7DBA">
        <w:rPr>
          <w:rFonts w:cstheme="minorHAnsi"/>
        </w:rPr>
        <w:t xml:space="preserve"> and</w:t>
      </w:r>
      <w:r w:rsidR="006D66A9" w:rsidRPr="004F7DBA">
        <w:rPr>
          <w:rFonts w:cstheme="minorHAnsi"/>
        </w:rPr>
        <w:t xml:space="preserve"> 4</w:t>
      </w:r>
      <w:r w:rsidR="004F7DBA" w:rsidRPr="004F7DBA">
        <w:rPr>
          <w:rFonts w:cstheme="minorHAnsi"/>
        </w:rPr>
        <w:t xml:space="preserve"> (</w:t>
      </w:r>
      <w:r w:rsidR="004F7DBA" w:rsidRPr="004F7DBA">
        <w:rPr>
          <w:rFonts w:cstheme="minorHAnsi"/>
          <w:i/>
          <w:iCs/>
        </w:rPr>
        <w:t>d</w:t>
      </w:r>
      <w:r w:rsidR="004F7DBA" w:rsidRPr="004F7DBA">
        <w:rPr>
          <w:rFonts w:cstheme="minorHAnsi"/>
          <w:i/>
          <w:iCs/>
          <w:vertAlign w:val="subscript"/>
        </w:rPr>
        <w:t>t</w:t>
      </w:r>
      <w:r w:rsidR="004F7DBA" w:rsidRPr="004F7DBA">
        <w:rPr>
          <w:rFonts w:cstheme="minorHAnsi"/>
        </w:rPr>
        <w:t xml:space="preserve"> = 60/97, 100/174) for </w:t>
      </w:r>
      <w:r w:rsidR="004F7DBA" w:rsidRPr="004F7DBA">
        <w:rPr>
          <w:rFonts w:cstheme="minorHAnsi"/>
          <w:i/>
          <w:iCs/>
        </w:rPr>
        <w:t>I</w:t>
      </w:r>
      <w:r w:rsidR="004F7DBA" w:rsidRPr="004F7DBA">
        <w:rPr>
          <w:rFonts w:cstheme="minorHAnsi"/>
          <w:i/>
          <w:iCs/>
          <w:vertAlign w:val="subscript"/>
        </w:rPr>
        <w:t>max</w:t>
      </w:r>
      <w:r w:rsidR="004F7DBA" w:rsidRPr="004F7DBA">
        <w:rPr>
          <w:rFonts w:cstheme="minorHAnsi"/>
        </w:rPr>
        <w:t>/</w:t>
      </w:r>
      <w:proofErr w:type="spellStart"/>
      <w:r w:rsidR="004F7DBA" w:rsidRPr="004F7DBA">
        <w:rPr>
          <w:rFonts w:cstheme="minorHAnsi"/>
          <w:i/>
          <w:iCs/>
        </w:rPr>
        <w:t>I</w:t>
      </w:r>
      <w:r w:rsidR="004F7DBA" w:rsidRPr="004F7DBA">
        <w:rPr>
          <w:rFonts w:cstheme="minorHAnsi"/>
          <w:i/>
          <w:iCs/>
          <w:vertAlign w:val="subscript"/>
        </w:rPr>
        <w:t>c</w:t>
      </w:r>
      <w:proofErr w:type="spellEnd"/>
      <w:r w:rsidR="004F7DBA" w:rsidRPr="004F7DBA">
        <w:rPr>
          <w:rFonts w:cstheme="minorHAnsi"/>
          <w:i/>
          <w:iCs/>
        </w:rPr>
        <w:t>(</w:t>
      </w:r>
      <w:proofErr w:type="spellStart"/>
      <w:r w:rsidR="004F7DBA" w:rsidRPr="004F7DBA">
        <w:rPr>
          <w:rFonts w:cstheme="minorHAnsi"/>
          <w:i/>
          <w:iCs/>
        </w:rPr>
        <w:t>t</w:t>
      </w:r>
      <w:r w:rsidR="004F7DBA" w:rsidRPr="004F7DBA">
        <w:rPr>
          <w:rFonts w:cstheme="minorHAnsi"/>
          <w:i/>
          <w:iCs/>
          <w:vertAlign w:val="subscript"/>
        </w:rPr>
        <w:t>max</w:t>
      </w:r>
      <w:proofErr w:type="spellEnd"/>
      <w:r w:rsidR="004F7DBA" w:rsidRPr="004F7DBA">
        <w:rPr>
          <w:rFonts w:cstheme="minorHAnsi"/>
          <w:i/>
          <w:iCs/>
        </w:rPr>
        <w:t>)</w:t>
      </w:r>
      <w:r w:rsidR="004F7DBA" w:rsidRPr="004F7DBA">
        <w:rPr>
          <w:rFonts w:cstheme="minorHAnsi"/>
        </w:rPr>
        <w:t xml:space="preserve"> respectively, with scenario 5 displaying two relatively similar optimal points to minimise </w:t>
      </w:r>
      <w:r w:rsidR="004F7DBA" w:rsidRPr="004F7DBA">
        <w:rPr>
          <w:rFonts w:cstheme="minorHAnsi"/>
          <w:i/>
          <w:iCs/>
        </w:rPr>
        <w:t>I</w:t>
      </w:r>
      <w:r w:rsidR="004F7DBA" w:rsidRPr="004F7DBA">
        <w:rPr>
          <w:rFonts w:cstheme="minorHAnsi"/>
          <w:i/>
          <w:iCs/>
          <w:vertAlign w:val="subscript"/>
        </w:rPr>
        <w:t xml:space="preserve">max </w:t>
      </w:r>
      <w:r w:rsidR="004F7DBA" w:rsidRPr="004F7DBA">
        <w:rPr>
          <w:rFonts w:cstheme="minorHAnsi"/>
        </w:rPr>
        <w:t>(</w:t>
      </w:r>
      <w:r w:rsidR="004F7DBA" w:rsidRPr="004F7DBA">
        <w:rPr>
          <w:rFonts w:cstheme="minorHAnsi"/>
          <w:i/>
          <w:iCs/>
        </w:rPr>
        <w:t>d</w:t>
      </w:r>
      <w:r w:rsidR="004F7DBA" w:rsidRPr="004F7DBA">
        <w:rPr>
          <w:rFonts w:cstheme="minorHAnsi"/>
          <w:i/>
          <w:iCs/>
          <w:vertAlign w:val="subscript"/>
        </w:rPr>
        <w:t>t</w:t>
      </w:r>
      <w:r w:rsidR="004F7DBA" w:rsidRPr="004F7DBA">
        <w:rPr>
          <w:rFonts w:cstheme="minorHAnsi"/>
        </w:rPr>
        <w:t xml:space="preserve"> = 104</w:t>
      </w:r>
      <w:r w:rsidR="004F7DBA">
        <w:rPr>
          <w:rFonts w:cstheme="minorHAnsi"/>
        </w:rPr>
        <w:t>/175)</w:t>
      </w:r>
      <w:r w:rsidR="00D140F6" w:rsidRPr="00D140F6">
        <w:rPr>
          <w:rFonts w:cstheme="minorHAnsi"/>
        </w:rPr>
        <w:t>.</w:t>
      </w:r>
      <w:r w:rsidRPr="00101DA7">
        <w:rPr>
          <w:rFonts w:cstheme="minorHAnsi"/>
        </w:rPr>
        <w:t xml:space="preserve"> </w:t>
      </w:r>
      <w:r w:rsidR="00DB7AD9">
        <w:rPr>
          <w:rFonts w:cstheme="minorHAnsi"/>
        </w:rPr>
        <w:t>W</w:t>
      </w:r>
      <w:r w:rsidRPr="00101DA7">
        <w:rPr>
          <w:rFonts w:cstheme="minorHAnsi"/>
        </w:rPr>
        <w:t xml:space="preserve">e note </w:t>
      </w:r>
      <w:r>
        <w:rPr>
          <w:rFonts w:cstheme="minorHAnsi"/>
        </w:rPr>
        <w:t xml:space="preserve">that if a suboptimal intervention duration </w:t>
      </w:r>
      <w:r w:rsidR="00833974">
        <w:rPr>
          <w:rFonts w:cstheme="minorHAnsi"/>
        </w:rPr>
        <w:t>was</w:t>
      </w:r>
      <w:r>
        <w:rPr>
          <w:rFonts w:cstheme="minorHAnsi"/>
        </w:rPr>
        <w:t xml:space="preserve"> introduced</w:t>
      </w:r>
      <w:r w:rsidR="00381F52">
        <w:rPr>
          <w:rFonts w:cstheme="minorHAnsi"/>
        </w:rPr>
        <w:t xml:space="preserve"> for these </w:t>
      </w:r>
      <w:r w:rsidR="00381F52" w:rsidRPr="004F7DBA">
        <w:rPr>
          <w:rFonts w:cstheme="minorHAnsi"/>
        </w:rPr>
        <w:t>scenarios</w:t>
      </w:r>
      <w:r w:rsidRPr="004F7DBA">
        <w:rPr>
          <w:rFonts w:cstheme="minorHAnsi"/>
        </w:rPr>
        <w:t xml:space="preserve">, it </w:t>
      </w:r>
      <w:r w:rsidR="00833974">
        <w:rPr>
          <w:rFonts w:cstheme="minorHAnsi"/>
        </w:rPr>
        <w:t>was</w:t>
      </w:r>
      <w:r w:rsidRPr="004F7DBA">
        <w:rPr>
          <w:rFonts w:cstheme="minorHAnsi"/>
        </w:rPr>
        <w:t xml:space="preserve"> </w:t>
      </w:r>
      <w:r w:rsidR="00F456A0">
        <w:rPr>
          <w:rFonts w:cstheme="minorHAnsi"/>
        </w:rPr>
        <w:t>better</w:t>
      </w:r>
      <w:r w:rsidRPr="004F7DBA">
        <w:rPr>
          <w:rFonts w:cstheme="minorHAnsi"/>
        </w:rPr>
        <w:t xml:space="preserve"> to intervene for too long, with increases in </w:t>
      </w:r>
      <w:r w:rsidRPr="004F7DBA">
        <w:rPr>
          <w:rFonts w:cstheme="minorHAnsi"/>
          <w:i/>
          <w:iCs/>
        </w:rPr>
        <w:t>I</w:t>
      </w:r>
      <w:r w:rsidRPr="004F7DBA">
        <w:rPr>
          <w:rFonts w:cstheme="minorHAnsi"/>
          <w:i/>
          <w:iCs/>
          <w:vertAlign w:val="subscript"/>
        </w:rPr>
        <w:t>max</w:t>
      </w:r>
      <w:r w:rsidRPr="004F7DBA">
        <w:rPr>
          <w:rFonts w:cstheme="minorHAnsi"/>
        </w:rPr>
        <w:t xml:space="preserve"> and </w:t>
      </w:r>
      <w:proofErr w:type="spellStart"/>
      <w:r w:rsidRPr="004F7DBA">
        <w:rPr>
          <w:rFonts w:cstheme="minorHAnsi"/>
          <w:i/>
          <w:iCs/>
        </w:rPr>
        <w:t>I</w:t>
      </w:r>
      <w:r w:rsidRPr="004F7DBA">
        <w:rPr>
          <w:rFonts w:cstheme="minorHAnsi"/>
          <w:i/>
          <w:iCs/>
          <w:vertAlign w:val="subscript"/>
        </w:rPr>
        <w:t>c</w:t>
      </w:r>
      <w:proofErr w:type="spellEnd"/>
      <w:r w:rsidRPr="004F7DBA">
        <w:rPr>
          <w:rFonts w:cstheme="minorHAnsi"/>
          <w:i/>
          <w:iCs/>
        </w:rPr>
        <w:t>(</w:t>
      </w:r>
      <w:proofErr w:type="spellStart"/>
      <w:r w:rsidR="00CF5AE9" w:rsidRPr="004F7DBA">
        <w:rPr>
          <w:rFonts w:cstheme="minorHAnsi"/>
          <w:i/>
          <w:iCs/>
        </w:rPr>
        <w:t>t</w:t>
      </w:r>
      <w:r w:rsidR="00CF5AE9" w:rsidRPr="004F7DBA">
        <w:rPr>
          <w:rFonts w:cstheme="minorHAnsi"/>
          <w:i/>
          <w:iCs/>
          <w:vertAlign w:val="subscript"/>
        </w:rPr>
        <w:t>max</w:t>
      </w:r>
      <w:proofErr w:type="spellEnd"/>
      <w:r w:rsidRPr="004F7DBA">
        <w:rPr>
          <w:rFonts w:cstheme="minorHAnsi"/>
          <w:i/>
          <w:iCs/>
        </w:rPr>
        <w:t>)</w:t>
      </w:r>
      <w:r w:rsidRPr="004F7DBA">
        <w:rPr>
          <w:rFonts w:cstheme="minorHAnsi"/>
        </w:rPr>
        <w:t xml:space="preserve"> being less severe in an intervention that </w:t>
      </w:r>
      <w:r w:rsidR="00381F52" w:rsidRPr="004F7DBA">
        <w:rPr>
          <w:rFonts w:cstheme="minorHAnsi"/>
        </w:rPr>
        <w:t>was</w:t>
      </w:r>
      <w:r w:rsidRPr="004F7DBA">
        <w:rPr>
          <w:rFonts w:cstheme="minorHAnsi"/>
        </w:rPr>
        <w:t xml:space="preserve"> longer</w:t>
      </w:r>
      <w:r w:rsidR="00B351ED" w:rsidRPr="004F7DBA">
        <w:rPr>
          <w:rFonts w:cstheme="minorHAnsi"/>
        </w:rPr>
        <w:t>-</w:t>
      </w:r>
      <w:r w:rsidRPr="004F7DBA">
        <w:rPr>
          <w:rFonts w:cstheme="minorHAnsi"/>
        </w:rPr>
        <w:t>than</w:t>
      </w:r>
      <w:r w:rsidR="00B351ED" w:rsidRPr="004F7DBA">
        <w:rPr>
          <w:rFonts w:cstheme="minorHAnsi"/>
        </w:rPr>
        <w:t>-</w:t>
      </w:r>
      <w:r w:rsidRPr="004F7DBA">
        <w:rPr>
          <w:rFonts w:cstheme="minorHAnsi"/>
        </w:rPr>
        <w:t xml:space="preserve">optimal, compared to an intervention that </w:t>
      </w:r>
      <w:r w:rsidR="00381F52" w:rsidRPr="004F7DBA">
        <w:rPr>
          <w:rFonts w:cstheme="minorHAnsi"/>
        </w:rPr>
        <w:t>was</w:t>
      </w:r>
      <w:r w:rsidRPr="004F7DBA">
        <w:rPr>
          <w:rFonts w:cstheme="minorHAnsi"/>
        </w:rPr>
        <w:t xml:space="preserve"> shorter</w:t>
      </w:r>
      <w:r w:rsidR="00B351ED" w:rsidRPr="004F7DBA">
        <w:rPr>
          <w:rFonts w:cstheme="minorHAnsi"/>
        </w:rPr>
        <w:t>-</w:t>
      </w:r>
      <w:r w:rsidR="00C94C95" w:rsidRPr="004F7DBA">
        <w:rPr>
          <w:rFonts w:cstheme="minorHAnsi"/>
        </w:rPr>
        <w:t>than</w:t>
      </w:r>
      <w:r w:rsidR="00B351ED" w:rsidRPr="004F7DBA">
        <w:rPr>
          <w:rFonts w:cstheme="minorHAnsi"/>
        </w:rPr>
        <w:t>-</w:t>
      </w:r>
      <w:r w:rsidR="00C94C95" w:rsidRPr="004F7DBA">
        <w:rPr>
          <w:rFonts w:cstheme="minorHAnsi"/>
        </w:rPr>
        <w:t>optimal</w:t>
      </w:r>
      <w:r w:rsidRPr="004F7DBA">
        <w:rPr>
          <w:rFonts w:cstheme="minorHAnsi"/>
        </w:rPr>
        <w:t>.</w:t>
      </w:r>
    </w:p>
    <w:p w14:paraId="256AFF1E" w14:textId="77777777" w:rsidR="000E1AC7" w:rsidRPr="004F7DBA" w:rsidRDefault="000E1AC7" w:rsidP="000E1AC7">
      <w:pPr>
        <w:spacing w:after="0" w:line="360" w:lineRule="auto"/>
        <w:jc w:val="both"/>
        <w:rPr>
          <w:rFonts w:cstheme="minorHAnsi"/>
        </w:rPr>
      </w:pPr>
    </w:p>
    <w:p w14:paraId="1F0B6A0A" w14:textId="550F2B96" w:rsidR="000E1AC7" w:rsidRDefault="000E1AC7" w:rsidP="000E1AC7">
      <w:pPr>
        <w:spacing w:after="0" w:line="360" w:lineRule="auto"/>
        <w:jc w:val="both"/>
        <w:rPr>
          <w:rFonts w:cstheme="minorHAnsi"/>
        </w:rPr>
      </w:pPr>
      <w:r w:rsidRPr="004F7DBA">
        <w:rPr>
          <w:rFonts w:cstheme="minorHAnsi"/>
        </w:rPr>
        <w:t xml:space="preserve">To explore the interplay between multiple model parameters, a sensitivity analysis was next conducted to identify the optimal parameter space to minimise </w:t>
      </w:r>
      <w:r w:rsidRPr="004F7DBA">
        <w:rPr>
          <w:rFonts w:cstheme="minorHAnsi"/>
          <w:i/>
          <w:iCs/>
        </w:rPr>
        <w:t>I</w:t>
      </w:r>
      <w:r w:rsidRPr="004F7DBA">
        <w:rPr>
          <w:rFonts w:cstheme="minorHAnsi"/>
          <w:i/>
          <w:iCs/>
          <w:vertAlign w:val="subscript"/>
        </w:rPr>
        <w:t>max</w:t>
      </w:r>
      <w:r w:rsidRPr="004F7DBA">
        <w:rPr>
          <w:rFonts w:cstheme="minorHAnsi"/>
        </w:rPr>
        <w:t xml:space="preserve"> and </w:t>
      </w:r>
      <w:proofErr w:type="spellStart"/>
      <w:r w:rsidRPr="004F7DBA">
        <w:rPr>
          <w:rFonts w:cstheme="minorHAnsi"/>
          <w:i/>
          <w:iCs/>
        </w:rPr>
        <w:t>I</w:t>
      </w:r>
      <w:r w:rsidRPr="004F7DBA">
        <w:rPr>
          <w:rFonts w:cstheme="minorHAnsi"/>
          <w:i/>
          <w:iCs/>
          <w:vertAlign w:val="subscript"/>
        </w:rPr>
        <w:t>c</w:t>
      </w:r>
      <w:proofErr w:type="spellEnd"/>
      <w:r w:rsidRPr="004F7DBA">
        <w:rPr>
          <w:rFonts w:cstheme="minorHAnsi"/>
          <w:i/>
          <w:iCs/>
        </w:rPr>
        <w:t>(</w:t>
      </w:r>
      <w:proofErr w:type="spellStart"/>
      <w:r w:rsidR="00CF5AE9" w:rsidRPr="004F7DBA">
        <w:rPr>
          <w:rFonts w:cstheme="minorHAnsi"/>
          <w:i/>
          <w:iCs/>
        </w:rPr>
        <w:t>t</w:t>
      </w:r>
      <w:r w:rsidR="00CF5AE9" w:rsidRPr="004F7DBA">
        <w:rPr>
          <w:rFonts w:cstheme="minorHAnsi"/>
          <w:i/>
          <w:iCs/>
          <w:vertAlign w:val="subscript"/>
        </w:rPr>
        <w:t>max</w:t>
      </w:r>
      <w:proofErr w:type="spellEnd"/>
      <w:r w:rsidRPr="004F7DBA">
        <w:rPr>
          <w:rFonts w:cstheme="minorHAnsi"/>
          <w:i/>
          <w:iCs/>
        </w:rPr>
        <w:t>)</w:t>
      </w:r>
      <w:r w:rsidRPr="004F7DBA">
        <w:rPr>
          <w:rFonts w:cstheme="minorHAnsi"/>
        </w:rPr>
        <w:t xml:space="preserve"> for a multi-dimensional parameter space: 1) Intervention trigger </w:t>
      </w:r>
      <w:r w:rsidR="00F456A0" w:rsidRPr="00A44704">
        <w:rPr>
          <w:rFonts w:cstheme="minorHAnsi"/>
        </w:rPr>
        <w:t>point</w:t>
      </w:r>
      <w:r w:rsidRPr="00A44704">
        <w:rPr>
          <w:rFonts w:cstheme="minorHAnsi"/>
        </w:rPr>
        <w:t xml:space="preserve"> (</w:t>
      </w:r>
      <w:proofErr w:type="spellStart"/>
      <w:r w:rsidRPr="00A44704">
        <w:rPr>
          <w:rFonts w:cstheme="minorHAnsi"/>
          <w:i/>
          <w:iCs/>
        </w:rPr>
        <w:t>t</w:t>
      </w:r>
      <w:r w:rsidRPr="00A44704">
        <w:rPr>
          <w:rFonts w:cstheme="minorHAnsi"/>
          <w:i/>
          <w:iCs/>
          <w:vertAlign w:val="subscript"/>
        </w:rPr>
        <w:t>p</w:t>
      </w:r>
      <w:proofErr w:type="spellEnd"/>
      <w:r w:rsidRPr="00A44704">
        <w:rPr>
          <w:rFonts w:cstheme="minorHAnsi"/>
        </w:rPr>
        <w:t>) and 2) Intervention duration (</w:t>
      </w:r>
      <w:r w:rsidRPr="00A44704">
        <w:rPr>
          <w:rFonts w:cstheme="minorHAnsi"/>
          <w:i/>
          <w:iCs/>
        </w:rPr>
        <w:t>d</w:t>
      </w:r>
      <w:r w:rsidRPr="00A44704">
        <w:rPr>
          <w:rFonts w:cstheme="minorHAnsi"/>
          <w:i/>
          <w:iCs/>
          <w:vertAlign w:val="subscript"/>
        </w:rPr>
        <w:t>t</w:t>
      </w:r>
      <w:r w:rsidRPr="00A44704">
        <w:rPr>
          <w:rFonts w:cstheme="minorHAnsi"/>
        </w:rPr>
        <w:t xml:space="preserve">) (Figure </w:t>
      </w:r>
      <w:r w:rsidR="00D42BF3" w:rsidRPr="00A44704">
        <w:rPr>
          <w:rFonts w:cstheme="minorHAnsi"/>
        </w:rPr>
        <w:t>2</w:t>
      </w:r>
      <w:r w:rsidRPr="00A44704">
        <w:rPr>
          <w:rFonts w:cstheme="minorHAnsi"/>
        </w:rPr>
        <w:t xml:space="preserve">). </w:t>
      </w:r>
      <w:r w:rsidR="00E27119" w:rsidRPr="00A44704">
        <w:rPr>
          <w:rFonts w:cstheme="minorHAnsi"/>
        </w:rPr>
        <w:t>The optimal parameter space for all scenarios can be found</w:t>
      </w:r>
      <w:r w:rsidR="00A44704" w:rsidRPr="00A44704">
        <w:rPr>
          <w:rFonts w:cstheme="minorHAnsi"/>
        </w:rPr>
        <w:t xml:space="preserve"> summarised</w:t>
      </w:r>
      <w:r w:rsidR="00E27119" w:rsidRPr="00A44704">
        <w:rPr>
          <w:rFonts w:cstheme="minorHAnsi"/>
        </w:rPr>
        <w:t xml:space="preserve"> in the supplementary material (Table</w:t>
      </w:r>
      <w:r w:rsidR="00CF5AE9" w:rsidRPr="00A44704">
        <w:rPr>
          <w:rFonts w:cstheme="minorHAnsi"/>
        </w:rPr>
        <w:t xml:space="preserve"> S3</w:t>
      </w:r>
      <w:r w:rsidR="00E27119" w:rsidRPr="00A44704">
        <w:rPr>
          <w:rFonts w:cstheme="minorHAnsi"/>
        </w:rPr>
        <w:t>).</w:t>
      </w:r>
    </w:p>
    <w:p w14:paraId="70794885" w14:textId="5DEE1BAD" w:rsidR="000E1AC7" w:rsidRPr="00C13B7B" w:rsidRDefault="00A87D2D" w:rsidP="000E1AC7">
      <w:pPr>
        <w:spacing w:after="0" w:line="360" w:lineRule="auto"/>
        <w:jc w:val="center"/>
        <w:rPr>
          <w:rFonts w:cstheme="minorHAnsi"/>
        </w:rPr>
      </w:pPr>
      <w:r>
        <w:rPr>
          <w:noProof/>
        </w:rPr>
        <w:lastRenderedPageBreak/>
        <w:drawing>
          <wp:inline distT="0" distB="0" distL="0" distR="0" wp14:anchorId="264A7F6D" wp14:editId="44D7CD7A">
            <wp:extent cx="4897762" cy="7836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00177" cy="7840058"/>
                    </a:xfrm>
                    <a:prstGeom prst="rect">
                      <a:avLst/>
                    </a:prstGeom>
                    <a:noFill/>
                    <a:ln>
                      <a:noFill/>
                    </a:ln>
                  </pic:spPr>
                </pic:pic>
              </a:graphicData>
            </a:graphic>
          </wp:inline>
        </w:drawing>
      </w:r>
    </w:p>
    <w:p w14:paraId="58E4B791" w14:textId="0D9553AC" w:rsidR="0001008D" w:rsidRDefault="000E1AC7" w:rsidP="000E1AC7">
      <w:pPr>
        <w:spacing w:after="0" w:line="360" w:lineRule="auto"/>
        <w:jc w:val="both"/>
        <w:rPr>
          <w:rFonts w:cstheme="minorHAnsi"/>
        </w:rPr>
      </w:pPr>
      <w:r w:rsidRPr="00C13B7B">
        <w:rPr>
          <w:rFonts w:cstheme="minorHAnsi"/>
          <w:b/>
          <w:bCs/>
        </w:rPr>
        <w:t xml:space="preserve">Figure </w:t>
      </w:r>
      <w:r w:rsidR="00D42BF3">
        <w:rPr>
          <w:rFonts w:cstheme="minorHAnsi"/>
          <w:b/>
          <w:bCs/>
        </w:rPr>
        <w:t>2</w:t>
      </w:r>
      <w:r w:rsidRPr="00C13B7B">
        <w:rPr>
          <w:rFonts w:cstheme="minorHAnsi"/>
          <w:b/>
          <w:bCs/>
        </w:rPr>
        <w:t xml:space="preserve">. </w:t>
      </w:r>
      <w:r>
        <w:rPr>
          <w:rFonts w:cstheme="minorHAnsi"/>
          <w:b/>
          <w:bCs/>
        </w:rPr>
        <w:t xml:space="preserve">Sensitivity analysis for </w:t>
      </w:r>
      <w:r w:rsidR="009623A7">
        <w:rPr>
          <w:rFonts w:cstheme="minorHAnsi"/>
          <w:b/>
          <w:bCs/>
        </w:rPr>
        <w:t xml:space="preserve">the </w:t>
      </w:r>
      <w:r>
        <w:rPr>
          <w:rFonts w:cstheme="minorHAnsi"/>
          <w:b/>
          <w:bCs/>
        </w:rPr>
        <w:t>peak</w:t>
      </w:r>
      <w:r w:rsidR="009623A7">
        <w:rPr>
          <w:rFonts w:cstheme="minorHAnsi"/>
          <w:b/>
          <w:bCs/>
        </w:rPr>
        <w:t xml:space="preserve"> prevalence</w:t>
      </w:r>
      <w:r>
        <w:rPr>
          <w:rFonts w:cstheme="minorHAnsi"/>
          <w:b/>
          <w:bCs/>
        </w:rPr>
        <w:t xml:space="preserve">, </w:t>
      </w:r>
      <w:r w:rsidRPr="001B4082">
        <w:rPr>
          <w:rFonts w:cstheme="minorHAnsi"/>
          <w:b/>
          <w:bCs/>
          <w:i/>
          <w:iCs/>
        </w:rPr>
        <w:t>I</w:t>
      </w:r>
      <w:r w:rsidRPr="001B4082">
        <w:rPr>
          <w:rFonts w:cstheme="minorHAnsi"/>
          <w:b/>
          <w:bCs/>
          <w:i/>
          <w:iCs/>
          <w:vertAlign w:val="subscript"/>
        </w:rPr>
        <w:t>max</w:t>
      </w:r>
      <w:r>
        <w:rPr>
          <w:rFonts w:cstheme="minorHAnsi"/>
          <w:b/>
          <w:bCs/>
        </w:rPr>
        <w:t xml:space="preserve">, and </w:t>
      </w:r>
      <w:r w:rsidR="009C6C85">
        <w:rPr>
          <w:rFonts w:cstheme="minorHAnsi"/>
          <w:b/>
          <w:bCs/>
        </w:rPr>
        <w:t>attack rate</w:t>
      </w:r>
      <w:r>
        <w:rPr>
          <w:rFonts w:cstheme="minorHAnsi"/>
          <w:b/>
          <w:bCs/>
        </w:rPr>
        <w:t xml:space="preserve">, </w:t>
      </w:r>
      <w:proofErr w:type="spellStart"/>
      <w:r w:rsidRPr="001B4082">
        <w:rPr>
          <w:rFonts w:cstheme="minorHAnsi"/>
          <w:b/>
          <w:bCs/>
          <w:i/>
          <w:iCs/>
        </w:rPr>
        <w:t>I</w:t>
      </w:r>
      <w:r w:rsidRPr="001B4082">
        <w:rPr>
          <w:rFonts w:cstheme="minorHAnsi"/>
          <w:b/>
          <w:bCs/>
          <w:i/>
          <w:iCs/>
          <w:vertAlign w:val="subscript"/>
        </w:rPr>
        <w:t>c</w:t>
      </w:r>
      <w:proofErr w:type="spellEnd"/>
      <w:r w:rsidRPr="001B4082">
        <w:rPr>
          <w:rFonts w:cstheme="minorHAnsi"/>
          <w:b/>
          <w:bCs/>
          <w:i/>
          <w:iCs/>
        </w:rPr>
        <w:t>(</w:t>
      </w:r>
      <w:proofErr w:type="spellStart"/>
      <w:r w:rsidR="00CF5AE9" w:rsidRPr="00CF5AE9">
        <w:rPr>
          <w:rFonts w:cstheme="minorHAnsi"/>
          <w:b/>
          <w:bCs/>
          <w:i/>
          <w:iCs/>
        </w:rPr>
        <w:t>t</w:t>
      </w:r>
      <w:r w:rsidR="00CF5AE9" w:rsidRPr="00CF5AE9">
        <w:rPr>
          <w:rFonts w:cstheme="minorHAnsi"/>
          <w:b/>
          <w:bCs/>
          <w:i/>
          <w:iCs/>
          <w:vertAlign w:val="subscript"/>
        </w:rPr>
        <w:t>max</w:t>
      </w:r>
      <w:proofErr w:type="spellEnd"/>
      <w:r w:rsidRPr="001B4082">
        <w:rPr>
          <w:rFonts w:cstheme="minorHAnsi"/>
          <w:b/>
          <w:bCs/>
          <w:i/>
          <w:iCs/>
        </w:rPr>
        <w:t>)</w:t>
      </w:r>
      <w:r>
        <w:rPr>
          <w:rFonts w:cstheme="minorHAnsi"/>
          <w:b/>
          <w:bCs/>
        </w:rPr>
        <w:t xml:space="preserve">, for intervention trigger </w:t>
      </w:r>
      <w:r w:rsidR="001222A0">
        <w:rPr>
          <w:rFonts w:cstheme="minorHAnsi"/>
          <w:b/>
          <w:bCs/>
        </w:rPr>
        <w:t>point</w:t>
      </w:r>
      <w:r>
        <w:rPr>
          <w:rFonts w:cstheme="minorHAnsi"/>
          <w:b/>
          <w:bCs/>
        </w:rPr>
        <w:t xml:space="preserve">, </w:t>
      </w:r>
      <w:proofErr w:type="spellStart"/>
      <w:r w:rsidRPr="003306B0">
        <w:rPr>
          <w:rFonts w:cstheme="minorHAnsi"/>
          <w:b/>
          <w:bCs/>
          <w:i/>
          <w:iCs/>
        </w:rPr>
        <w:t>t</w:t>
      </w:r>
      <w:r w:rsidRPr="003306B0">
        <w:rPr>
          <w:rFonts w:cstheme="minorHAnsi"/>
          <w:b/>
          <w:bCs/>
          <w:i/>
          <w:iCs/>
          <w:vertAlign w:val="subscript"/>
        </w:rPr>
        <w:t>p</w:t>
      </w:r>
      <w:proofErr w:type="spellEnd"/>
      <w:r>
        <w:rPr>
          <w:rFonts w:cstheme="minorHAnsi"/>
          <w:b/>
          <w:bCs/>
        </w:rPr>
        <w:t xml:space="preserve">, and duration, </w:t>
      </w:r>
      <w:r w:rsidRPr="001B4082">
        <w:rPr>
          <w:rFonts w:cstheme="minorHAnsi"/>
          <w:b/>
          <w:bCs/>
          <w:i/>
          <w:iCs/>
        </w:rPr>
        <w:t>d</w:t>
      </w:r>
      <w:r w:rsidRPr="001B4082">
        <w:rPr>
          <w:rFonts w:cstheme="minorHAnsi"/>
          <w:b/>
          <w:bCs/>
          <w:i/>
          <w:iCs/>
          <w:vertAlign w:val="subscript"/>
        </w:rPr>
        <w:t>t</w:t>
      </w:r>
      <w:r>
        <w:rPr>
          <w:rFonts w:cstheme="minorHAnsi"/>
          <w:b/>
          <w:bCs/>
        </w:rPr>
        <w:t xml:space="preserve">. </w:t>
      </w:r>
      <w:r w:rsidR="002743B8" w:rsidRPr="005132A9">
        <w:rPr>
          <w:rFonts w:ascii="Calibri" w:hAnsi="Calibri" w:cs="Calibri"/>
        </w:rPr>
        <w:t xml:space="preserve">Note that </w:t>
      </w:r>
      <w:r w:rsidR="00703E21" w:rsidRPr="005132A9">
        <w:rPr>
          <w:rFonts w:ascii="Calibri" w:hAnsi="Calibri" w:cs="Calibri"/>
        </w:rPr>
        <w:t>the scenario 1</w:t>
      </w:r>
      <w:r w:rsidR="002743B8" w:rsidRPr="005132A9">
        <w:rPr>
          <w:rFonts w:ascii="Calibri" w:hAnsi="Calibri" w:cs="Calibri"/>
        </w:rPr>
        <w:t xml:space="preserve"> </w:t>
      </w:r>
      <w:r w:rsidR="002743B8" w:rsidRPr="005132A9">
        <w:rPr>
          <w:rFonts w:ascii="Calibri" w:hAnsi="Calibri" w:cs="Calibri"/>
          <w:i/>
          <w:iCs/>
        </w:rPr>
        <w:t>d</w:t>
      </w:r>
      <w:r w:rsidR="002743B8" w:rsidRPr="005132A9">
        <w:rPr>
          <w:rFonts w:ascii="Calibri" w:hAnsi="Calibri" w:cs="Calibri"/>
          <w:i/>
          <w:iCs/>
          <w:vertAlign w:val="subscript"/>
        </w:rPr>
        <w:t>t</w:t>
      </w:r>
      <w:r w:rsidR="002743B8" w:rsidRPr="005132A9">
        <w:rPr>
          <w:rFonts w:ascii="Calibri" w:hAnsi="Calibri" w:cs="Calibri"/>
        </w:rPr>
        <w:t xml:space="preserve"> axis was transformed into a relative axis to allow for comparison across scenarios, </w:t>
      </w:r>
      <w:r w:rsidR="005132A9" w:rsidRPr="005132A9">
        <w:rPr>
          <w:rFonts w:ascii="Calibri" w:hAnsi="Calibri" w:cs="Calibri"/>
        </w:rPr>
        <w:t xml:space="preserve">with the relative axis of 0 ≤ </w:t>
      </w:r>
      <w:r w:rsidR="005132A9" w:rsidRPr="005132A9">
        <w:rPr>
          <w:rFonts w:ascii="Calibri" w:hAnsi="Calibri" w:cs="Calibri"/>
          <w:i/>
          <w:iCs/>
        </w:rPr>
        <w:t>d</w:t>
      </w:r>
      <w:r w:rsidR="005132A9" w:rsidRPr="005132A9">
        <w:rPr>
          <w:rFonts w:ascii="Calibri" w:hAnsi="Calibri" w:cs="Calibri"/>
          <w:i/>
          <w:iCs/>
          <w:vertAlign w:val="subscript"/>
        </w:rPr>
        <w:t>t</w:t>
      </w:r>
      <w:r w:rsidR="005132A9" w:rsidRPr="005132A9">
        <w:rPr>
          <w:rFonts w:ascii="Calibri" w:hAnsi="Calibri" w:cs="Calibri"/>
        </w:rPr>
        <w:t xml:space="preserve"> ≤ </w:t>
      </w:r>
      <w:r w:rsidR="005568F9">
        <w:rPr>
          <w:rFonts w:ascii="Calibri" w:hAnsi="Calibri" w:cs="Calibri"/>
        </w:rPr>
        <w:t>250</w:t>
      </w:r>
      <w:r w:rsidR="005132A9" w:rsidRPr="005132A9">
        <w:rPr>
          <w:rFonts w:ascii="Calibri" w:hAnsi="Calibri" w:cs="Calibri"/>
        </w:rPr>
        <w:t xml:space="preserve"> being equal to an absolute </w:t>
      </w:r>
      <w:r w:rsidR="005132A9" w:rsidRPr="005132A9">
        <w:rPr>
          <w:rFonts w:ascii="Calibri" w:hAnsi="Calibri" w:cs="Calibri"/>
          <w:i/>
          <w:iCs/>
        </w:rPr>
        <w:t>d</w:t>
      </w:r>
      <w:r w:rsidR="005132A9" w:rsidRPr="005132A9">
        <w:rPr>
          <w:rFonts w:ascii="Calibri" w:hAnsi="Calibri" w:cs="Calibri"/>
          <w:i/>
          <w:iCs/>
          <w:vertAlign w:val="subscript"/>
        </w:rPr>
        <w:t>t</w:t>
      </w:r>
      <w:r w:rsidR="005132A9" w:rsidRPr="005132A9">
        <w:rPr>
          <w:rFonts w:ascii="Calibri" w:hAnsi="Calibri" w:cs="Calibri"/>
        </w:rPr>
        <w:t xml:space="preserve"> range of 0 ≤ </w:t>
      </w:r>
      <w:r w:rsidR="005132A9" w:rsidRPr="005132A9">
        <w:rPr>
          <w:rFonts w:ascii="Calibri" w:hAnsi="Calibri" w:cs="Calibri"/>
          <w:i/>
          <w:iCs/>
        </w:rPr>
        <w:t>d</w:t>
      </w:r>
      <w:r w:rsidR="005132A9" w:rsidRPr="005132A9">
        <w:rPr>
          <w:rFonts w:ascii="Calibri" w:hAnsi="Calibri" w:cs="Calibri"/>
          <w:i/>
          <w:iCs/>
          <w:vertAlign w:val="subscript"/>
        </w:rPr>
        <w:t>t</w:t>
      </w:r>
      <w:r w:rsidR="005132A9" w:rsidRPr="005132A9">
        <w:rPr>
          <w:rFonts w:ascii="Calibri" w:hAnsi="Calibri" w:cs="Calibri"/>
        </w:rPr>
        <w:t xml:space="preserve"> ≤ </w:t>
      </w:r>
      <w:r w:rsidR="005568F9">
        <w:rPr>
          <w:rFonts w:ascii="Calibri" w:hAnsi="Calibri" w:cs="Calibri"/>
        </w:rPr>
        <w:t>125</w:t>
      </w:r>
      <w:r w:rsidR="005132A9" w:rsidRPr="005132A9">
        <w:rPr>
          <w:rFonts w:ascii="Calibri" w:hAnsi="Calibri" w:cs="Calibri"/>
        </w:rPr>
        <w:t xml:space="preserve">.  </w:t>
      </w:r>
    </w:p>
    <w:p w14:paraId="7FCD4C4E" w14:textId="1B8C73B5" w:rsidR="000E1AC7" w:rsidRDefault="000E1AC7" w:rsidP="000E1AC7">
      <w:pPr>
        <w:spacing w:after="0" w:line="360" w:lineRule="auto"/>
        <w:jc w:val="both"/>
        <w:rPr>
          <w:rFonts w:cstheme="minorHAnsi"/>
        </w:rPr>
      </w:pPr>
      <w:r>
        <w:rPr>
          <w:rFonts w:cstheme="minorHAnsi"/>
        </w:rPr>
        <w:lastRenderedPageBreak/>
        <w:t>A long</w:t>
      </w:r>
      <w:r w:rsidR="000F1431">
        <w:rPr>
          <w:rFonts w:cstheme="minorHAnsi"/>
        </w:rPr>
        <w:t>er</w:t>
      </w:r>
      <w:r>
        <w:rPr>
          <w:rFonts w:cstheme="minorHAnsi"/>
        </w:rPr>
        <w:t xml:space="preserve"> intervention </w:t>
      </w:r>
      <w:r w:rsidRPr="005132A9">
        <w:rPr>
          <w:rFonts w:cstheme="minorHAnsi"/>
        </w:rPr>
        <w:t>duration (</w:t>
      </w:r>
      <w:r w:rsidRPr="005132A9">
        <w:rPr>
          <w:rFonts w:cstheme="minorHAnsi"/>
          <w:i/>
          <w:iCs/>
        </w:rPr>
        <w:t>d</w:t>
      </w:r>
      <w:r w:rsidRPr="005132A9">
        <w:rPr>
          <w:rFonts w:cstheme="minorHAnsi"/>
          <w:i/>
          <w:iCs/>
          <w:vertAlign w:val="subscript"/>
        </w:rPr>
        <w:t>t</w:t>
      </w:r>
      <w:r w:rsidRPr="005132A9">
        <w:rPr>
          <w:rFonts w:cstheme="minorHAnsi"/>
        </w:rPr>
        <w:t xml:space="preserve"> </w:t>
      </w:r>
      <w:r w:rsidR="0043324B" w:rsidRPr="005132A9">
        <w:rPr>
          <w:rFonts w:ascii="Arial" w:hAnsi="Arial" w:cs="Arial"/>
          <w:color w:val="202122"/>
          <w:sz w:val="21"/>
          <w:szCs w:val="21"/>
          <w:shd w:val="clear" w:color="auto" w:fill="FFFFFF"/>
        </w:rPr>
        <w:t>→</w:t>
      </w:r>
      <w:r w:rsidR="0043324B" w:rsidRPr="005132A9">
        <w:rPr>
          <w:rFonts w:cstheme="minorHAnsi"/>
        </w:rPr>
        <w:t xml:space="preserve"> 250)</w:t>
      </w:r>
      <w:r w:rsidRPr="005132A9">
        <w:rPr>
          <w:rFonts w:cstheme="minorHAnsi"/>
        </w:rPr>
        <w:t xml:space="preserve"> and intermediate trigger point (</w:t>
      </w:r>
      <w:proofErr w:type="spellStart"/>
      <w:r w:rsidRPr="005132A9">
        <w:rPr>
          <w:rFonts w:cstheme="minorHAnsi"/>
          <w:i/>
          <w:iCs/>
        </w:rPr>
        <w:t>t</w:t>
      </w:r>
      <w:r w:rsidRPr="005132A9">
        <w:rPr>
          <w:rFonts w:cstheme="minorHAnsi"/>
          <w:i/>
          <w:iCs/>
          <w:vertAlign w:val="subscript"/>
        </w:rPr>
        <w:t>p</w:t>
      </w:r>
      <w:proofErr w:type="spellEnd"/>
      <w:r w:rsidRPr="005132A9">
        <w:rPr>
          <w:rFonts w:cstheme="minorHAnsi"/>
        </w:rPr>
        <w:t xml:space="preserve"> =</w:t>
      </w:r>
      <w:r w:rsidR="00BF4CDD" w:rsidRPr="005132A9">
        <w:rPr>
          <w:rFonts w:cstheme="minorHAnsi"/>
        </w:rPr>
        <w:t xml:space="preserve"> 70</w:t>
      </w:r>
      <w:r w:rsidR="0039606D" w:rsidRPr="005132A9">
        <w:rPr>
          <w:rFonts w:cstheme="minorHAnsi"/>
        </w:rPr>
        <w:t>/</w:t>
      </w:r>
      <w:r w:rsidRPr="005132A9">
        <w:rPr>
          <w:rFonts w:cstheme="minorHAnsi"/>
        </w:rPr>
        <w:t>6</w:t>
      </w:r>
      <w:r w:rsidR="00BF4CDD" w:rsidRPr="005132A9">
        <w:rPr>
          <w:rFonts w:cstheme="minorHAnsi"/>
        </w:rPr>
        <w:t xml:space="preserve">6 and </w:t>
      </w:r>
      <w:proofErr w:type="spellStart"/>
      <w:r w:rsidR="00BF4CDD" w:rsidRPr="005132A9">
        <w:rPr>
          <w:rFonts w:cstheme="minorHAnsi"/>
          <w:i/>
          <w:iCs/>
        </w:rPr>
        <w:t>t</w:t>
      </w:r>
      <w:r w:rsidR="00BF4CDD" w:rsidRPr="005132A9">
        <w:rPr>
          <w:rFonts w:cstheme="minorHAnsi"/>
          <w:i/>
          <w:iCs/>
          <w:vertAlign w:val="subscript"/>
        </w:rPr>
        <w:t>p</w:t>
      </w:r>
      <w:proofErr w:type="spellEnd"/>
      <w:r w:rsidR="00BF4CDD" w:rsidRPr="005132A9">
        <w:rPr>
          <w:rFonts w:cstheme="minorHAnsi"/>
        </w:rPr>
        <w:t xml:space="preserve"> = 80</w:t>
      </w:r>
      <w:r w:rsidRPr="005132A9">
        <w:rPr>
          <w:rFonts w:cstheme="minorHAnsi"/>
        </w:rPr>
        <w:t xml:space="preserve">) was optimal for scenario 1 and 2 </w:t>
      </w:r>
      <w:r w:rsidR="0039606D" w:rsidRPr="005132A9">
        <w:rPr>
          <w:rFonts w:cstheme="minorHAnsi"/>
        </w:rPr>
        <w:t xml:space="preserve">respectively </w:t>
      </w:r>
      <w:r w:rsidRPr="005132A9">
        <w:rPr>
          <w:rFonts w:cstheme="minorHAnsi"/>
        </w:rPr>
        <w:t xml:space="preserve">to minimise </w:t>
      </w:r>
      <w:r w:rsidRPr="005132A9">
        <w:rPr>
          <w:rFonts w:cstheme="minorHAnsi"/>
          <w:i/>
          <w:iCs/>
        </w:rPr>
        <w:t>I</w:t>
      </w:r>
      <w:r w:rsidRPr="005132A9">
        <w:rPr>
          <w:rFonts w:cstheme="minorHAnsi"/>
          <w:i/>
          <w:iCs/>
          <w:vertAlign w:val="subscript"/>
        </w:rPr>
        <w:t>max</w:t>
      </w:r>
      <w:r w:rsidRPr="005132A9">
        <w:rPr>
          <w:rFonts w:cstheme="minorHAnsi"/>
        </w:rPr>
        <w:t xml:space="preserve"> and</w:t>
      </w:r>
      <w:r w:rsidR="00D72AEA">
        <w:rPr>
          <w:rFonts w:cstheme="minorHAnsi"/>
        </w:rPr>
        <w:t xml:space="preserve"> </w:t>
      </w:r>
      <w:proofErr w:type="spellStart"/>
      <w:r w:rsidRPr="005132A9">
        <w:rPr>
          <w:rFonts w:cstheme="minorHAnsi"/>
          <w:i/>
          <w:iCs/>
        </w:rPr>
        <w:t>I</w:t>
      </w:r>
      <w:r w:rsidRPr="005132A9">
        <w:rPr>
          <w:rFonts w:cstheme="minorHAnsi"/>
          <w:i/>
          <w:iCs/>
          <w:vertAlign w:val="subscript"/>
        </w:rPr>
        <w:t>c</w:t>
      </w:r>
      <w:proofErr w:type="spellEnd"/>
      <w:r w:rsidRPr="005132A9">
        <w:rPr>
          <w:rFonts w:cstheme="minorHAnsi"/>
          <w:i/>
          <w:iCs/>
        </w:rPr>
        <w:t>(</w:t>
      </w:r>
      <w:proofErr w:type="spellStart"/>
      <w:r w:rsidR="00CF5AE9" w:rsidRPr="005132A9">
        <w:rPr>
          <w:rFonts w:cstheme="minorHAnsi"/>
          <w:i/>
          <w:iCs/>
        </w:rPr>
        <w:t>t</w:t>
      </w:r>
      <w:r w:rsidR="00CF5AE9" w:rsidRPr="005132A9">
        <w:rPr>
          <w:rFonts w:cstheme="minorHAnsi"/>
          <w:i/>
          <w:iCs/>
          <w:vertAlign w:val="subscript"/>
        </w:rPr>
        <w:t>max</w:t>
      </w:r>
      <w:proofErr w:type="spellEnd"/>
      <w:r w:rsidRPr="005132A9">
        <w:rPr>
          <w:rFonts w:cstheme="minorHAnsi"/>
          <w:i/>
          <w:iCs/>
        </w:rPr>
        <w:t>)</w:t>
      </w:r>
      <w:r w:rsidRPr="005132A9">
        <w:rPr>
          <w:rFonts w:cstheme="minorHAnsi"/>
        </w:rPr>
        <w:t>.</w:t>
      </w:r>
      <w:r w:rsidR="0043324B" w:rsidRPr="005132A9">
        <w:rPr>
          <w:rFonts w:cstheme="minorHAnsi"/>
        </w:rPr>
        <w:t xml:space="preserve"> </w:t>
      </w:r>
      <w:r w:rsidRPr="005132A9">
        <w:rPr>
          <w:rFonts w:cstheme="minorHAnsi"/>
        </w:rPr>
        <w:t xml:space="preserve">A </w:t>
      </w:r>
      <w:r w:rsidR="0088526D" w:rsidRPr="005132A9">
        <w:rPr>
          <w:rFonts w:cstheme="minorHAnsi"/>
        </w:rPr>
        <w:t>contrasting</w:t>
      </w:r>
      <w:r w:rsidRPr="005132A9">
        <w:rPr>
          <w:rFonts w:cstheme="minorHAnsi"/>
        </w:rPr>
        <w:t xml:space="preserve"> pattern was observed in scenario 3 and 4, with </w:t>
      </w:r>
      <w:r w:rsidR="00F456A0" w:rsidRPr="005132A9">
        <w:rPr>
          <w:rFonts w:cstheme="minorHAnsi"/>
        </w:rPr>
        <w:t>shorter</w:t>
      </w:r>
      <w:r w:rsidRPr="005132A9">
        <w:rPr>
          <w:rFonts w:cstheme="minorHAnsi"/>
        </w:rPr>
        <w:t xml:space="preserve"> intervention duration</w:t>
      </w:r>
      <w:r w:rsidR="00F456A0" w:rsidRPr="005132A9">
        <w:rPr>
          <w:rFonts w:cstheme="minorHAnsi"/>
        </w:rPr>
        <w:t>s</w:t>
      </w:r>
      <w:r w:rsidRPr="005132A9">
        <w:rPr>
          <w:rFonts w:cstheme="minorHAnsi"/>
        </w:rPr>
        <w:t xml:space="preserve"> </w:t>
      </w:r>
      <w:r w:rsidR="0043324B" w:rsidRPr="005132A9">
        <w:rPr>
          <w:rFonts w:cstheme="minorHAnsi"/>
        </w:rPr>
        <w:t xml:space="preserve">found to </w:t>
      </w:r>
      <w:r w:rsidRPr="005132A9">
        <w:rPr>
          <w:rFonts w:cstheme="minorHAnsi"/>
        </w:rPr>
        <w:t xml:space="preserve">maintain </w:t>
      </w:r>
      <w:r w:rsidR="00451FD1" w:rsidRPr="005132A9">
        <w:rPr>
          <w:rFonts w:cstheme="minorHAnsi"/>
        </w:rPr>
        <w:t>a near-</w:t>
      </w:r>
      <w:r w:rsidR="00D72AEA">
        <w:rPr>
          <w:rFonts w:cstheme="minorHAnsi"/>
        </w:rPr>
        <w:t xml:space="preserve">optimal </w:t>
      </w:r>
      <w:r w:rsidRPr="005132A9">
        <w:rPr>
          <w:rFonts w:cstheme="minorHAnsi"/>
        </w:rPr>
        <w:t>parameter</w:t>
      </w:r>
      <w:r>
        <w:rPr>
          <w:rFonts w:cstheme="minorHAnsi"/>
        </w:rPr>
        <w:t xml:space="preserve"> space with a later intervention trigger. </w:t>
      </w:r>
      <w:r w:rsidR="00B6240C">
        <w:rPr>
          <w:rFonts w:cstheme="minorHAnsi"/>
        </w:rPr>
        <w:t xml:space="preserve">We note the existence of suboptimal trigger point “gaps” in scenario 5, with increases and decreases in </w:t>
      </w:r>
      <w:r w:rsidR="00B6240C" w:rsidRPr="00D76F2C">
        <w:rPr>
          <w:rFonts w:cstheme="minorHAnsi"/>
          <w:i/>
          <w:iCs/>
        </w:rPr>
        <w:t>I</w:t>
      </w:r>
      <w:r w:rsidR="00B6240C" w:rsidRPr="00D76F2C">
        <w:rPr>
          <w:rFonts w:cstheme="minorHAnsi"/>
          <w:i/>
          <w:iCs/>
          <w:vertAlign w:val="subscript"/>
        </w:rPr>
        <w:t>max</w:t>
      </w:r>
      <w:r w:rsidR="00B6240C">
        <w:rPr>
          <w:rFonts w:cstheme="minorHAnsi"/>
        </w:rPr>
        <w:t xml:space="preserve"> as the trigger point was varied. This resulted from the fixed periods between pulsed interventions, with these “gaps” increasing as the duration of the overall intervention increased. Th</w:t>
      </w:r>
      <w:r w:rsidR="00410B13">
        <w:rPr>
          <w:rFonts w:cstheme="minorHAnsi"/>
        </w:rPr>
        <w:t>ese “gaps” were</w:t>
      </w:r>
      <w:r w:rsidR="00B6240C">
        <w:rPr>
          <w:rFonts w:cstheme="minorHAnsi"/>
        </w:rPr>
        <w:t xml:space="preserve"> found to be less pronounced for </w:t>
      </w:r>
      <w:proofErr w:type="spellStart"/>
      <w:r w:rsidR="00B6240C" w:rsidRPr="006F44B6">
        <w:rPr>
          <w:rFonts w:cstheme="minorHAnsi"/>
          <w:i/>
          <w:iCs/>
        </w:rPr>
        <w:t>I</w:t>
      </w:r>
      <w:r w:rsidR="00B6240C" w:rsidRPr="006F44B6">
        <w:rPr>
          <w:rFonts w:cstheme="minorHAnsi"/>
          <w:i/>
          <w:iCs/>
          <w:vertAlign w:val="subscript"/>
        </w:rPr>
        <w:t>c</w:t>
      </w:r>
      <w:proofErr w:type="spellEnd"/>
      <w:r w:rsidR="00B6240C" w:rsidRPr="006F44B6">
        <w:rPr>
          <w:rFonts w:cstheme="minorHAnsi"/>
          <w:i/>
          <w:iCs/>
        </w:rPr>
        <w:t>(</w:t>
      </w:r>
      <w:proofErr w:type="spellStart"/>
      <w:r w:rsidR="00CF5AE9">
        <w:rPr>
          <w:rFonts w:cstheme="minorHAnsi"/>
          <w:i/>
          <w:iCs/>
        </w:rPr>
        <w:t>t</w:t>
      </w:r>
      <w:r w:rsidR="00CF5AE9" w:rsidRPr="00CF5AE9">
        <w:rPr>
          <w:rFonts w:cstheme="minorHAnsi"/>
          <w:i/>
          <w:iCs/>
          <w:vertAlign w:val="subscript"/>
        </w:rPr>
        <w:t>max</w:t>
      </w:r>
      <w:proofErr w:type="spellEnd"/>
      <w:r w:rsidR="00B6240C" w:rsidRPr="006F44B6">
        <w:rPr>
          <w:rFonts w:cstheme="minorHAnsi"/>
          <w:i/>
          <w:iCs/>
        </w:rPr>
        <w:t>)</w:t>
      </w:r>
      <w:r w:rsidR="00B6240C">
        <w:rPr>
          <w:rFonts w:cstheme="minorHAnsi"/>
        </w:rPr>
        <w:t xml:space="preserve"> relative to </w:t>
      </w:r>
      <w:r w:rsidR="00B6240C" w:rsidRPr="006F44B6">
        <w:rPr>
          <w:rFonts w:cstheme="minorHAnsi"/>
          <w:i/>
          <w:iCs/>
        </w:rPr>
        <w:t>I</w:t>
      </w:r>
      <w:r w:rsidR="00B6240C" w:rsidRPr="006F44B6">
        <w:rPr>
          <w:rFonts w:cstheme="minorHAnsi"/>
          <w:i/>
          <w:iCs/>
          <w:vertAlign w:val="subscript"/>
        </w:rPr>
        <w:t>max</w:t>
      </w:r>
      <w:r w:rsidR="00B6240C">
        <w:rPr>
          <w:rFonts w:cstheme="minorHAnsi"/>
        </w:rPr>
        <w:t>.</w:t>
      </w:r>
      <w:r w:rsidR="00410B13" w:rsidRPr="00410B13">
        <w:rPr>
          <w:rFonts w:cstheme="minorHAnsi"/>
        </w:rPr>
        <w:t xml:space="preserve"> </w:t>
      </w:r>
      <w:r w:rsidR="00F705AF">
        <w:rPr>
          <w:rFonts w:cstheme="minorHAnsi"/>
        </w:rPr>
        <w:t xml:space="preserve">Increasing the </w:t>
      </w:r>
      <w:r w:rsidR="00F456A0">
        <w:rPr>
          <w:rFonts w:cstheme="minorHAnsi"/>
        </w:rPr>
        <w:t>duration</w:t>
      </w:r>
      <w:r w:rsidR="00F705AF">
        <w:rPr>
          <w:rFonts w:cstheme="minorHAnsi"/>
        </w:rPr>
        <w:t xml:space="preserve"> of the intervention had compensatory effects for scenario 2, 3, 4 and 5, </w:t>
      </w:r>
      <w:r>
        <w:rPr>
          <w:rFonts w:cstheme="minorHAnsi"/>
        </w:rPr>
        <w:t xml:space="preserve">with both </w:t>
      </w:r>
      <w:r w:rsidRPr="006124B0">
        <w:rPr>
          <w:rFonts w:cstheme="minorHAnsi"/>
          <w:i/>
          <w:iCs/>
        </w:rPr>
        <w:t>I</w:t>
      </w:r>
      <w:r w:rsidRPr="006124B0">
        <w:rPr>
          <w:rFonts w:cstheme="minorHAnsi"/>
          <w:i/>
          <w:iCs/>
          <w:vertAlign w:val="subscript"/>
        </w:rPr>
        <w:t>max</w:t>
      </w:r>
      <w:r>
        <w:rPr>
          <w:rFonts w:cstheme="minorHAnsi"/>
        </w:rPr>
        <w:t xml:space="preserve"> and </w:t>
      </w:r>
      <w:proofErr w:type="spellStart"/>
      <w:r w:rsidRPr="006124B0">
        <w:rPr>
          <w:rFonts w:cstheme="minorHAnsi"/>
          <w:i/>
          <w:iCs/>
        </w:rPr>
        <w:t>I</w:t>
      </w:r>
      <w:r w:rsidRPr="006124B0">
        <w:rPr>
          <w:rFonts w:cstheme="minorHAnsi"/>
          <w:i/>
          <w:iCs/>
          <w:vertAlign w:val="subscript"/>
        </w:rPr>
        <w:t>c</w:t>
      </w:r>
      <w:proofErr w:type="spellEnd"/>
      <w:r w:rsidRPr="006124B0">
        <w:rPr>
          <w:rFonts w:cstheme="minorHAnsi"/>
          <w:i/>
          <w:iCs/>
        </w:rPr>
        <w:t>(</w:t>
      </w:r>
      <w:proofErr w:type="spellStart"/>
      <w:r w:rsidR="00CF5AE9">
        <w:rPr>
          <w:rFonts w:cstheme="minorHAnsi"/>
          <w:i/>
          <w:iCs/>
        </w:rPr>
        <w:t>t</w:t>
      </w:r>
      <w:r w:rsidR="00CF5AE9" w:rsidRPr="00CF5AE9">
        <w:rPr>
          <w:rFonts w:cstheme="minorHAnsi"/>
          <w:i/>
          <w:iCs/>
          <w:vertAlign w:val="subscript"/>
        </w:rPr>
        <w:t>max</w:t>
      </w:r>
      <w:proofErr w:type="spellEnd"/>
      <w:r w:rsidRPr="006124B0">
        <w:rPr>
          <w:rFonts w:cstheme="minorHAnsi"/>
          <w:i/>
          <w:iCs/>
        </w:rPr>
        <w:t>)</w:t>
      </w:r>
      <w:r>
        <w:rPr>
          <w:rFonts w:cstheme="minorHAnsi"/>
        </w:rPr>
        <w:t xml:space="preserve"> be</w:t>
      </w:r>
      <w:r w:rsidR="00F456A0">
        <w:rPr>
          <w:rFonts w:cstheme="minorHAnsi"/>
        </w:rPr>
        <w:t>com</w:t>
      </w:r>
      <w:r>
        <w:rPr>
          <w:rFonts w:cstheme="minorHAnsi"/>
        </w:rPr>
        <w:t xml:space="preserve">ing less sensitive to </w:t>
      </w:r>
      <w:r w:rsidR="00C94C95">
        <w:rPr>
          <w:rFonts w:cstheme="minorHAnsi"/>
        </w:rPr>
        <w:t>deviations fro</w:t>
      </w:r>
      <w:r>
        <w:rPr>
          <w:rFonts w:cstheme="minorHAnsi"/>
        </w:rPr>
        <w:t xml:space="preserve">m the optimal intervention trigger point as the duration of the intervention was increased. </w:t>
      </w:r>
      <w:r w:rsidR="00F705AF">
        <w:rPr>
          <w:rFonts w:cstheme="minorHAnsi"/>
        </w:rPr>
        <w:t xml:space="preserve">This suggests that increasing the duration of can make </w:t>
      </w:r>
      <w:r w:rsidR="000F1431">
        <w:rPr>
          <w:rFonts w:cstheme="minorHAnsi"/>
        </w:rPr>
        <w:t>the intervention</w:t>
      </w:r>
      <w:r w:rsidR="00F705AF">
        <w:rPr>
          <w:rFonts w:cstheme="minorHAnsi"/>
        </w:rPr>
        <w:t xml:space="preserve"> more robust to </w:t>
      </w:r>
      <w:r w:rsidR="0027571A">
        <w:rPr>
          <w:rFonts w:cstheme="minorHAnsi"/>
        </w:rPr>
        <w:t xml:space="preserve">optimal </w:t>
      </w:r>
      <w:r w:rsidR="00F705AF">
        <w:rPr>
          <w:rFonts w:cstheme="minorHAnsi"/>
        </w:rPr>
        <w:t xml:space="preserve">trigger </w:t>
      </w:r>
      <w:r w:rsidR="001222A0">
        <w:rPr>
          <w:rFonts w:cstheme="minorHAnsi"/>
        </w:rPr>
        <w:t>point</w:t>
      </w:r>
      <w:r w:rsidR="00F705AF">
        <w:rPr>
          <w:rFonts w:cstheme="minorHAnsi"/>
        </w:rPr>
        <w:t xml:space="preserve"> implementation error. </w:t>
      </w:r>
    </w:p>
    <w:p w14:paraId="01F543B3" w14:textId="77777777" w:rsidR="000E1AC7" w:rsidRPr="0027571A" w:rsidRDefault="000E1AC7" w:rsidP="000E1AC7">
      <w:pPr>
        <w:spacing w:after="0" w:line="360" w:lineRule="auto"/>
        <w:rPr>
          <w:rFonts w:cstheme="minorHAnsi"/>
        </w:rPr>
      </w:pPr>
    </w:p>
    <w:p w14:paraId="3932EB24" w14:textId="5618B36C" w:rsidR="000E1AC7" w:rsidRDefault="000E1AC7" w:rsidP="000E1AC7">
      <w:pPr>
        <w:spacing w:after="0" w:line="360" w:lineRule="auto"/>
        <w:jc w:val="both"/>
        <w:rPr>
          <w:rFonts w:cstheme="minorHAnsi"/>
        </w:rPr>
      </w:pPr>
      <w:r w:rsidRPr="0027571A">
        <w:rPr>
          <w:rFonts w:cstheme="minorHAnsi"/>
        </w:rPr>
        <w:t xml:space="preserve">The sensitivity analysis was repeated with </w:t>
      </w:r>
      <w:r w:rsidRPr="0027571A">
        <w:rPr>
          <w:rFonts w:cstheme="minorHAnsi"/>
          <w:i/>
          <w:iCs/>
        </w:rPr>
        <w:t>c</w:t>
      </w:r>
      <w:r w:rsidRPr="0027571A">
        <w:rPr>
          <w:rFonts w:cstheme="minorHAnsi"/>
          <w:i/>
          <w:iCs/>
          <w:vertAlign w:val="subscript"/>
        </w:rPr>
        <w:t>min</w:t>
      </w:r>
      <w:r w:rsidRPr="0027571A">
        <w:rPr>
          <w:rFonts w:cstheme="minorHAnsi"/>
        </w:rPr>
        <w:t xml:space="preserve"> = 0.25/0.5/0.75 to assess the sensitivity of the </w:t>
      </w:r>
      <w:r w:rsidRPr="0027571A">
        <w:rPr>
          <w:rFonts w:cstheme="minorHAnsi"/>
          <w:i/>
          <w:iCs/>
        </w:rPr>
        <w:t>d</w:t>
      </w:r>
      <w:r w:rsidRPr="0027571A">
        <w:rPr>
          <w:rFonts w:cstheme="minorHAnsi"/>
          <w:i/>
          <w:iCs/>
          <w:vertAlign w:val="subscript"/>
        </w:rPr>
        <w:t>t</w:t>
      </w:r>
      <w:r w:rsidRPr="0027571A">
        <w:rPr>
          <w:rFonts w:cstheme="minorHAnsi"/>
        </w:rPr>
        <w:t>/</w:t>
      </w:r>
      <w:proofErr w:type="spellStart"/>
      <w:r w:rsidRPr="0027571A">
        <w:rPr>
          <w:rFonts w:cstheme="minorHAnsi"/>
          <w:i/>
          <w:iCs/>
        </w:rPr>
        <w:t>t</w:t>
      </w:r>
      <w:r w:rsidRPr="0027571A">
        <w:rPr>
          <w:rFonts w:cstheme="minorHAnsi"/>
          <w:i/>
          <w:iCs/>
          <w:vertAlign w:val="subscript"/>
        </w:rPr>
        <w:t>p</w:t>
      </w:r>
      <w:proofErr w:type="spellEnd"/>
      <w:r w:rsidRPr="0027571A">
        <w:rPr>
          <w:rFonts w:cstheme="minorHAnsi"/>
        </w:rPr>
        <w:t xml:space="preserve"> relationship to alterations to the magnitude of the intervention (Figure S3</w:t>
      </w:r>
      <w:r w:rsidR="0091362B">
        <w:rPr>
          <w:rFonts w:cstheme="minorHAnsi"/>
        </w:rPr>
        <w:t>,</w:t>
      </w:r>
      <w:r w:rsidRPr="0027571A">
        <w:rPr>
          <w:rFonts w:cstheme="minorHAnsi"/>
        </w:rPr>
        <w:t xml:space="preserve"> </w:t>
      </w:r>
      <w:r w:rsidR="0091362B">
        <w:rPr>
          <w:rFonts w:cstheme="minorHAnsi"/>
        </w:rPr>
        <w:t>S</w:t>
      </w:r>
      <w:r w:rsidRPr="0027571A">
        <w:rPr>
          <w:rFonts w:cstheme="minorHAnsi"/>
        </w:rPr>
        <w:t xml:space="preserve">4). Low-intermediate </w:t>
      </w:r>
      <w:r w:rsidRPr="0027571A">
        <w:rPr>
          <w:rFonts w:cstheme="minorHAnsi"/>
          <w:i/>
          <w:iCs/>
        </w:rPr>
        <w:t>c</w:t>
      </w:r>
      <w:r w:rsidRPr="0027571A">
        <w:rPr>
          <w:rFonts w:cstheme="minorHAnsi"/>
          <w:i/>
          <w:iCs/>
          <w:vertAlign w:val="subscript"/>
        </w:rPr>
        <w:t>min</w:t>
      </w:r>
      <w:r w:rsidRPr="0027571A">
        <w:rPr>
          <w:rFonts w:cstheme="minorHAnsi"/>
        </w:rPr>
        <w:t xml:space="preserve"> values of 0.25 (scenario 1, 2 and 3) and 0.5 (scenario 3 and 4) were found to be more optimal to minimise </w:t>
      </w:r>
      <w:r w:rsidRPr="0027571A">
        <w:rPr>
          <w:rFonts w:cstheme="minorHAnsi"/>
          <w:i/>
          <w:iCs/>
        </w:rPr>
        <w:t>I</w:t>
      </w:r>
      <w:r w:rsidRPr="0027571A">
        <w:rPr>
          <w:rFonts w:cstheme="minorHAnsi"/>
          <w:i/>
          <w:iCs/>
          <w:vertAlign w:val="subscript"/>
        </w:rPr>
        <w:t>max</w:t>
      </w:r>
      <w:r w:rsidRPr="0027571A">
        <w:rPr>
          <w:rFonts w:cstheme="minorHAnsi"/>
        </w:rPr>
        <w:t xml:space="preserve">, with the lowest explored value of </w:t>
      </w:r>
      <w:r w:rsidRPr="0027571A">
        <w:rPr>
          <w:rFonts w:cstheme="minorHAnsi"/>
          <w:i/>
          <w:iCs/>
        </w:rPr>
        <w:t>c</w:t>
      </w:r>
      <w:r w:rsidRPr="0027571A">
        <w:rPr>
          <w:rFonts w:cstheme="minorHAnsi"/>
          <w:i/>
          <w:iCs/>
          <w:vertAlign w:val="subscript"/>
        </w:rPr>
        <w:t>min</w:t>
      </w:r>
      <w:r w:rsidRPr="0027571A">
        <w:rPr>
          <w:rFonts w:cstheme="minorHAnsi"/>
        </w:rPr>
        <w:t xml:space="preserve"> being optimal</w:t>
      </w:r>
      <w:r>
        <w:rPr>
          <w:rFonts w:cstheme="minorHAnsi"/>
        </w:rPr>
        <w:t xml:space="preserve"> to minimise </w:t>
      </w:r>
      <w:proofErr w:type="spellStart"/>
      <w:r w:rsidRPr="00AC4593">
        <w:rPr>
          <w:rFonts w:cstheme="minorHAnsi"/>
          <w:i/>
          <w:iCs/>
        </w:rPr>
        <w:t>I</w:t>
      </w:r>
      <w:r w:rsidRPr="00AC4593">
        <w:rPr>
          <w:rFonts w:cstheme="minorHAnsi"/>
          <w:i/>
          <w:iCs/>
          <w:vertAlign w:val="subscript"/>
        </w:rPr>
        <w:t>c</w:t>
      </w:r>
      <w:proofErr w:type="spellEnd"/>
      <w:r w:rsidRPr="00AC4593">
        <w:rPr>
          <w:rFonts w:cstheme="minorHAnsi"/>
          <w:i/>
          <w:iCs/>
        </w:rPr>
        <w:t>(</w:t>
      </w:r>
      <w:proofErr w:type="spellStart"/>
      <w:r w:rsidR="00CF5AE9">
        <w:rPr>
          <w:rFonts w:cstheme="minorHAnsi"/>
          <w:i/>
          <w:iCs/>
        </w:rPr>
        <w:t>t</w:t>
      </w:r>
      <w:r w:rsidR="00CF5AE9" w:rsidRPr="00CF5AE9">
        <w:rPr>
          <w:rFonts w:cstheme="minorHAnsi"/>
          <w:i/>
          <w:iCs/>
          <w:vertAlign w:val="subscript"/>
        </w:rPr>
        <w:t>max</w:t>
      </w:r>
      <w:proofErr w:type="spellEnd"/>
      <w:r w:rsidRPr="00AC4593">
        <w:rPr>
          <w:rFonts w:cstheme="minorHAnsi"/>
          <w:i/>
          <w:iCs/>
        </w:rPr>
        <w:t>)</w:t>
      </w:r>
      <w:r>
        <w:rPr>
          <w:rFonts w:cstheme="minorHAnsi"/>
        </w:rPr>
        <w:t xml:space="preserve"> for all scenarios. </w:t>
      </w:r>
    </w:p>
    <w:p w14:paraId="271F5BC7" w14:textId="77777777" w:rsidR="00451FD1" w:rsidRDefault="00451FD1" w:rsidP="000E1AC7">
      <w:pPr>
        <w:spacing w:after="0" w:line="360" w:lineRule="auto"/>
        <w:jc w:val="both"/>
        <w:rPr>
          <w:rFonts w:cstheme="minorHAnsi"/>
        </w:rPr>
      </w:pPr>
    </w:p>
    <w:p w14:paraId="490FE70C" w14:textId="6AC01E7C" w:rsidR="00E01EF1" w:rsidRPr="00F033B2" w:rsidRDefault="00451FD1" w:rsidP="000E1AC7">
      <w:pPr>
        <w:spacing w:after="0" w:line="360" w:lineRule="auto"/>
        <w:jc w:val="both"/>
        <w:rPr>
          <w:rFonts w:cstheme="minorHAnsi"/>
        </w:rPr>
      </w:pPr>
      <w:r>
        <w:rPr>
          <w:rFonts w:cstheme="minorHAnsi"/>
        </w:rPr>
        <w:t>T</w:t>
      </w:r>
      <w:r w:rsidR="002B74EB" w:rsidRPr="002B74EB">
        <w:rPr>
          <w:rFonts w:cstheme="minorHAnsi"/>
        </w:rPr>
        <w:t xml:space="preserve">wo </w:t>
      </w:r>
      <w:r w:rsidR="000E1AC7" w:rsidRPr="002B74EB">
        <w:rPr>
          <w:rFonts w:cstheme="minorHAnsi"/>
        </w:rPr>
        <w:t xml:space="preserve">sequentially implemented </w:t>
      </w:r>
      <w:r w:rsidR="0091362B">
        <w:rPr>
          <w:rFonts w:cstheme="minorHAnsi"/>
        </w:rPr>
        <w:t xml:space="preserve">interventions </w:t>
      </w:r>
      <w:r w:rsidR="000E1AC7" w:rsidRPr="002B74EB">
        <w:rPr>
          <w:rFonts w:cstheme="minorHAnsi"/>
        </w:rPr>
        <w:t>for each of the five scenarios</w:t>
      </w:r>
      <w:r>
        <w:rPr>
          <w:rFonts w:cstheme="minorHAnsi"/>
        </w:rPr>
        <w:t xml:space="preserve"> w</w:t>
      </w:r>
      <w:r w:rsidR="0053090B">
        <w:rPr>
          <w:rFonts w:cstheme="minorHAnsi"/>
        </w:rPr>
        <w:t>as</w:t>
      </w:r>
      <w:r>
        <w:rPr>
          <w:rFonts w:cstheme="minorHAnsi"/>
        </w:rPr>
        <w:t xml:space="preserve"> </w:t>
      </w:r>
      <w:r w:rsidR="00D72AEA">
        <w:rPr>
          <w:rFonts w:cstheme="minorHAnsi"/>
        </w:rPr>
        <w:t xml:space="preserve">next </w:t>
      </w:r>
      <w:r>
        <w:rPr>
          <w:rFonts w:cstheme="minorHAnsi"/>
        </w:rPr>
        <w:t>modelled to explore the introduction of NPIs at a later date to tackle epidemic resurgence</w:t>
      </w:r>
      <w:r w:rsidR="002B74EB">
        <w:rPr>
          <w:rFonts w:cstheme="minorHAnsi"/>
        </w:rPr>
        <w:t>.</w:t>
      </w:r>
      <w:r w:rsidR="00AA77F4">
        <w:rPr>
          <w:rFonts w:cstheme="minorHAnsi"/>
        </w:rPr>
        <w:t xml:space="preserve"> </w:t>
      </w:r>
      <w:r w:rsidR="005D6D7C">
        <w:rPr>
          <w:rFonts w:cstheme="minorHAnsi"/>
        </w:rPr>
        <w:t xml:space="preserve">Descriptive </w:t>
      </w:r>
      <w:r w:rsidR="00AA77F4" w:rsidRPr="004F7DBA">
        <w:rPr>
          <w:rFonts w:cstheme="minorHAnsi"/>
        </w:rPr>
        <w:t>trajectory plots for each of the</w:t>
      </w:r>
      <w:r w:rsidR="001222A0">
        <w:rPr>
          <w:rFonts w:cstheme="minorHAnsi"/>
        </w:rPr>
        <w:t xml:space="preserve"> five</w:t>
      </w:r>
      <w:r w:rsidR="00AA77F4" w:rsidRPr="004F7DBA">
        <w:rPr>
          <w:rFonts w:cstheme="minorHAnsi"/>
        </w:rPr>
        <w:t xml:space="preserve"> </w:t>
      </w:r>
      <w:r w:rsidR="00E01EF1" w:rsidRPr="004F7DBA">
        <w:rPr>
          <w:rFonts w:cstheme="minorHAnsi"/>
        </w:rPr>
        <w:t xml:space="preserve">multi-intervention </w:t>
      </w:r>
      <w:r w:rsidR="00AA77F4" w:rsidRPr="004F7DBA">
        <w:rPr>
          <w:rFonts w:cstheme="minorHAnsi"/>
        </w:rPr>
        <w:t xml:space="preserve">scenarios can be found in the supplementary material (Figure </w:t>
      </w:r>
      <w:r w:rsidR="00CF5AE9" w:rsidRPr="004F7DBA">
        <w:rPr>
          <w:rFonts w:cstheme="minorHAnsi"/>
        </w:rPr>
        <w:t>S5</w:t>
      </w:r>
      <w:r w:rsidR="00AA77F4" w:rsidRPr="004F7DBA">
        <w:rPr>
          <w:rFonts w:cstheme="minorHAnsi"/>
        </w:rPr>
        <w:t xml:space="preserve">). </w:t>
      </w:r>
      <w:r w:rsidR="00786EEC">
        <w:rPr>
          <w:rFonts w:cstheme="minorHAnsi"/>
        </w:rPr>
        <w:t>W</w:t>
      </w:r>
      <w:r w:rsidR="005D6D7C">
        <w:rPr>
          <w:rFonts w:cstheme="minorHAnsi"/>
        </w:rPr>
        <w:t xml:space="preserve">e </w:t>
      </w:r>
      <w:r w:rsidR="00E01EF1">
        <w:rPr>
          <w:rFonts w:cstheme="minorHAnsi"/>
        </w:rPr>
        <w:t>note a higher</w:t>
      </w:r>
      <w:r w:rsidR="000F1431">
        <w:rPr>
          <w:rFonts w:cstheme="minorHAnsi"/>
        </w:rPr>
        <w:t xml:space="preserve"> value of</w:t>
      </w:r>
      <w:r w:rsidR="00E01EF1">
        <w:rPr>
          <w:rFonts w:cstheme="minorHAnsi"/>
        </w:rPr>
        <w:t xml:space="preserve"> </w:t>
      </w:r>
      <w:r w:rsidR="00E01EF1" w:rsidRPr="000F1431">
        <w:rPr>
          <w:rFonts w:cstheme="minorHAnsi"/>
          <w:i/>
          <w:iCs/>
        </w:rPr>
        <w:t>I</w:t>
      </w:r>
      <w:r w:rsidR="00E01EF1" w:rsidRPr="000F1431">
        <w:rPr>
          <w:rFonts w:cstheme="minorHAnsi"/>
          <w:i/>
          <w:iCs/>
          <w:vertAlign w:val="subscript"/>
        </w:rPr>
        <w:t>max</w:t>
      </w:r>
      <w:r w:rsidR="00E01EF1">
        <w:rPr>
          <w:rFonts w:cstheme="minorHAnsi"/>
        </w:rPr>
        <w:t xml:space="preserve"> for scenario</w:t>
      </w:r>
      <w:r w:rsidR="000F1431">
        <w:rPr>
          <w:rFonts w:cstheme="minorHAnsi"/>
        </w:rPr>
        <w:t>s</w:t>
      </w:r>
      <w:r w:rsidR="00E01EF1">
        <w:rPr>
          <w:rFonts w:cstheme="minorHAnsi"/>
        </w:rPr>
        <w:t xml:space="preserve"> </w:t>
      </w:r>
      <w:r w:rsidR="00D140F6" w:rsidRPr="00D140F6">
        <w:rPr>
          <w:rFonts w:cstheme="minorHAnsi"/>
        </w:rPr>
        <w:t>2 and 5</w:t>
      </w:r>
      <w:r w:rsidR="005D6D7C">
        <w:rPr>
          <w:rFonts w:cstheme="minorHAnsi"/>
        </w:rPr>
        <w:t xml:space="preserve"> </w:t>
      </w:r>
      <w:r w:rsidR="00786EEC">
        <w:rPr>
          <w:rFonts w:cstheme="minorHAnsi"/>
        </w:rPr>
        <w:t xml:space="preserve">and the existence of an increased number of epidemic peaks for scenario 1 and 4 relative to the single-intervention scenarios. This can be attributable to the </w:t>
      </w:r>
      <w:r w:rsidR="00E01EF1">
        <w:rPr>
          <w:rFonts w:cstheme="minorHAnsi"/>
        </w:rPr>
        <w:t>shorter intervention duration used for the multi-intervention scenarios</w:t>
      </w:r>
      <w:r w:rsidR="00786EEC">
        <w:rPr>
          <w:rFonts w:cstheme="minorHAnsi"/>
        </w:rPr>
        <w:t xml:space="preserve">.  </w:t>
      </w:r>
    </w:p>
    <w:p w14:paraId="6E6395CB" w14:textId="77777777" w:rsidR="000E1AC7" w:rsidRDefault="000E1AC7" w:rsidP="000E1AC7">
      <w:pPr>
        <w:spacing w:after="0" w:line="360" w:lineRule="auto"/>
        <w:rPr>
          <w:rFonts w:cstheme="minorHAnsi"/>
        </w:rPr>
      </w:pPr>
    </w:p>
    <w:p w14:paraId="480A1806" w14:textId="3FA4CB73" w:rsidR="000E1AC7" w:rsidRPr="00561088" w:rsidRDefault="000E1AC7" w:rsidP="000E1AC7">
      <w:pPr>
        <w:spacing w:after="0" w:line="360" w:lineRule="auto"/>
        <w:jc w:val="both"/>
        <w:rPr>
          <w:rFonts w:cstheme="minorHAnsi"/>
          <w:b/>
          <w:bCs/>
        </w:rPr>
      </w:pPr>
      <w:r>
        <w:rPr>
          <w:rFonts w:cstheme="minorHAnsi"/>
        </w:rPr>
        <w:t xml:space="preserve">A sensitivity analysis was conducted </w:t>
      </w:r>
      <w:r w:rsidR="00AC512D">
        <w:rPr>
          <w:rFonts w:cstheme="minorHAnsi"/>
        </w:rPr>
        <w:t>for</w:t>
      </w:r>
      <w:r>
        <w:rPr>
          <w:rFonts w:cstheme="minorHAnsi"/>
        </w:rPr>
        <w:t xml:space="preserve"> the multi</w:t>
      </w:r>
      <w:r w:rsidR="00F863A0">
        <w:rPr>
          <w:rFonts w:cstheme="minorHAnsi"/>
        </w:rPr>
        <w:t>-</w:t>
      </w:r>
      <w:r>
        <w:rPr>
          <w:rFonts w:cstheme="minorHAnsi"/>
        </w:rPr>
        <w:t xml:space="preserve">intervention model to explore the optimal </w:t>
      </w:r>
      <w:r w:rsidRPr="007F3C31">
        <w:rPr>
          <w:rFonts w:cstheme="minorHAnsi"/>
        </w:rPr>
        <w:t xml:space="preserve">parameter space to minimise </w:t>
      </w:r>
      <w:r w:rsidRPr="007F3C31">
        <w:rPr>
          <w:rFonts w:cstheme="minorHAnsi"/>
          <w:i/>
          <w:iCs/>
        </w:rPr>
        <w:t>I</w:t>
      </w:r>
      <w:r w:rsidRPr="007F3C31">
        <w:rPr>
          <w:rFonts w:cstheme="minorHAnsi"/>
          <w:i/>
          <w:iCs/>
          <w:vertAlign w:val="subscript"/>
        </w:rPr>
        <w:t>max</w:t>
      </w:r>
      <w:r w:rsidRPr="007F3C31">
        <w:rPr>
          <w:rFonts w:cstheme="minorHAnsi"/>
        </w:rPr>
        <w:t xml:space="preserve"> and </w:t>
      </w:r>
      <w:proofErr w:type="spellStart"/>
      <w:r w:rsidRPr="007F3C31">
        <w:rPr>
          <w:rFonts w:cstheme="minorHAnsi"/>
          <w:i/>
          <w:iCs/>
        </w:rPr>
        <w:t>I</w:t>
      </w:r>
      <w:r w:rsidRPr="007F3C31">
        <w:rPr>
          <w:rFonts w:cstheme="minorHAnsi"/>
          <w:i/>
          <w:iCs/>
          <w:vertAlign w:val="subscript"/>
        </w:rPr>
        <w:t>c</w:t>
      </w:r>
      <w:proofErr w:type="spellEnd"/>
      <w:r w:rsidRPr="007F3C31">
        <w:rPr>
          <w:rFonts w:cstheme="minorHAnsi"/>
          <w:i/>
          <w:iCs/>
        </w:rPr>
        <w:t>(</w:t>
      </w:r>
      <w:proofErr w:type="spellStart"/>
      <w:r w:rsidR="00CF5AE9" w:rsidRPr="007F3C31">
        <w:rPr>
          <w:rFonts w:cstheme="minorHAnsi"/>
          <w:i/>
          <w:iCs/>
        </w:rPr>
        <w:t>t</w:t>
      </w:r>
      <w:r w:rsidR="00CF5AE9" w:rsidRPr="007F3C31">
        <w:rPr>
          <w:rFonts w:cstheme="minorHAnsi"/>
          <w:i/>
          <w:iCs/>
          <w:vertAlign w:val="subscript"/>
        </w:rPr>
        <w:t>max</w:t>
      </w:r>
      <w:proofErr w:type="spellEnd"/>
      <w:r w:rsidRPr="007F3C31">
        <w:rPr>
          <w:rFonts w:cstheme="minorHAnsi"/>
          <w:i/>
          <w:iCs/>
        </w:rPr>
        <w:t>)</w:t>
      </w:r>
      <w:r w:rsidRPr="007F3C31">
        <w:rPr>
          <w:rFonts w:cstheme="minorHAnsi"/>
        </w:rPr>
        <w:t xml:space="preserve"> for two</w:t>
      </w:r>
      <w:r w:rsidR="00561088" w:rsidRPr="007F3C31">
        <w:rPr>
          <w:rFonts w:cstheme="minorHAnsi"/>
        </w:rPr>
        <w:t xml:space="preserve"> sets of</w:t>
      </w:r>
      <w:r w:rsidRPr="007F3C31">
        <w:rPr>
          <w:rFonts w:cstheme="minorHAnsi"/>
        </w:rPr>
        <w:t xml:space="preserve"> parameters: 1) </w:t>
      </w:r>
      <w:r w:rsidR="0088526D">
        <w:rPr>
          <w:rFonts w:cstheme="minorHAnsi"/>
        </w:rPr>
        <w:t>i</w:t>
      </w:r>
      <w:r w:rsidRPr="007F3C31">
        <w:rPr>
          <w:rFonts w:cstheme="minorHAnsi"/>
        </w:rPr>
        <w:t>ntervention 1</w:t>
      </w:r>
      <w:r w:rsidR="00A44704">
        <w:rPr>
          <w:rFonts w:cstheme="minorHAnsi"/>
        </w:rPr>
        <w:t xml:space="preserve"> and 2</w:t>
      </w:r>
      <w:r w:rsidRPr="007F3C31">
        <w:rPr>
          <w:rFonts w:cstheme="minorHAnsi"/>
        </w:rPr>
        <w:t xml:space="preserve"> trigger </w:t>
      </w:r>
      <w:r w:rsidR="001222A0">
        <w:rPr>
          <w:rFonts w:cstheme="minorHAnsi"/>
        </w:rPr>
        <w:t>point</w:t>
      </w:r>
      <w:r w:rsidRPr="007F3C31">
        <w:rPr>
          <w:rFonts w:cstheme="minorHAnsi"/>
        </w:rPr>
        <w:t xml:space="preserve">, </w:t>
      </w:r>
      <w:r w:rsidRPr="007F3C31">
        <w:rPr>
          <w:rFonts w:cstheme="minorHAnsi"/>
          <w:i/>
          <w:iCs/>
        </w:rPr>
        <w:t>t</w:t>
      </w:r>
      <w:r w:rsidRPr="007F3C31">
        <w:rPr>
          <w:rFonts w:cstheme="minorHAnsi"/>
          <w:i/>
          <w:iCs/>
          <w:vertAlign w:val="subscript"/>
        </w:rPr>
        <w:t>p1</w:t>
      </w:r>
      <w:r w:rsidR="00A44704">
        <w:rPr>
          <w:rFonts w:cstheme="minorHAnsi"/>
        </w:rPr>
        <w:t xml:space="preserve"> and </w:t>
      </w:r>
      <w:r w:rsidRPr="007F3C31">
        <w:rPr>
          <w:rFonts w:cstheme="minorHAnsi"/>
          <w:i/>
          <w:iCs/>
        </w:rPr>
        <w:t>t</w:t>
      </w:r>
      <w:r w:rsidRPr="007F3C31">
        <w:rPr>
          <w:rFonts w:cstheme="minorHAnsi"/>
          <w:i/>
          <w:iCs/>
          <w:vertAlign w:val="subscript"/>
        </w:rPr>
        <w:t>p2</w:t>
      </w:r>
      <w:r w:rsidR="00561088" w:rsidRPr="007F3C31">
        <w:rPr>
          <w:rFonts w:cstheme="minorHAnsi"/>
          <w:i/>
          <w:iCs/>
        </w:rPr>
        <w:t xml:space="preserve">, </w:t>
      </w:r>
      <w:r w:rsidR="00561088" w:rsidRPr="007F3C31">
        <w:rPr>
          <w:rFonts w:cstheme="minorHAnsi"/>
        </w:rPr>
        <w:t>and</w:t>
      </w:r>
      <w:r w:rsidRPr="007F3C31">
        <w:rPr>
          <w:rFonts w:cstheme="minorHAnsi"/>
        </w:rPr>
        <w:t xml:space="preserve"> </w:t>
      </w:r>
      <w:r w:rsidR="00561088" w:rsidRPr="007F3C31">
        <w:rPr>
          <w:rFonts w:cstheme="minorHAnsi"/>
        </w:rPr>
        <w:t xml:space="preserve">2) </w:t>
      </w:r>
      <w:r w:rsidR="0088526D">
        <w:rPr>
          <w:rFonts w:cstheme="minorHAnsi"/>
        </w:rPr>
        <w:t>i</w:t>
      </w:r>
      <w:r w:rsidR="00561088" w:rsidRPr="007F3C31">
        <w:rPr>
          <w:rFonts w:cstheme="minorHAnsi"/>
        </w:rPr>
        <w:t>ntervention 1</w:t>
      </w:r>
      <w:r w:rsidR="0088526D">
        <w:rPr>
          <w:rFonts w:cstheme="minorHAnsi"/>
        </w:rPr>
        <w:t xml:space="preserve"> </w:t>
      </w:r>
      <w:r w:rsidR="00A44704">
        <w:rPr>
          <w:rFonts w:cstheme="minorHAnsi"/>
        </w:rPr>
        <w:t xml:space="preserve">and 2 </w:t>
      </w:r>
      <w:r w:rsidR="0088526D">
        <w:rPr>
          <w:rFonts w:cstheme="minorHAnsi"/>
        </w:rPr>
        <w:t>magnitude,</w:t>
      </w:r>
      <w:r w:rsidR="00561088" w:rsidRPr="007F3C31">
        <w:rPr>
          <w:rFonts w:cstheme="minorHAnsi"/>
        </w:rPr>
        <w:t xml:space="preserve"> </w:t>
      </w:r>
      <w:r w:rsidR="00561088" w:rsidRPr="007F3C31">
        <w:rPr>
          <w:rFonts w:cstheme="minorHAnsi"/>
          <w:i/>
          <w:iCs/>
        </w:rPr>
        <w:t>c</w:t>
      </w:r>
      <w:r w:rsidR="00561088" w:rsidRPr="007F3C31">
        <w:rPr>
          <w:rFonts w:cstheme="minorHAnsi"/>
          <w:i/>
          <w:iCs/>
          <w:vertAlign w:val="subscript"/>
        </w:rPr>
        <w:t>min1</w:t>
      </w:r>
      <w:r w:rsidR="00A44704">
        <w:rPr>
          <w:rFonts w:cstheme="minorHAnsi"/>
          <w:i/>
          <w:iCs/>
          <w:vertAlign w:val="subscript"/>
        </w:rPr>
        <w:t xml:space="preserve"> </w:t>
      </w:r>
      <w:r w:rsidR="00A44704">
        <w:rPr>
          <w:rFonts w:cstheme="minorHAnsi"/>
        </w:rPr>
        <w:t>and</w:t>
      </w:r>
      <w:r w:rsidR="00561088" w:rsidRPr="007F3C31">
        <w:rPr>
          <w:rFonts w:cstheme="minorHAnsi"/>
        </w:rPr>
        <w:t xml:space="preserve"> </w:t>
      </w:r>
      <w:r w:rsidR="00561088" w:rsidRPr="007F3C31">
        <w:rPr>
          <w:rFonts w:cstheme="minorHAnsi"/>
          <w:i/>
          <w:iCs/>
        </w:rPr>
        <w:t>c</w:t>
      </w:r>
      <w:r w:rsidR="00561088" w:rsidRPr="007F3C31">
        <w:rPr>
          <w:rFonts w:cstheme="minorHAnsi"/>
          <w:i/>
          <w:iCs/>
          <w:vertAlign w:val="subscript"/>
        </w:rPr>
        <w:t>min2</w:t>
      </w:r>
      <w:r w:rsidR="00561088" w:rsidRPr="007F3C31">
        <w:rPr>
          <w:rFonts w:cstheme="minorHAnsi"/>
        </w:rPr>
        <w:t xml:space="preserve"> </w:t>
      </w:r>
      <w:r w:rsidRPr="007F3C31">
        <w:rPr>
          <w:rFonts w:cstheme="minorHAnsi"/>
        </w:rPr>
        <w:t xml:space="preserve">(Figure </w:t>
      </w:r>
      <w:r w:rsidR="00CF5AE9" w:rsidRPr="007F3C31">
        <w:rPr>
          <w:rFonts w:cstheme="minorHAnsi"/>
        </w:rPr>
        <w:t>3</w:t>
      </w:r>
      <w:r w:rsidRPr="007F3C31">
        <w:rPr>
          <w:rFonts w:cstheme="minorHAnsi"/>
        </w:rPr>
        <w:t>).</w:t>
      </w:r>
      <w:r w:rsidR="00561088" w:rsidRPr="007F3C31">
        <w:rPr>
          <w:rFonts w:cstheme="minorHAnsi"/>
        </w:rPr>
        <w:t xml:space="preserve"> </w:t>
      </w:r>
      <w:r w:rsidR="00E27119" w:rsidRPr="007F3C31">
        <w:rPr>
          <w:rFonts w:cstheme="minorHAnsi"/>
        </w:rPr>
        <w:t>The optimal parameter space for all scenarios can be found</w:t>
      </w:r>
      <w:r w:rsidR="00A44704">
        <w:rPr>
          <w:rFonts w:cstheme="minorHAnsi"/>
        </w:rPr>
        <w:t xml:space="preserve"> summarised</w:t>
      </w:r>
      <w:r w:rsidR="00E27119" w:rsidRPr="007F3C31">
        <w:rPr>
          <w:rFonts w:cstheme="minorHAnsi"/>
        </w:rPr>
        <w:t xml:space="preserve"> in the supplementary material (Table</w:t>
      </w:r>
      <w:r w:rsidR="00CF5AE9" w:rsidRPr="007F3C31">
        <w:rPr>
          <w:rFonts w:cstheme="minorHAnsi"/>
        </w:rPr>
        <w:t xml:space="preserve"> S3</w:t>
      </w:r>
      <w:r w:rsidR="00E27119" w:rsidRPr="007F3C31">
        <w:rPr>
          <w:rFonts w:cstheme="minorHAnsi"/>
        </w:rPr>
        <w:t>).</w:t>
      </w:r>
    </w:p>
    <w:p w14:paraId="7C504055" w14:textId="17A84858" w:rsidR="0005344E" w:rsidRDefault="00D241F6" w:rsidP="00062E35">
      <w:pPr>
        <w:spacing w:after="0" w:line="360" w:lineRule="auto"/>
        <w:jc w:val="center"/>
        <w:rPr>
          <w:rFonts w:cstheme="minorHAnsi"/>
          <w:b/>
          <w:bCs/>
        </w:rPr>
      </w:pPr>
      <w:r>
        <w:rPr>
          <w:noProof/>
        </w:rPr>
        <w:lastRenderedPageBreak/>
        <w:drawing>
          <wp:inline distT="0" distB="0" distL="0" distR="0" wp14:anchorId="3DF049AC" wp14:editId="2953E8DC">
            <wp:extent cx="5731510" cy="61137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113780"/>
                    </a:xfrm>
                    <a:prstGeom prst="rect">
                      <a:avLst/>
                    </a:prstGeom>
                    <a:noFill/>
                    <a:ln>
                      <a:noFill/>
                    </a:ln>
                  </pic:spPr>
                </pic:pic>
              </a:graphicData>
            </a:graphic>
          </wp:inline>
        </w:drawing>
      </w:r>
    </w:p>
    <w:p w14:paraId="23951F44" w14:textId="0D308F58" w:rsidR="005661F5" w:rsidRDefault="000E1AC7" w:rsidP="000E1AC7">
      <w:pPr>
        <w:spacing w:after="0" w:line="360" w:lineRule="auto"/>
        <w:jc w:val="both"/>
        <w:rPr>
          <w:rFonts w:cstheme="minorHAnsi"/>
        </w:rPr>
      </w:pPr>
      <w:bookmarkStart w:id="193" w:name="_Hlk48034928"/>
      <w:r w:rsidRPr="00C13B7B">
        <w:rPr>
          <w:rFonts w:cstheme="minorHAnsi"/>
          <w:b/>
          <w:bCs/>
        </w:rPr>
        <w:t xml:space="preserve">Figure </w:t>
      </w:r>
      <w:r w:rsidR="00CF5AE9">
        <w:rPr>
          <w:rFonts w:cstheme="minorHAnsi"/>
          <w:b/>
          <w:bCs/>
        </w:rPr>
        <w:t>3</w:t>
      </w:r>
      <w:r w:rsidRPr="00C13B7B">
        <w:rPr>
          <w:rFonts w:cstheme="minorHAnsi"/>
          <w:b/>
          <w:bCs/>
        </w:rPr>
        <w:t xml:space="preserve">. </w:t>
      </w:r>
      <w:r w:rsidR="000C7C7F">
        <w:rPr>
          <w:rFonts w:cstheme="minorHAnsi"/>
          <w:b/>
          <w:bCs/>
        </w:rPr>
        <w:t xml:space="preserve">A) </w:t>
      </w:r>
      <w:r>
        <w:rPr>
          <w:rFonts w:cstheme="minorHAnsi"/>
          <w:b/>
          <w:bCs/>
        </w:rPr>
        <w:t xml:space="preserve">Sensitivity analysis for </w:t>
      </w:r>
      <w:r w:rsidR="009623A7">
        <w:rPr>
          <w:rFonts w:cstheme="minorHAnsi"/>
          <w:b/>
          <w:bCs/>
        </w:rPr>
        <w:t xml:space="preserve">the </w:t>
      </w:r>
      <w:r>
        <w:rPr>
          <w:rFonts w:cstheme="minorHAnsi"/>
          <w:b/>
          <w:bCs/>
        </w:rPr>
        <w:t>peak</w:t>
      </w:r>
      <w:r w:rsidR="009623A7">
        <w:rPr>
          <w:rFonts w:cstheme="minorHAnsi"/>
          <w:b/>
          <w:bCs/>
        </w:rPr>
        <w:t xml:space="preserve"> prevalence</w:t>
      </w:r>
      <w:r>
        <w:rPr>
          <w:rFonts w:cstheme="minorHAnsi"/>
          <w:b/>
          <w:bCs/>
        </w:rPr>
        <w:t xml:space="preserve">, </w:t>
      </w:r>
      <w:r w:rsidRPr="00843E33">
        <w:rPr>
          <w:rFonts w:cstheme="minorHAnsi"/>
          <w:b/>
          <w:bCs/>
          <w:i/>
          <w:iCs/>
        </w:rPr>
        <w:t>I</w:t>
      </w:r>
      <w:r w:rsidRPr="00843E33">
        <w:rPr>
          <w:rFonts w:cstheme="minorHAnsi"/>
          <w:b/>
          <w:bCs/>
          <w:i/>
          <w:iCs/>
          <w:vertAlign w:val="subscript"/>
        </w:rPr>
        <w:t>max</w:t>
      </w:r>
      <w:r>
        <w:rPr>
          <w:rFonts w:cstheme="minorHAnsi"/>
          <w:b/>
          <w:bCs/>
        </w:rPr>
        <w:t xml:space="preserve">, and </w:t>
      </w:r>
      <w:r w:rsidR="009C6C85">
        <w:rPr>
          <w:rFonts w:cstheme="minorHAnsi"/>
          <w:b/>
          <w:bCs/>
        </w:rPr>
        <w:t>attack rate</w:t>
      </w:r>
      <w:r>
        <w:rPr>
          <w:rFonts w:cstheme="minorHAnsi"/>
          <w:b/>
          <w:bCs/>
        </w:rPr>
        <w:t xml:space="preserve">, </w:t>
      </w:r>
      <w:proofErr w:type="spellStart"/>
      <w:r w:rsidRPr="000F1431">
        <w:rPr>
          <w:rFonts w:cstheme="minorHAnsi"/>
          <w:b/>
          <w:bCs/>
          <w:i/>
          <w:iCs/>
        </w:rPr>
        <w:t>I</w:t>
      </w:r>
      <w:r w:rsidRPr="000F1431">
        <w:rPr>
          <w:rFonts w:cstheme="minorHAnsi"/>
          <w:b/>
          <w:bCs/>
          <w:i/>
          <w:iCs/>
          <w:vertAlign w:val="subscript"/>
        </w:rPr>
        <w:t>c</w:t>
      </w:r>
      <w:proofErr w:type="spellEnd"/>
      <w:r>
        <w:rPr>
          <w:rFonts w:cstheme="minorHAnsi"/>
          <w:b/>
          <w:bCs/>
        </w:rPr>
        <w:t>(</w:t>
      </w:r>
      <w:proofErr w:type="spellStart"/>
      <w:r w:rsidR="00CF5AE9" w:rsidRPr="00CF5AE9">
        <w:rPr>
          <w:rFonts w:cstheme="minorHAnsi"/>
          <w:b/>
          <w:bCs/>
          <w:i/>
          <w:iCs/>
        </w:rPr>
        <w:t>t</w:t>
      </w:r>
      <w:r w:rsidR="00CF5AE9" w:rsidRPr="00CF5AE9">
        <w:rPr>
          <w:rFonts w:cstheme="minorHAnsi"/>
          <w:b/>
          <w:bCs/>
          <w:i/>
          <w:iCs/>
          <w:vertAlign w:val="subscript"/>
        </w:rPr>
        <w:t>max</w:t>
      </w:r>
      <w:proofErr w:type="spellEnd"/>
      <w:r>
        <w:rPr>
          <w:rFonts w:cstheme="minorHAnsi"/>
          <w:b/>
          <w:bCs/>
        </w:rPr>
        <w:t xml:space="preserve">), for intervention 1 trigger </w:t>
      </w:r>
      <w:r w:rsidR="001222A0">
        <w:rPr>
          <w:rFonts w:cstheme="minorHAnsi"/>
          <w:b/>
          <w:bCs/>
        </w:rPr>
        <w:t>point</w:t>
      </w:r>
      <w:r>
        <w:rPr>
          <w:rFonts w:cstheme="minorHAnsi"/>
          <w:b/>
          <w:bCs/>
        </w:rPr>
        <w:t xml:space="preserve">, </w:t>
      </w:r>
      <w:r w:rsidRPr="00843E33">
        <w:rPr>
          <w:rFonts w:cstheme="minorHAnsi"/>
          <w:b/>
          <w:bCs/>
          <w:i/>
          <w:iCs/>
        </w:rPr>
        <w:t>t</w:t>
      </w:r>
      <w:r w:rsidRPr="00843E33">
        <w:rPr>
          <w:rFonts w:cstheme="minorHAnsi"/>
          <w:b/>
          <w:bCs/>
          <w:i/>
          <w:iCs/>
          <w:vertAlign w:val="subscript"/>
        </w:rPr>
        <w:t>p1</w:t>
      </w:r>
      <w:r>
        <w:rPr>
          <w:rFonts w:cstheme="minorHAnsi"/>
          <w:b/>
          <w:bCs/>
        </w:rPr>
        <w:t xml:space="preserve">, and intervention 2 trigger </w:t>
      </w:r>
      <w:r w:rsidR="001222A0">
        <w:rPr>
          <w:rFonts w:cstheme="minorHAnsi"/>
          <w:b/>
          <w:bCs/>
        </w:rPr>
        <w:t>point</w:t>
      </w:r>
      <w:r>
        <w:rPr>
          <w:rFonts w:cstheme="minorHAnsi"/>
          <w:b/>
          <w:bCs/>
        </w:rPr>
        <w:t xml:space="preserve">, </w:t>
      </w:r>
      <w:r w:rsidRPr="00843E33">
        <w:rPr>
          <w:rFonts w:cstheme="minorHAnsi"/>
          <w:b/>
          <w:bCs/>
          <w:i/>
          <w:iCs/>
        </w:rPr>
        <w:t>t</w:t>
      </w:r>
      <w:r w:rsidRPr="00843E33">
        <w:rPr>
          <w:rFonts w:cstheme="minorHAnsi"/>
          <w:b/>
          <w:bCs/>
          <w:i/>
          <w:iCs/>
          <w:vertAlign w:val="subscript"/>
        </w:rPr>
        <w:t>p2</w:t>
      </w:r>
      <w:r>
        <w:rPr>
          <w:rFonts w:cstheme="minorHAnsi"/>
          <w:b/>
          <w:bCs/>
        </w:rPr>
        <w:t xml:space="preserve">. </w:t>
      </w:r>
      <w:r w:rsidR="000C7C7F">
        <w:rPr>
          <w:rFonts w:cstheme="minorHAnsi"/>
          <w:b/>
          <w:bCs/>
        </w:rPr>
        <w:t>B)</w:t>
      </w:r>
      <w:r w:rsidR="005661F5" w:rsidRPr="00C13B7B">
        <w:rPr>
          <w:rFonts w:cstheme="minorHAnsi"/>
          <w:b/>
          <w:bCs/>
        </w:rPr>
        <w:t xml:space="preserve"> </w:t>
      </w:r>
      <w:r w:rsidR="005661F5">
        <w:rPr>
          <w:rFonts w:cstheme="minorHAnsi"/>
          <w:b/>
          <w:bCs/>
        </w:rPr>
        <w:t xml:space="preserve">Sensitivity analysis </w:t>
      </w:r>
      <w:r w:rsidR="000C7C7F">
        <w:rPr>
          <w:rFonts w:cstheme="minorHAnsi"/>
          <w:b/>
          <w:bCs/>
        </w:rPr>
        <w:t xml:space="preserve">for </w:t>
      </w:r>
      <w:r w:rsidR="005661F5">
        <w:rPr>
          <w:rFonts w:cstheme="minorHAnsi"/>
          <w:b/>
          <w:bCs/>
        </w:rPr>
        <w:t>the</w:t>
      </w:r>
      <w:r w:rsidR="005661F5" w:rsidRPr="00843E33">
        <w:rPr>
          <w:rFonts w:cstheme="minorHAnsi"/>
          <w:b/>
          <w:bCs/>
        </w:rPr>
        <w:t xml:space="preserve"> </w:t>
      </w:r>
      <w:bookmarkStart w:id="194" w:name="_Hlk48037107"/>
      <w:r w:rsidR="005661F5">
        <w:rPr>
          <w:rFonts w:cstheme="minorHAnsi"/>
          <w:b/>
          <w:bCs/>
        </w:rPr>
        <w:t xml:space="preserve">minimum value of scaling factor </w:t>
      </w:r>
      <w:r w:rsidR="000C7C7F" w:rsidRPr="000C7C7F">
        <w:rPr>
          <w:rFonts w:cstheme="minorHAnsi"/>
          <w:b/>
          <w:bCs/>
          <w:i/>
          <w:iCs/>
        </w:rPr>
        <w:t>c(t)</w:t>
      </w:r>
      <w:r w:rsidR="000C7C7F">
        <w:rPr>
          <w:rFonts w:cstheme="minorHAnsi"/>
          <w:b/>
          <w:bCs/>
        </w:rPr>
        <w:t xml:space="preserve"> </w:t>
      </w:r>
      <w:r w:rsidR="005661F5">
        <w:rPr>
          <w:rFonts w:cstheme="minorHAnsi"/>
          <w:b/>
          <w:bCs/>
        </w:rPr>
        <w:t xml:space="preserve">for intervention 1, </w:t>
      </w:r>
      <w:r w:rsidR="005661F5" w:rsidRPr="00843E33">
        <w:rPr>
          <w:rFonts w:cstheme="minorHAnsi"/>
          <w:b/>
          <w:bCs/>
          <w:i/>
          <w:iCs/>
        </w:rPr>
        <w:t>c</w:t>
      </w:r>
      <w:r w:rsidR="005661F5" w:rsidRPr="00843E33">
        <w:rPr>
          <w:rFonts w:cstheme="minorHAnsi"/>
          <w:b/>
          <w:bCs/>
          <w:i/>
          <w:iCs/>
          <w:vertAlign w:val="subscript"/>
        </w:rPr>
        <w:t>min1</w:t>
      </w:r>
      <w:r w:rsidR="005661F5">
        <w:rPr>
          <w:rFonts w:cstheme="minorHAnsi"/>
          <w:b/>
          <w:bCs/>
        </w:rPr>
        <w:t xml:space="preserve">, and intervention 2, </w:t>
      </w:r>
      <w:r w:rsidR="005661F5" w:rsidRPr="00843E33">
        <w:rPr>
          <w:rFonts w:cstheme="minorHAnsi"/>
          <w:b/>
          <w:bCs/>
          <w:i/>
          <w:iCs/>
        </w:rPr>
        <w:t>c</w:t>
      </w:r>
      <w:r w:rsidR="005661F5" w:rsidRPr="00843E33">
        <w:rPr>
          <w:rFonts w:cstheme="minorHAnsi"/>
          <w:b/>
          <w:bCs/>
          <w:i/>
          <w:iCs/>
          <w:vertAlign w:val="subscript"/>
        </w:rPr>
        <w:t>min2</w:t>
      </w:r>
      <w:bookmarkEnd w:id="194"/>
      <w:r w:rsidR="00451FD1">
        <w:rPr>
          <w:rFonts w:cstheme="minorHAnsi"/>
          <w:b/>
          <w:bCs/>
        </w:rPr>
        <w:t>.</w:t>
      </w:r>
      <w:r w:rsidR="005661F5" w:rsidRPr="000C7C7F">
        <w:rPr>
          <w:rFonts w:cstheme="minorHAnsi"/>
        </w:rPr>
        <w:t xml:space="preserve"> </w:t>
      </w:r>
    </w:p>
    <w:bookmarkEnd w:id="193"/>
    <w:p w14:paraId="6AC95E27" w14:textId="77777777" w:rsidR="005661F5" w:rsidRDefault="005661F5" w:rsidP="000E1AC7">
      <w:pPr>
        <w:spacing w:after="0" w:line="360" w:lineRule="auto"/>
        <w:jc w:val="both"/>
        <w:rPr>
          <w:rFonts w:cstheme="minorHAnsi"/>
          <w:b/>
          <w:bCs/>
        </w:rPr>
      </w:pPr>
    </w:p>
    <w:p w14:paraId="6C325640" w14:textId="508FDD3E" w:rsidR="000E1AC7" w:rsidRPr="00CE06A2" w:rsidRDefault="000E1AC7" w:rsidP="000E1AC7">
      <w:pPr>
        <w:spacing w:after="0" w:line="360" w:lineRule="auto"/>
        <w:jc w:val="both"/>
        <w:rPr>
          <w:rFonts w:cstheme="minorHAnsi"/>
        </w:rPr>
      </w:pPr>
      <w:r w:rsidRPr="007F3C31">
        <w:rPr>
          <w:rFonts w:cstheme="minorHAnsi"/>
        </w:rPr>
        <w:t xml:space="preserve">A large range of trigger points for intervention 2 (1 ≤ </w:t>
      </w:r>
      <w:r w:rsidRPr="007F3C31">
        <w:rPr>
          <w:rFonts w:cstheme="minorHAnsi"/>
          <w:i/>
          <w:iCs/>
        </w:rPr>
        <w:t>t</w:t>
      </w:r>
      <w:r w:rsidRPr="007F3C31">
        <w:rPr>
          <w:rFonts w:cstheme="minorHAnsi"/>
          <w:i/>
          <w:iCs/>
          <w:vertAlign w:val="subscript"/>
        </w:rPr>
        <w:t>p2</w:t>
      </w:r>
      <w:r w:rsidRPr="007F3C31">
        <w:rPr>
          <w:rFonts w:cstheme="minorHAnsi"/>
        </w:rPr>
        <w:t xml:space="preserve"> ≤100) were </w:t>
      </w:r>
      <w:r w:rsidR="002A6679">
        <w:rPr>
          <w:rFonts w:cstheme="minorHAnsi"/>
        </w:rPr>
        <w:t>found to result in near-optimal reductions to</w:t>
      </w:r>
      <w:r w:rsidRPr="007F3C31">
        <w:rPr>
          <w:rFonts w:cstheme="minorHAnsi"/>
        </w:rPr>
        <w:t xml:space="preserve"> </w:t>
      </w:r>
      <w:r w:rsidRPr="007F3C31">
        <w:rPr>
          <w:rFonts w:cstheme="minorHAnsi"/>
          <w:i/>
          <w:iCs/>
        </w:rPr>
        <w:t>I</w:t>
      </w:r>
      <w:r w:rsidRPr="007F3C31">
        <w:rPr>
          <w:rFonts w:cstheme="minorHAnsi"/>
          <w:i/>
          <w:iCs/>
          <w:vertAlign w:val="subscript"/>
        </w:rPr>
        <w:t>max</w:t>
      </w:r>
      <w:r w:rsidRPr="007F3C31">
        <w:rPr>
          <w:rFonts w:cstheme="minorHAnsi"/>
        </w:rPr>
        <w:t xml:space="preserve"> and </w:t>
      </w:r>
      <w:proofErr w:type="spellStart"/>
      <w:r w:rsidRPr="007F3C31">
        <w:rPr>
          <w:rFonts w:cstheme="minorHAnsi"/>
          <w:i/>
          <w:iCs/>
        </w:rPr>
        <w:t>I</w:t>
      </w:r>
      <w:r w:rsidRPr="007F3C31">
        <w:rPr>
          <w:rFonts w:cstheme="minorHAnsi"/>
          <w:i/>
          <w:iCs/>
          <w:vertAlign w:val="subscript"/>
        </w:rPr>
        <w:t>c</w:t>
      </w:r>
      <w:proofErr w:type="spellEnd"/>
      <w:r w:rsidRPr="007F3C31">
        <w:rPr>
          <w:rFonts w:cstheme="minorHAnsi"/>
          <w:i/>
          <w:iCs/>
        </w:rPr>
        <w:t>(</w:t>
      </w:r>
      <w:proofErr w:type="spellStart"/>
      <w:r w:rsidR="00CF5AE9" w:rsidRPr="007F3C31">
        <w:rPr>
          <w:rFonts w:cstheme="minorHAnsi"/>
          <w:i/>
          <w:iCs/>
        </w:rPr>
        <w:t>t</w:t>
      </w:r>
      <w:r w:rsidR="00CF5AE9" w:rsidRPr="007F3C31">
        <w:rPr>
          <w:rFonts w:cstheme="minorHAnsi"/>
          <w:i/>
          <w:iCs/>
          <w:vertAlign w:val="subscript"/>
        </w:rPr>
        <w:t>max</w:t>
      </w:r>
      <w:proofErr w:type="spellEnd"/>
      <w:r w:rsidRPr="007F3C31">
        <w:rPr>
          <w:rFonts w:cstheme="minorHAnsi"/>
          <w:i/>
          <w:iCs/>
        </w:rPr>
        <w:t>)</w:t>
      </w:r>
      <w:r w:rsidRPr="007F3C31">
        <w:rPr>
          <w:rFonts w:cstheme="minorHAnsi"/>
        </w:rPr>
        <w:t>, on the condition that the optimal trigger point for intervention 1 was achieved (</w:t>
      </w:r>
      <w:r w:rsidR="000B3665" w:rsidRPr="007F3C31">
        <w:rPr>
          <w:rFonts w:cstheme="minorHAnsi"/>
        </w:rPr>
        <w:t xml:space="preserve">50 ≤ </w:t>
      </w:r>
      <w:r w:rsidRPr="007F3C31">
        <w:rPr>
          <w:rFonts w:cstheme="minorHAnsi"/>
          <w:i/>
          <w:iCs/>
        </w:rPr>
        <w:t>t</w:t>
      </w:r>
      <w:r w:rsidRPr="007F3C31">
        <w:rPr>
          <w:rFonts w:cstheme="minorHAnsi"/>
          <w:i/>
          <w:iCs/>
          <w:vertAlign w:val="subscript"/>
        </w:rPr>
        <w:t>p1</w:t>
      </w:r>
      <w:r w:rsidRPr="007F3C31">
        <w:rPr>
          <w:rFonts w:cstheme="minorHAnsi"/>
        </w:rPr>
        <w:t xml:space="preserve"> </w:t>
      </w:r>
      <w:r w:rsidR="000B3665" w:rsidRPr="007F3C31">
        <w:rPr>
          <w:rFonts w:cstheme="minorHAnsi"/>
        </w:rPr>
        <w:t>≤</w:t>
      </w:r>
      <w:r w:rsidRPr="007F3C31">
        <w:rPr>
          <w:rFonts w:cstheme="minorHAnsi"/>
        </w:rPr>
        <w:t xml:space="preserve"> 65)</w:t>
      </w:r>
      <w:r w:rsidR="00561088" w:rsidRPr="007F3C31">
        <w:rPr>
          <w:rFonts w:cstheme="minorHAnsi"/>
        </w:rPr>
        <w:t xml:space="preserve"> (Figure </w:t>
      </w:r>
      <w:r w:rsidR="00CF5AE9" w:rsidRPr="007F3C31">
        <w:rPr>
          <w:rFonts w:cstheme="minorHAnsi"/>
        </w:rPr>
        <w:t>3</w:t>
      </w:r>
      <w:r w:rsidR="00561088" w:rsidRPr="007F3C31">
        <w:rPr>
          <w:rFonts w:cstheme="minorHAnsi"/>
        </w:rPr>
        <w:t>A)</w:t>
      </w:r>
      <w:r w:rsidRPr="007F3C31">
        <w:rPr>
          <w:rFonts w:cstheme="minorHAnsi"/>
        </w:rPr>
        <w:t>. This was found</w:t>
      </w:r>
      <w:r w:rsidRPr="0026025E">
        <w:rPr>
          <w:rFonts w:cstheme="minorHAnsi"/>
        </w:rPr>
        <w:t xml:space="preserve"> to differ if a suboptimal </w:t>
      </w:r>
      <w:r w:rsidRPr="00D72AEA">
        <w:rPr>
          <w:rFonts w:cstheme="minorHAnsi"/>
        </w:rPr>
        <w:t>earlier</w:t>
      </w:r>
      <w:r w:rsidRPr="0026025E">
        <w:rPr>
          <w:rFonts w:cstheme="minorHAnsi"/>
        </w:rPr>
        <w:t xml:space="preserve"> intervention 1 trigger point was chosen, with only a narrow selection of optimal intervention 2 trigger points able to compensate for </w:t>
      </w:r>
      <w:r w:rsidR="00F863A0">
        <w:rPr>
          <w:rFonts w:cstheme="minorHAnsi"/>
        </w:rPr>
        <w:t>a</w:t>
      </w:r>
      <w:r w:rsidRPr="0026025E">
        <w:rPr>
          <w:rFonts w:cstheme="minorHAnsi"/>
        </w:rPr>
        <w:t xml:space="preserve"> suboptimal </w:t>
      </w:r>
      <w:r w:rsidRPr="0026025E">
        <w:rPr>
          <w:rFonts w:cstheme="minorHAnsi"/>
          <w:i/>
          <w:iCs/>
        </w:rPr>
        <w:t>t</w:t>
      </w:r>
      <w:r w:rsidRPr="0026025E">
        <w:rPr>
          <w:rFonts w:cstheme="minorHAnsi"/>
          <w:i/>
          <w:iCs/>
          <w:vertAlign w:val="subscript"/>
        </w:rPr>
        <w:t>p1</w:t>
      </w:r>
      <w:r w:rsidRPr="0026025E">
        <w:rPr>
          <w:rFonts w:cstheme="minorHAnsi"/>
        </w:rPr>
        <w:t xml:space="preserve"> value. The choice of a </w:t>
      </w:r>
      <w:r w:rsidRPr="00D72AEA">
        <w:rPr>
          <w:rFonts w:cstheme="minorHAnsi"/>
        </w:rPr>
        <w:t>later</w:t>
      </w:r>
      <w:r w:rsidR="00D72AEA">
        <w:rPr>
          <w:rFonts w:cstheme="minorHAnsi"/>
        </w:rPr>
        <w:t>-</w:t>
      </w:r>
      <w:r w:rsidRPr="0026025E">
        <w:rPr>
          <w:rFonts w:cstheme="minorHAnsi"/>
        </w:rPr>
        <w:t>than</w:t>
      </w:r>
      <w:r w:rsidR="00D72AEA">
        <w:rPr>
          <w:rFonts w:cstheme="minorHAnsi"/>
        </w:rPr>
        <w:t>-</w:t>
      </w:r>
      <w:r w:rsidRPr="0026025E">
        <w:rPr>
          <w:rFonts w:cstheme="minorHAnsi"/>
        </w:rPr>
        <w:t xml:space="preserve">optimal intervention 1 trigger was found to </w:t>
      </w:r>
      <w:r>
        <w:rPr>
          <w:rFonts w:cstheme="minorHAnsi"/>
        </w:rPr>
        <w:t xml:space="preserve">negate the ability for an intervention 2 trigger to prevent increases in </w:t>
      </w:r>
      <w:r w:rsidRPr="000541F9">
        <w:rPr>
          <w:rFonts w:cstheme="minorHAnsi"/>
          <w:i/>
          <w:iCs/>
        </w:rPr>
        <w:t>I</w:t>
      </w:r>
      <w:r w:rsidRPr="000541F9">
        <w:rPr>
          <w:rFonts w:cstheme="minorHAnsi"/>
          <w:i/>
          <w:iCs/>
          <w:vertAlign w:val="subscript"/>
        </w:rPr>
        <w:t>max</w:t>
      </w:r>
      <w:r>
        <w:rPr>
          <w:rFonts w:cstheme="minorHAnsi"/>
        </w:rPr>
        <w:t xml:space="preserve"> and </w:t>
      </w:r>
      <w:proofErr w:type="spellStart"/>
      <w:r w:rsidRPr="000541F9">
        <w:rPr>
          <w:rFonts w:cstheme="minorHAnsi"/>
          <w:i/>
          <w:iCs/>
        </w:rPr>
        <w:t>I</w:t>
      </w:r>
      <w:r w:rsidRPr="000541F9">
        <w:rPr>
          <w:rFonts w:cstheme="minorHAnsi"/>
          <w:i/>
          <w:iCs/>
          <w:vertAlign w:val="subscript"/>
        </w:rPr>
        <w:t>c</w:t>
      </w:r>
      <w:proofErr w:type="spellEnd"/>
      <w:r w:rsidRPr="000541F9">
        <w:rPr>
          <w:rFonts w:cstheme="minorHAnsi"/>
          <w:i/>
          <w:iCs/>
        </w:rPr>
        <w:t>(</w:t>
      </w:r>
      <w:proofErr w:type="spellStart"/>
      <w:r w:rsidR="00CF5AE9">
        <w:rPr>
          <w:rFonts w:cstheme="minorHAnsi"/>
          <w:i/>
          <w:iCs/>
        </w:rPr>
        <w:t>t</w:t>
      </w:r>
      <w:r w:rsidR="00CF5AE9" w:rsidRPr="00CF5AE9">
        <w:rPr>
          <w:rFonts w:cstheme="minorHAnsi"/>
          <w:i/>
          <w:iCs/>
          <w:vertAlign w:val="subscript"/>
        </w:rPr>
        <w:t>max</w:t>
      </w:r>
      <w:proofErr w:type="spellEnd"/>
      <w:r w:rsidRPr="000541F9">
        <w:rPr>
          <w:rFonts w:cstheme="minorHAnsi"/>
          <w:i/>
          <w:iCs/>
        </w:rPr>
        <w:t>)</w:t>
      </w:r>
      <w:r>
        <w:rPr>
          <w:rFonts w:cstheme="minorHAnsi"/>
        </w:rPr>
        <w:t xml:space="preserve">, </w:t>
      </w:r>
      <w:r>
        <w:rPr>
          <w:rFonts w:cstheme="minorHAnsi"/>
        </w:rPr>
        <w:lastRenderedPageBreak/>
        <w:t xml:space="preserve">suggesting that it is better to introduce </w:t>
      </w:r>
      <w:r w:rsidRPr="007F3C31">
        <w:rPr>
          <w:rFonts w:cstheme="minorHAnsi"/>
        </w:rPr>
        <w:t xml:space="preserve">the initial intervention earlier, rather than later, if the optimal intervention 1 trigger point is unknown. Extending the duration of intervention 1 and 2 did little to alter the optimal trigger points </w:t>
      </w:r>
      <w:r w:rsidRPr="00CE06A2">
        <w:rPr>
          <w:rFonts w:cstheme="minorHAnsi"/>
        </w:rPr>
        <w:t xml:space="preserve">for </w:t>
      </w:r>
      <w:r w:rsidR="00A9015F" w:rsidRPr="00CE06A2">
        <w:rPr>
          <w:rFonts w:cstheme="minorHAnsi"/>
        </w:rPr>
        <w:t>all</w:t>
      </w:r>
      <w:r w:rsidRPr="00CE06A2">
        <w:rPr>
          <w:rFonts w:cstheme="minorHAnsi"/>
        </w:rPr>
        <w:t xml:space="preserve"> scenario</w:t>
      </w:r>
      <w:r w:rsidR="00A9015F" w:rsidRPr="00CE06A2">
        <w:rPr>
          <w:rFonts w:cstheme="minorHAnsi"/>
        </w:rPr>
        <w:t>s</w:t>
      </w:r>
      <w:r w:rsidRPr="00CE06A2">
        <w:rPr>
          <w:rFonts w:cstheme="minorHAnsi"/>
        </w:rPr>
        <w:t xml:space="preserve"> (Figure S</w:t>
      </w:r>
      <w:r w:rsidR="00CF5AE9" w:rsidRPr="00CE06A2">
        <w:rPr>
          <w:rFonts w:cstheme="minorHAnsi"/>
        </w:rPr>
        <w:t>6</w:t>
      </w:r>
      <w:r w:rsidR="00D72AEA">
        <w:rPr>
          <w:rFonts w:cstheme="minorHAnsi"/>
        </w:rPr>
        <w:t>-</w:t>
      </w:r>
      <w:r w:rsidRPr="00CE06A2">
        <w:rPr>
          <w:rFonts w:cstheme="minorHAnsi"/>
        </w:rPr>
        <w:t>1</w:t>
      </w:r>
      <w:r w:rsidR="001222A0" w:rsidRPr="00CE06A2">
        <w:rPr>
          <w:rFonts w:cstheme="minorHAnsi"/>
        </w:rPr>
        <w:t>0</w:t>
      </w:r>
      <w:r w:rsidRPr="00CE06A2">
        <w:rPr>
          <w:rFonts w:cstheme="minorHAnsi"/>
        </w:rPr>
        <w:t xml:space="preserve">). </w:t>
      </w:r>
    </w:p>
    <w:p w14:paraId="645FAD6D" w14:textId="77777777" w:rsidR="005661F5" w:rsidRPr="00CE06A2" w:rsidRDefault="005661F5" w:rsidP="000E1AC7">
      <w:pPr>
        <w:spacing w:after="0" w:line="360" w:lineRule="auto"/>
        <w:jc w:val="both"/>
        <w:rPr>
          <w:rFonts w:cstheme="minorHAnsi"/>
        </w:rPr>
      </w:pPr>
    </w:p>
    <w:p w14:paraId="29E1D15C" w14:textId="216756CE" w:rsidR="000E1AC7" w:rsidRDefault="008F7A5E" w:rsidP="000E1AC7">
      <w:pPr>
        <w:spacing w:after="0" w:line="360" w:lineRule="auto"/>
        <w:jc w:val="both"/>
        <w:rPr>
          <w:rFonts w:cstheme="minorHAnsi"/>
        </w:rPr>
      </w:pPr>
      <w:r w:rsidRPr="00CE06A2">
        <w:rPr>
          <w:rFonts w:cstheme="minorHAnsi"/>
        </w:rPr>
        <w:t>A</w:t>
      </w:r>
      <w:r w:rsidR="000E1AC7" w:rsidRPr="00CE06A2">
        <w:rPr>
          <w:rFonts w:cstheme="minorHAnsi"/>
        </w:rPr>
        <w:t xml:space="preserve"> large range of</w:t>
      </w:r>
      <w:r w:rsidR="002A6679" w:rsidRPr="00CE06A2">
        <w:rPr>
          <w:rFonts w:cstheme="minorHAnsi"/>
        </w:rPr>
        <w:t xml:space="preserve"> </w:t>
      </w:r>
      <w:r w:rsidR="00DE2AB7" w:rsidRPr="00CE06A2">
        <w:rPr>
          <w:rFonts w:cstheme="minorHAnsi"/>
        </w:rPr>
        <w:t>intervention 2 magnitudes</w:t>
      </w:r>
      <w:r w:rsidRPr="00CE06A2">
        <w:rPr>
          <w:rFonts w:cstheme="minorHAnsi"/>
        </w:rPr>
        <w:t xml:space="preserve"> (0 ≤ </w:t>
      </w:r>
      <w:r w:rsidRPr="00CE06A2">
        <w:rPr>
          <w:rFonts w:cstheme="minorHAnsi"/>
          <w:i/>
          <w:iCs/>
        </w:rPr>
        <w:t>c</w:t>
      </w:r>
      <w:r w:rsidRPr="00CE06A2">
        <w:rPr>
          <w:rFonts w:cstheme="minorHAnsi"/>
          <w:i/>
          <w:iCs/>
          <w:vertAlign w:val="subscript"/>
        </w:rPr>
        <w:t>min2</w:t>
      </w:r>
      <w:r w:rsidRPr="00CE06A2">
        <w:rPr>
          <w:rFonts w:cstheme="minorHAnsi"/>
        </w:rPr>
        <w:t xml:space="preserve"> ≤ 1)</w:t>
      </w:r>
      <w:r w:rsidR="000E1AC7" w:rsidRPr="00CE06A2">
        <w:rPr>
          <w:rFonts w:cstheme="minorHAnsi"/>
        </w:rPr>
        <w:t xml:space="preserve"> </w:t>
      </w:r>
      <w:r w:rsidRPr="00CE06A2">
        <w:rPr>
          <w:rFonts w:cstheme="minorHAnsi"/>
        </w:rPr>
        <w:t>were found to provide</w:t>
      </w:r>
      <w:r w:rsidR="002A6679" w:rsidRPr="00CE06A2">
        <w:rPr>
          <w:rFonts w:cstheme="minorHAnsi"/>
        </w:rPr>
        <w:t xml:space="preserve"> near-optimal reductions to </w:t>
      </w:r>
      <w:r w:rsidR="002A6679" w:rsidRPr="00CE06A2">
        <w:rPr>
          <w:rFonts w:cstheme="minorHAnsi"/>
          <w:i/>
          <w:iCs/>
        </w:rPr>
        <w:t>I</w:t>
      </w:r>
      <w:r w:rsidR="002A6679" w:rsidRPr="00CE06A2">
        <w:rPr>
          <w:rFonts w:cstheme="minorHAnsi"/>
          <w:i/>
          <w:iCs/>
          <w:vertAlign w:val="subscript"/>
        </w:rPr>
        <w:t>max</w:t>
      </w:r>
      <w:r w:rsidR="00496888" w:rsidRPr="00CE06A2">
        <w:rPr>
          <w:rFonts w:cstheme="minorHAnsi"/>
        </w:rPr>
        <w:t xml:space="preserve">, on the condition that the magnitude of intervention 1 </w:t>
      </w:r>
      <w:r w:rsidR="00DE2AB7" w:rsidRPr="00CE06A2">
        <w:rPr>
          <w:rFonts w:cstheme="minorHAnsi"/>
        </w:rPr>
        <w:t>was</w:t>
      </w:r>
      <w:r w:rsidR="000E1AC7" w:rsidRPr="00CE06A2">
        <w:rPr>
          <w:rFonts w:cstheme="minorHAnsi"/>
        </w:rPr>
        <w:t xml:space="preserve"> sufficiently optimised</w:t>
      </w:r>
      <w:r w:rsidR="0027571A" w:rsidRPr="00CE06A2">
        <w:rPr>
          <w:rFonts w:cstheme="minorHAnsi"/>
        </w:rPr>
        <w:t xml:space="preserve"> for scenario 2, 4</w:t>
      </w:r>
      <w:r w:rsidR="00C04595" w:rsidRPr="00CE06A2">
        <w:rPr>
          <w:rFonts w:cstheme="minorHAnsi"/>
        </w:rPr>
        <w:t xml:space="preserve"> </w:t>
      </w:r>
      <w:r w:rsidR="0027571A" w:rsidRPr="00CE06A2">
        <w:rPr>
          <w:rFonts w:cstheme="minorHAnsi"/>
        </w:rPr>
        <w:t xml:space="preserve">and 5 </w:t>
      </w:r>
      <w:r w:rsidR="00561088" w:rsidRPr="00CE06A2">
        <w:rPr>
          <w:rFonts w:cstheme="minorHAnsi"/>
        </w:rPr>
        <w:t xml:space="preserve">(Figure </w:t>
      </w:r>
      <w:r w:rsidR="00CF5AE9" w:rsidRPr="00CE06A2">
        <w:rPr>
          <w:rFonts w:cstheme="minorHAnsi"/>
        </w:rPr>
        <w:t>3</w:t>
      </w:r>
      <w:r w:rsidR="00561088" w:rsidRPr="00CE06A2">
        <w:rPr>
          <w:rFonts w:cstheme="minorHAnsi"/>
        </w:rPr>
        <w:t>B)</w:t>
      </w:r>
      <w:r w:rsidR="000E1AC7" w:rsidRPr="00CE06A2">
        <w:rPr>
          <w:rFonts w:cstheme="minorHAnsi"/>
        </w:rPr>
        <w:t>.</w:t>
      </w:r>
      <w:r w:rsidR="00CC45C5" w:rsidRPr="00CE06A2">
        <w:rPr>
          <w:rFonts w:cstheme="minorHAnsi"/>
        </w:rPr>
        <w:t xml:space="preserve"> </w:t>
      </w:r>
      <w:r w:rsidRPr="00CE06A2">
        <w:rPr>
          <w:rFonts w:cstheme="minorHAnsi"/>
        </w:rPr>
        <w:t>This suggests that for these scenarios, it i</w:t>
      </w:r>
      <w:r w:rsidR="00496888" w:rsidRPr="00CE06A2">
        <w:rPr>
          <w:rFonts w:cstheme="minorHAnsi"/>
        </w:rPr>
        <w:t>s</w:t>
      </w:r>
      <w:r w:rsidRPr="00CE06A2">
        <w:rPr>
          <w:rFonts w:cstheme="minorHAnsi"/>
        </w:rPr>
        <w:t xml:space="preserve"> critical to focus on</w:t>
      </w:r>
      <w:r w:rsidR="00496888" w:rsidRPr="00CE06A2">
        <w:rPr>
          <w:rFonts w:cstheme="minorHAnsi"/>
        </w:rPr>
        <w:t xml:space="preserve"> optimising the initial intervention to minimise </w:t>
      </w:r>
      <w:r w:rsidR="00496888" w:rsidRPr="00CE06A2">
        <w:rPr>
          <w:rFonts w:cstheme="minorHAnsi"/>
          <w:i/>
          <w:iCs/>
        </w:rPr>
        <w:t>I</w:t>
      </w:r>
      <w:r w:rsidR="00496888" w:rsidRPr="00CE06A2">
        <w:rPr>
          <w:rFonts w:cstheme="minorHAnsi"/>
          <w:i/>
          <w:iCs/>
          <w:vertAlign w:val="subscript"/>
        </w:rPr>
        <w:t>max</w:t>
      </w:r>
      <w:r w:rsidR="00496888" w:rsidRPr="00CE06A2">
        <w:rPr>
          <w:rFonts w:cstheme="minorHAnsi"/>
        </w:rPr>
        <w:t xml:space="preserve">. </w:t>
      </w:r>
      <w:r w:rsidR="00C04595" w:rsidRPr="00CE06A2">
        <w:rPr>
          <w:rFonts w:cstheme="minorHAnsi"/>
        </w:rPr>
        <w:t xml:space="preserve">A </w:t>
      </w:r>
      <w:r w:rsidR="00CC45C5" w:rsidRPr="00CE06A2">
        <w:rPr>
          <w:rFonts w:cstheme="minorHAnsi"/>
        </w:rPr>
        <w:t>different optimal parameter space</w:t>
      </w:r>
      <w:r w:rsidR="00C04595" w:rsidRPr="00CE06A2">
        <w:rPr>
          <w:rFonts w:cstheme="minorHAnsi"/>
        </w:rPr>
        <w:t xml:space="preserve"> was identified</w:t>
      </w:r>
      <w:r w:rsidR="00CC45C5" w:rsidRPr="00CE06A2">
        <w:rPr>
          <w:rFonts w:cstheme="minorHAnsi"/>
        </w:rPr>
        <w:t xml:space="preserve"> to minimise </w:t>
      </w:r>
      <w:proofErr w:type="spellStart"/>
      <w:r w:rsidR="00CC45C5" w:rsidRPr="00CE06A2">
        <w:rPr>
          <w:rFonts w:cstheme="minorHAnsi"/>
          <w:i/>
          <w:iCs/>
        </w:rPr>
        <w:t>I</w:t>
      </w:r>
      <w:r w:rsidR="00CC45C5" w:rsidRPr="00CE06A2">
        <w:rPr>
          <w:rFonts w:cstheme="minorHAnsi"/>
          <w:i/>
          <w:iCs/>
          <w:vertAlign w:val="subscript"/>
        </w:rPr>
        <w:t>c</w:t>
      </w:r>
      <w:proofErr w:type="spellEnd"/>
      <w:r w:rsidR="00CC45C5" w:rsidRPr="00CE06A2">
        <w:rPr>
          <w:rFonts w:cstheme="minorHAnsi"/>
          <w:i/>
          <w:iCs/>
        </w:rPr>
        <w:t>(</w:t>
      </w:r>
      <w:proofErr w:type="spellStart"/>
      <w:r w:rsidR="00CC45C5" w:rsidRPr="00CE06A2">
        <w:rPr>
          <w:rFonts w:cstheme="minorHAnsi"/>
          <w:i/>
          <w:iCs/>
        </w:rPr>
        <w:t>t</w:t>
      </w:r>
      <w:r w:rsidR="00CC45C5" w:rsidRPr="00CE06A2">
        <w:rPr>
          <w:rFonts w:cstheme="minorHAnsi"/>
          <w:i/>
          <w:iCs/>
          <w:vertAlign w:val="subscript"/>
        </w:rPr>
        <w:t>max</w:t>
      </w:r>
      <w:proofErr w:type="spellEnd"/>
      <w:r w:rsidR="00CC45C5" w:rsidRPr="00CE06A2">
        <w:rPr>
          <w:rFonts w:cstheme="minorHAnsi"/>
          <w:i/>
          <w:iCs/>
        </w:rPr>
        <w:t>)</w:t>
      </w:r>
      <w:r w:rsidR="00CC45C5" w:rsidRPr="00CE06A2">
        <w:rPr>
          <w:rFonts w:cstheme="minorHAnsi"/>
        </w:rPr>
        <w:t xml:space="preserve"> for these three scenarios, with strong reductions to both intervention 1 and 2</w:t>
      </w:r>
      <w:r w:rsidR="00496888" w:rsidRPr="00CE06A2">
        <w:rPr>
          <w:rFonts w:cstheme="minorHAnsi"/>
        </w:rPr>
        <w:t xml:space="preserve"> </w:t>
      </w:r>
      <w:r w:rsidR="00CC45C5" w:rsidRPr="00CE06A2">
        <w:rPr>
          <w:rFonts w:cstheme="minorHAnsi"/>
        </w:rPr>
        <w:t xml:space="preserve">being </w:t>
      </w:r>
      <w:r w:rsidR="00496888" w:rsidRPr="00CE06A2">
        <w:rPr>
          <w:rFonts w:cstheme="minorHAnsi"/>
        </w:rPr>
        <w:t>favoured  (</w:t>
      </w:r>
      <w:r w:rsidR="00496888" w:rsidRPr="00CE06A2">
        <w:rPr>
          <w:rFonts w:cstheme="minorHAnsi"/>
          <w:i/>
          <w:iCs/>
        </w:rPr>
        <w:t>c</w:t>
      </w:r>
      <w:r w:rsidR="00496888" w:rsidRPr="00CE06A2">
        <w:rPr>
          <w:rFonts w:cstheme="minorHAnsi"/>
          <w:i/>
          <w:iCs/>
          <w:vertAlign w:val="subscript"/>
        </w:rPr>
        <w:t>min1</w:t>
      </w:r>
      <w:r w:rsidR="0088526D" w:rsidRPr="00CE06A2">
        <w:rPr>
          <w:rFonts w:cstheme="minorHAnsi"/>
        </w:rPr>
        <w:t>/</w:t>
      </w:r>
      <w:r w:rsidR="00496888" w:rsidRPr="00CE06A2">
        <w:rPr>
          <w:rFonts w:cstheme="minorHAnsi"/>
          <w:i/>
          <w:iCs/>
        </w:rPr>
        <w:t>c</w:t>
      </w:r>
      <w:r w:rsidR="00496888" w:rsidRPr="00CE06A2">
        <w:rPr>
          <w:rFonts w:cstheme="minorHAnsi"/>
          <w:i/>
          <w:iCs/>
          <w:vertAlign w:val="subscript"/>
        </w:rPr>
        <w:t xml:space="preserve">min2 </w:t>
      </w:r>
      <w:r w:rsidR="00496888" w:rsidRPr="00CE06A2">
        <w:rPr>
          <w:rFonts w:ascii="Arial" w:hAnsi="Arial" w:cs="Arial"/>
          <w:color w:val="202122"/>
          <w:sz w:val="21"/>
          <w:szCs w:val="21"/>
          <w:shd w:val="clear" w:color="auto" w:fill="FFFFFF"/>
        </w:rPr>
        <w:t>→</w:t>
      </w:r>
      <w:r w:rsidR="00496888" w:rsidRPr="00CE06A2">
        <w:rPr>
          <w:rFonts w:cstheme="minorHAnsi"/>
        </w:rPr>
        <w:t xml:space="preserve"> 0)</w:t>
      </w:r>
      <w:r w:rsidR="00CC45C5" w:rsidRPr="00CE06A2">
        <w:rPr>
          <w:rFonts w:cstheme="minorHAnsi"/>
        </w:rPr>
        <w:t xml:space="preserve">. </w:t>
      </w:r>
      <w:r w:rsidR="000E1AC7" w:rsidRPr="00CE06A2">
        <w:rPr>
          <w:rFonts w:cstheme="minorHAnsi"/>
        </w:rPr>
        <w:t>Scenario 3 displayed subtly different dynamics, with</w:t>
      </w:r>
      <w:r w:rsidR="00030257" w:rsidRPr="00CE06A2">
        <w:rPr>
          <w:rFonts w:cstheme="minorHAnsi"/>
        </w:rPr>
        <w:t xml:space="preserve"> </w:t>
      </w:r>
      <w:r w:rsidR="00CC45C5" w:rsidRPr="00CE06A2">
        <w:rPr>
          <w:rFonts w:cstheme="minorHAnsi"/>
        </w:rPr>
        <w:t xml:space="preserve">intervention 1 </w:t>
      </w:r>
      <w:r w:rsidRPr="00CE06A2">
        <w:rPr>
          <w:rFonts w:cstheme="minorHAnsi"/>
        </w:rPr>
        <w:t xml:space="preserve">ideally being </w:t>
      </w:r>
      <w:r w:rsidR="00CC45C5" w:rsidRPr="00CE06A2">
        <w:rPr>
          <w:rFonts w:cstheme="minorHAnsi"/>
        </w:rPr>
        <w:t xml:space="preserve">as </w:t>
      </w:r>
      <w:r w:rsidR="00496888" w:rsidRPr="00CE06A2">
        <w:rPr>
          <w:rFonts w:cstheme="minorHAnsi"/>
        </w:rPr>
        <w:t>s</w:t>
      </w:r>
      <w:r w:rsidR="00CC45C5" w:rsidRPr="00CE06A2">
        <w:rPr>
          <w:rFonts w:cstheme="minorHAnsi"/>
        </w:rPr>
        <w:t xml:space="preserve">trong as </w:t>
      </w:r>
      <w:r w:rsidR="00496888" w:rsidRPr="00CE06A2">
        <w:rPr>
          <w:rFonts w:cstheme="minorHAnsi"/>
        </w:rPr>
        <w:t>possible</w:t>
      </w:r>
      <w:r w:rsidR="00CC45C5" w:rsidRPr="00CE06A2">
        <w:rPr>
          <w:rFonts w:cstheme="minorHAnsi"/>
        </w:rPr>
        <w:t xml:space="preserve"> </w:t>
      </w:r>
      <w:r w:rsidRPr="00CE06A2">
        <w:rPr>
          <w:rFonts w:cstheme="minorHAnsi"/>
        </w:rPr>
        <w:t>to minimise</w:t>
      </w:r>
      <w:r w:rsidR="00CC45C5" w:rsidRPr="00CE06A2">
        <w:rPr>
          <w:rFonts w:cstheme="minorHAnsi"/>
        </w:rPr>
        <w:t xml:space="preserve"> </w:t>
      </w:r>
      <w:r w:rsidR="00CC45C5" w:rsidRPr="00CE06A2">
        <w:rPr>
          <w:rFonts w:cstheme="minorHAnsi"/>
          <w:i/>
          <w:iCs/>
        </w:rPr>
        <w:t>I</w:t>
      </w:r>
      <w:r w:rsidR="00CC45C5" w:rsidRPr="00CE06A2">
        <w:rPr>
          <w:rFonts w:cstheme="minorHAnsi"/>
          <w:i/>
          <w:iCs/>
          <w:vertAlign w:val="subscript"/>
        </w:rPr>
        <w:t>max</w:t>
      </w:r>
      <w:r w:rsidR="00CC45C5" w:rsidRPr="00CE06A2">
        <w:rPr>
          <w:rFonts w:cstheme="minorHAnsi"/>
        </w:rPr>
        <w:t xml:space="preserve"> (</w:t>
      </w:r>
      <w:r w:rsidR="00CC45C5" w:rsidRPr="00CE06A2">
        <w:rPr>
          <w:rFonts w:cstheme="minorHAnsi"/>
          <w:i/>
          <w:iCs/>
        </w:rPr>
        <w:t>c</w:t>
      </w:r>
      <w:r w:rsidR="00CC45C5" w:rsidRPr="00CE06A2">
        <w:rPr>
          <w:rFonts w:cstheme="minorHAnsi"/>
          <w:i/>
          <w:iCs/>
          <w:vertAlign w:val="subscript"/>
        </w:rPr>
        <w:t>min1</w:t>
      </w:r>
      <w:r w:rsidR="00CC45C5" w:rsidRPr="00CE06A2">
        <w:rPr>
          <w:rFonts w:cstheme="minorHAnsi"/>
        </w:rPr>
        <w:t xml:space="preserve"> </w:t>
      </w:r>
      <w:bookmarkStart w:id="195" w:name="_Hlk48560396"/>
      <w:r w:rsidR="00CC45C5" w:rsidRPr="00CE06A2">
        <w:rPr>
          <w:rFonts w:ascii="Arial" w:hAnsi="Arial" w:cs="Arial"/>
          <w:color w:val="202122"/>
          <w:sz w:val="21"/>
          <w:szCs w:val="21"/>
          <w:shd w:val="clear" w:color="auto" w:fill="FFFFFF"/>
        </w:rPr>
        <w:t>→</w:t>
      </w:r>
      <w:r w:rsidR="00CC45C5" w:rsidRPr="00CE06A2">
        <w:rPr>
          <w:rFonts w:cstheme="minorHAnsi"/>
        </w:rPr>
        <w:t xml:space="preserve"> 0</w:t>
      </w:r>
      <w:bookmarkEnd w:id="195"/>
      <w:r w:rsidR="00CC45C5" w:rsidRPr="00CE06A2">
        <w:rPr>
          <w:rFonts w:cstheme="minorHAnsi"/>
        </w:rPr>
        <w:t xml:space="preserve">) </w:t>
      </w:r>
      <w:r w:rsidR="00496888" w:rsidRPr="00CE06A2">
        <w:rPr>
          <w:rFonts w:cstheme="minorHAnsi"/>
        </w:rPr>
        <w:t>and</w:t>
      </w:r>
      <w:r w:rsidR="00CC45C5" w:rsidRPr="00CE06A2">
        <w:rPr>
          <w:rFonts w:cstheme="minorHAnsi"/>
        </w:rPr>
        <w:t xml:space="preserve"> an intermediate magnitude </w:t>
      </w:r>
      <w:r w:rsidRPr="00CE06A2">
        <w:rPr>
          <w:rFonts w:cstheme="minorHAnsi"/>
        </w:rPr>
        <w:t>to minimise</w:t>
      </w:r>
      <w:r w:rsidR="00CC45C5" w:rsidRPr="00CE06A2">
        <w:rPr>
          <w:rFonts w:cstheme="minorHAnsi"/>
        </w:rPr>
        <w:t xml:space="preserve"> </w:t>
      </w:r>
      <w:proofErr w:type="spellStart"/>
      <w:r w:rsidR="00CC45C5" w:rsidRPr="00CE06A2">
        <w:rPr>
          <w:rFonts w:cstheme="minorHAnsi"/>
          <w:i/>
          <w:iCs/>
        </w:rPr>
        <w:t>I</w:t>
      </w:r>
      <w:r w:rsidR="00CC45C5" w:rsidRPr="00CE06A2">
        <w:rPr>
          <w:rFonts w:cstheme="minorHAnsi"/>
          <w:i/>
          <w:iCs/>
          <w:vertAlign w:val="subscript"/>
        </w:rPr>
        <w:t>c</w:t>
      </w:r>
      <w:proofErr w:type="spellEnd"/>
      <w:r w:rsidR="00CC45C5" w:rsidRPr="00CE06A2">
        <w:rPr>
          <w:rFonts w:cstheme="minorHAnsi"/>
          <w:i/>
          <w:iCs/>
        </w:rPr>
        <w:t>(</w:t>
      </w:r>
      <w:proofErr w:type="spellStart"/>
      <w:r w:rsidR="00CC45C5" w:rsidRPr="00CE06A2">
        <w:rPr>
          <w:rFonts w:cstheme="minorHAnsi"/>
          <w:i/>
          <w:iCs/>
        </w:rPr>
        <w:t>t</w:t>
      </w:r>
      <w:r w:rsidR="00CC45C5" w:rsidRPr="00CE06A2">
        <w:rPr>
          <w:rFonts w:cstheme="minorHAnsi"/>
          <w:i/>
          <w:iCs/>
          <w:vertAlign w:val="subscript"/>
        </w:rPr>
        <w:t>max</w:t>
      </w:r>
      <w:proofErr w:type="spellEnd"/>
      <w:r w:rsidR="00CC45C5" w:rsidRPr="00CE06A2">
        <w:rPr>
          <w:rFonts w:cstheme="minorHAnsi"/>
          <w:i/>
          <w:iCs/>
        </w:rPr>
        <w:t>)</w:t>
      </w:r>
      <w:r w:rsidR="00496888" w:rsidRPr="00CE06A2">
        <w:rPr>
          <w:rFonts w:cstheme="minorHAnsi"/>
          <w:i/>
          <w:iCs/>
        </w:rPr>
        <w:t xml:space="preserve"> </w:t>
      </w:r>
      <w:r w:rsidR="00496888" w:rsidRPr="00CE06A2">
        <w:rPr>
          <w:rFonts w:cstheme="minorHAnsi"/>
        </w:rPr>
        <w:t>(</w:t>
      </w:r>
      <w:r w:rsidR="00496888" w:rsidRPr="00CE06A2">
        <w:rPr>
          <w:rFonts w:cstheme="minorHAnsi"/>
          <w:i/>
          <w:iCs/>
        </w:rPr>
        <w:t>c</w:t>
      </w:r>
      <w:r w:rsidR="00496888" w:rsidRPr="00CE06A2">
        <w:rPr>
          <w:rFonts w:cstheme="minorHAnsi"/>
          <w:i/>
          <w:iCs/>
          <w:vertAlign w:val="subscript"/>
        </w:rPr>
        <w:t>min1</w:t>
      </w:r>
      <w:r w:rsidR="00496888" w:rsidRPr="00CE06A2">
        <w:rPr>
          <w:rFonts w:cstheme="minorHAnsi"/>
        </w:rPr>
        <w:t xml:space="preserve"> = </w:t>
      </w:r>
      <w:r w:rsidR="00C04595" w:rsidRPr="00CE06A2">
        <w:rPr>
          <w:rFonts w:cstheme="minorHAnsi"/>
        </w:rPr>
        <w:t>0.23</w:t>
      </w:r>
      <w:r w:rsidR="00496888" w:rsidRPr="00CE06A2">
        <w:rPr>
          <w:rFonts w:cstheme="minorHAnsi"/>
        </w:rPr>
        <w:t>)</w:t>
      </w:r>
      <w:r w:rsidR="00CC45C5" w:rsidRPr="00CE06A2">
        <w:rPr>
          <w:rFonts w:cstheme="minorHAnsi"/>
        </w:rPr>
        <w:t xml:space="preserve">. </w:t>
      </w:r>
      <w:r w:rsidRPr="00CE06A2">
        <w:rPr>
          <w:rFonts w:cstheme="minorHAnsi"/>
        </w:rPr>
        <w:t>Scenario 1 was found to be optimal at a</w:t>
      </w:r>
      <w:r w:rsidR="00322F52" w:rsidRPr="00CE06A2">
        <w:rPr>
          <w:rFonts w:cstheme="minorHAnsi"/>
        </w:rPr>
        <w:t xml:space="preserve">n </w:t>
      </w:r>
      <w:r w:rsidRPr="00CE06A2">
        <w:rPr>
          <w:rFonts w:cstheme="minorHAnsi"/>
        </w:rPr>
        <w:t>intermediate</w:t>
      </w:r>
      <w:r w:rsidR="00CC45C5" w:rsidRPr="00CE06A2">
        <w:rPr>
          <w:rFonts w:cstheme="minorHAnsi"/>
        </w:rPr>
        <w:t xml:space="preserve"> parameter space (</w:t>
      </w:r>
      <w:r w:rsidR="00CC45C5" w:rsidRPr="00CE06A2">
        <w:rPr>
          <w:rFonts w:cstheme="minorHAnsi"/>
          <w:i/>
          <w:iCs/>
        </w:rPr>
        <w:t>c</w:t>
      </w:r>
      <w:r w:rsidR="00CC45C5" w:rsidRPr="00CE06A2">
        <w:rPr>
          <w:rFonts w:cstheme="minorHAnsi"/>
          <w:i/>
          <w:iCs/>
          <w:vertAlign w:val="subscript"/>
        </w:rPr>
        <w:t>min1</w:t>
      </w:r>
      <w:r w:rsidR="00CC45C5" w:rsidRPr="00CE06A2">
        <w:rPr>
          <w:rFonts w:cstheme="minorHAnsi"/>
        </w:rPr>
        <w:t xml:space="preserve"> = 0.26/0.62, </w:t>
      </w:r>
      <w:r w:rsidR="00CC45C5" w:rsidRPr="00CE06A2">
        <w:rPr>
          <w:rFonts w:cstheme="minorHAnsi"/>
          <w:i/>
          <w:iCs/>
        </w:rPr>
        <w:t>c</w:t>
      </w:r>
      <w:r w:rsidR="00CC45C5" w:rsidRPr="00CE06A2">
        <w:rPr>
          <w:rFonts w:cstheme="minorHAnsi"/>
          <w:i/>
          <w:iCs/>
          <w:vertAlign w:val="subscript"/>
        </w:rPr>
        <w:t>min2</w:t>
      </w:r>
      <w:r w:rsidR="00CC45C5" w:rsidRPr="00CE06A2">
        <w:rPr>
          <w:rFonts w:cstheme="minorHAnsi"/>
        </w:rPr>
        <w:t xml:space="preserve"> = 0.52/0</w:t>
      </w:r>
      <w:r w:rsidRPr="00CE06A2">
        <w:rPr>
          <w:rFonts w:cstheme="minorHAnsi"/>
        </w:rPr>
        <w:t xml:space="preserve">) </w:t>
      </w:r>
      <w:r w:rsidR="00CC45C5" w:rsidRPr="00CE06A2">
        <w:rPr>
          <w:rFonts w:cstheme="minorHAnsi"/>
        </w:rPr>
        <w:t xml:space="preserve">for </w:t>
      </w:r>
      <w:r w:rsidR="00CC45C5" w:rsidRPr="00CE06A2">
        <w:rPr>
          <w:rFonts w:cstheme="minorHAnsi"/>
          <w:i/>
          <w:iCs/>
        </w:rPr>
        <w:t>I</w:t>
      </w:r>
      <w:r w:rsidR="00CC45C5" w:rsidRPr="00CE06A2">
        <w:rPr>
          <w:rFonts w:cstheme="minorHAnsi"/>
          <w:i/>
          <w:iCs/>
          <w:vertAlign w:val="subscript"/>
        </w:rPr>
        <w:t>max</w:t>
      </w:r>
      <w:r w:rsidR="00CC45C5" w:rsidRPr="00CE06A2">
        <w:rPr>
          <w:rFonts w:cstheme="minorHAnsi"/>
        </w:rPr>
        <w:t xml:space="preserve"> and </w:t>
      </w:r>
      <w:proofErr w:type="spellStart"/>
      <w:r w:rsidR="00CC45C5" w:rsidRPr="00CE06A2">
        <w:rPr>
          <w:rFonts w:cstheme="minorHAnsi"/>
          <w:i/>
          <w:iCs/>
        </w:rPr>
        <w:t>I</w:t>
      </w:r>
      <w:r w:rsidR="00CC45C5" w:rsidRPr="00CE06A2">
        <w:rPr>
          <w:rFonts w:cstheme="minorHAnsi"/>
          <w:i/>
          <w:iCs/>
          <w:vertAlign w:val="subscript"/>
        </w:rPr>
        <w:t>c</w:t>
      </w:r>
      <w:proofErr w:type="spellEnd"/>
      <w:r w:rsidR="00CC45C5" w:rsidRPr="00CE06A2">
        <w:rPr>
          <w:rFonts w:cstheme="minorHAnsi"/>
          <w:i/>
          <w:iCs/>
        </w:rPr>
        <w:t>(</w:t>
      </w:r>
      <w:proofErr w:type="spellStart"/>
      <w:r w:rsidR="00CC45C5" w:rsidRPr="00CE06A2">
        <w:rPr>
          <w:rFonts w:cstheme="minorHAnsi"/>
          <w:i/>
          <w:iCs/>
        </w:rPr>
        <w:t>t</w:t>
      </w:r>
      <w:r w:rsidR="00CC45C5" w:rsidRPr="00CE06A2">
        <w:rPr>
          <w:rFonts w:cstheme="minorHAnsi"/>
          <w:i/>
          <w:iCs/>
          <w:vertAlign w:val="subscript"/>
        </w:rPr>
        <w:t>max</w:t>
      </w:r>
      <w:proofErr w:type="spellEnd"/>
      <w:r w:rsidR="00CC45C5" w:rsidRPr="00CE06A2">
        <w:rPr>
          <w:rFonts w:cstheme="minorHAnsi"/>
          <w:i/>
          <w:iCs/>
        </w:rPr>
        <w:t>)</w:t>
      </w:r>
      <w:r w:rsidRPr="00CE06A2">
        <w:rPr>
          <w:rFonts w:cstheme="minorHAnsi"/>
        </w:rPr>
        <w:t xml:space="preserve"> respectively</w:t>
      </w:r>
      <w:r w:rsidR="00CC45C5" w:rsidRPr="00CE06A2">
        <w:rPr>
          <w:rFonts w:cstheme="minorHAnsi"/>
        </w:rPr>
        <w:t xml:space="preserve">. </w:t>
      </w:r>
      <w:r w:rsidR="00F945C3" w:rsidRPr="00CE06A2">
        <w:rPr>
          <w:rFonts w:cstheme="minorHAnsi"/>
        </w:rPr>
        <w:t>I</w:t>
      </w:r>
      <w:r w:rsidR="000E1AC7" w:rsidRPr="00CE06A2">
        <w:rPr>
          <w:rFonts w:cstheme="minorHAnsi"/>
        </w:rPr>
        <w:t>ncreases in the duration of intervention 1 allow</w:t>
      </w:r>
      <w:r w:rsidR="00F945C3" w:rsidRPr="00CE06A2">
        <w:rPr>
          <w:rFonts w:cstheme="minorHAnsi"/>
        </w:rPr>
        <w:t>ed</w:t>
      </w:r>
      <w:r w:rsidR="000E1AC7" w:rsidRPr="00CE06A2">
        <w:rPr>
          <w:rFonts w:cstheme="minorHAnsi"/>
        </w:rPr>
        <w:t xml:space="preserve"> for greater reductions to </w:t>
      </w:r>
      <w:r w:rsidR="000E1AC7" w:rsidRPr="00CE06A2">
        <w:rPr>
          <w:rFonts w:cstheme="minorHAnsi"/>
          <w:i/>
          <w:iCs/>
        </w:rPr>
        <w:t>I</w:t>
      </w:r>
      <w:r w:rsidR="000E1AC7" w:rsidRPr="00CE06A2">
        <w:rPr>
          <w:rFonts w:cstheme="minorHAnsi"/>
          <w:i/>
          <w:iCs/>
          <w:vertAlign w:val="subscript"/>
        </w:rPr>
        <w:t>max</w:t>
      </w:r>
      <w:r w:rsidR="000E1AC7" w:rsidRPr="00CE06A2">
        <w:rPr>
          <w:rFonts w:cstheme="minorHAnsi"/>
        </w:rPr>
        <w:t xml:space="preserve"> and </w:t>
      </w:r>
      <w:proofErr w:type="spellStart"/>
      <w:r w:rsidR="000E1AC7" w:rsidRPr="00CE06A2">
        <w:rPr>
          <w:rFonts w:cstheme="minorHAnsi"/>
          <w:i/>
          <w:iCs/>
        </w:rPr>
        <w:t>I</w:t>
      </w:r>
      <w:r w:rsidR="000E1AC7" w:rsidRPr="00CE06A2">
        <w:rPr>
          <w:rFonts w:cstheme="minorHAnsi"/>
          <w:i/>
          <w:iCs/>
          <w:vertAlign w:val="subscript"/>
        </w:rPr>
        <w:t>c</w:t>
      </w:r>
      <w:proofErr w:type="spellEnd"/>
      <w:r w:rsidR="000E1AC7" w:rsidRPr="00CE06A2">
        <w:rPr>
          <w:rFonts w:cstheme="minorHAnsi"/>
          <w:i/>
          <w:iCs/>
        </w:rPr>
        <w:t>(</w:t>
      </w:r>
      <w:proofErr w:type="spellStart"/>
      <w:r w:rsidR="00CF5AE9" w:rsidRPr="00CE06A2">
        <w:rPr>
          <w:rFonts w:cstheme="minorHAnsi"/>
          <w:i/>
          <w:iCs/>
        </w:rPr>
        <w:t>t</w:t>
      </w:r>
      <w:r w:rsidR="00CF5AE9" w:rsidRPr="00CE06A2">
        <w:rPr>
          <w:rFonts w:cstheme="minorHAnsi"/>
          <w:i/>
          <w:iCs/>
          <w:vertAlign w:val="subscript"/>
        </w:rPr>
        <w:t>max</w:t>
      </w:r>
      <w:proofErr w:type="spellEnd"/>
      <w:r w:rsidR="000E1AC7" w:rsidRPr="00CE06A2">
        <w:rPr>
          <w:rFonts w:cstheme="minorHAnsi"/>
          <w:i/>
          <w:iCs/>
        </w:rPr>
        <w:t>)</w:t>
      </w:r>
      <w:r w:rsidR="000E1AC7" w:rsidRPr="00CE06A2">
        <w:rPr>
          <w:rFonts w:cstheme="minorHAnsi"/>
        </w:rPr>
        <w:t xml:space="preserve"> for a given </w:t>
      </w:r>
      <w:r w:rsidR="000E1AC7" w:rsidRPr="00CE06A2">
        <w:rPr>
          <w:rFonts w:cstheme="minorHAnsi"/>
          <w:i/>
          <w:iCs/>
        </w:rPr>
        <w:t>c</w:t>
      </w:r>
      <w:r w:rsidR="000E1AC7" w:rsidRPr="00CE06A2">
        <w:rPr>
          <w:rFonts w:cstheme="minorHAnsi"/>
          <w:i/>
          <w:iCs/>
          <w:vertAlign w:val="subscript"/>
        </w:rPr>
        <w:t>min1</w:t>
      </w:r>
      <w:r w:rsidR="000E1AC7" w:rsidRPr="00CE06A2">
        <w:rPr>
          <w:rFonts w:cstheme="minorHAnsi"/>
        </w:rPr>
        <w:t>/</w:t>
      </w:r>
      <w:r w:rsidR="000E1AC7" w:rsidRPr="00CE06A2">
        <w:rPr>
          <w:rFonts w:cstheme="minorHAnsi"/>
          <w:i/>
          <w:iCs/>
        </w:rPr>
        <w:t>c</w:t>
      </w:r>
      <w:r w:rsidR="000E1AC7" w:rsidRPr="00CE06A2">
        <w:rPr>
          <w:rFonts w:cstheme="minorHAnsi"/>
          <w:i/>
          <w:iCs/>
          <w:vertAlign w:val="subscript"/>
        </w:rPr>
        <w:t>min2</w:t>
      </w:r>
      <w:r w:rsidR="000E1AC7" w:rsidRPr="00CE06A2">
        <w:rPr>
          <w:rFonts w:cstheme="minorHAnsi"/>
        </w:rPr>
        <w:t xml:space="preserve"> parameter space</w:t>
      </w:r>
      <w:r w:rsidR="00F945C3" w:rsidRPr="00CE06A2">
        <w:rPr>
          <w:rFonts w:cstheme="minorHAnsi"/>
        </w:rPr>
        <w:t>,</w:t>
      </w:r>
      <w:r w:rsidR="000E1AC7" w:rsidRPr="00CE06A2">
        <w:rPr>
          <w:rFonts w:cstheme="minorHAnsi"/>
        </w:rPr>
        <w:t xml:space="preserve"> </w:t>
      </w:r>
      <w:r w:rsidR="00F945C3" w:rsidRPr="00CE06A2">
        <w:rPr>
          <w:rFonts w:cstheme="minorHAnsi"/>
        </w:rPr>
        <w:t>relative</w:t>
      </w:r>
      <w:r w:rsidR="000E1AC7" w:rsidRPr="00CE06A2">
        <w:rPr>
          <w:rFonts w:cstheme="minorHAnsi"/>
        </w:rPr>
        <w:t xml:space="preserve"> to baseline parameters (Figure S1</w:t>
      </w:r>
      <w:r w:rsidR="00CE06A2" w:rsidRPr="00CE06A2">
        <w:rPr>
          <w:rFonts w:cstheme="minorHAnsi"/>
        </w:rPr>
        <w:t>1</w:t>
      </w:r>
      <w:r w:rsidR="00D24C76">
        <w:rPr>
          <w:rFonts w:cstheme="minorHAnsi"/>
        </w:rPr>
        <w:t>-</w:t>
      </w:r>
      <w:r w:rsidR="00CE06A2" w:rsidRPr="00CE06A2">
        <w:rPr>
          <w:rFonts w:cstheme="minorHAnsi"/>
        </w:rPr>
        <w:t>1</w:t>
      </w:r>
      <w:r w:rsidR="00CF5AE9" w:rsidRPr="00CE06A2">
        <w:rPr>
          <w:rFonts w:cstheme="minorHAnsi"/>
        </w:rPr>
        <w:t>5</w:t>
      </w:r>
      <w:r w:rsidR="000E1AC7" w:rsidRPr="00CE06A2">
        <w:rPr>
          <w:rFonts w:cstheme="minorHAnsi"/>
        </w:rPr>
        <w:t>).</w:t>
      </w:r>
      <w:r w:rsidR="00F945C3" w:rsidRPr="00CE06A2">
        <w:rPr>
          <w:rFonts w:cstheme="minorHAnsi"/>
        </w:rPr>
        <w:t xml:space="preserve"> </w:t>
      </w:r>
      <w:r w:rsidR="000E1AC7" w:rsidRPr="00CE06A2">
        <w:rPr>
          <w:rFonts w:cstheme="minorHAnsi"/>
        </w:rPr>
        <w:t xml:space="preserve">The exception was scenario 3, with </w:t>
      </w:r>
      <w:r w:rsidR="00D406E2">
        <w:rPr>
          <w:rFonts w:cstheme="minorHAnsi"/>
        </w:rPr>
        <w:t xml:space="preserve">an </w:t>
      </w:r>
      <w:r w:rsidR="000E1AC7" w:rsidRPr="00CE06A2">
        <w:rPr>
          <w:rFonts w:cstheme="minorHAnsi"/>
        </w:rPr>
        <w:t>increase</w:t>
      </w:r>
      <w:r w:rsidR="00D406E2">
        <w:rPr>
          <w:rFonts w:cstheme="minorHAnsi"/>
        </w:rPr>
        <w:t>d</w:t>
      </w:r>
      <w:r w:rsidR="000E1AC7" w:rsidRPr="00CE06A2">
        <w:rPr>
          <w:rFonts w:cstheme="minorHAnsi"/>
        </w:rPr>
        <w:t xml:space="preserve"> intervention 1 duration </w:t>
      </w:r>
      <w:r w:rsidR="00D406E2">
        <w:rPr>
          <w:rFonts w:cstheme="minorHAnsi"/>
        </w:rPr>
        <w:t>also increasing the values of</w:t>
      </w:r>
      <w:r w:rsidR="000E1AC7">
        <w:rPr>
          <w:rFonts w:cstheme="minorHAnsi"/>
        </w:rPr>
        <w:t xml:space="preserve"> </w:t>
      </w:r>
      <w:r w:rsidR="000E1AC7" w:rsidRPr="003B0F53">
        <w:rPr>
          <w:rFonts w:cstheme="minorHAnsi"/>
          <w:i/>
          <w:iCs/>
        </w:rPr>
        <w:t>I</w:t>
      </w:r>
      <w:r w:rsidR="000E1AC7" w:rsidRPr="003B0F53">
        <w:rPr>
          <w:rFonts w:cstheme="minorHAnsi"/>
          <w:i/>
          <w:iCs/>
          <w:vertAlign w:val="subscript"/>
        </w:rPr>
        <w:t>max</w:t>
      </w:r>
      <w:r w:rsidR="000E1AC7">
        <w:rPr>
          <w:rFonts w:cstheme="minorHAnsi"/>
        </w:rPr>
        <w:t xml:space="preserve"> and </w:t>
      </w:r>
      <w:proofErr w:type="spellStart"/>
      <w:r w:rsidR="000E1AC7" w:rsidRPr="003B0F53">
        <w:rPr>
          <w:rFonts w:cstheme="minorHAnsi"/>
          <w:i/>
          <w:iCs/>
        </w:rPr>
        <w:t>I</w:t>
      </w:r>
      <w:r w:rsidR="000E1AC7" w:rsidRPr="003B0F53">
        <w:rPr>
          <w:rFonts w:cstheme="minorHAnsi"/>
          <w:i/>
          <w:iCs/>
          <w:vertAlign w:val="subscript"/>
        </w:rPr>
        <w:t>c</w:t>
      </w:r>
      <w:proofErr w:type="spellEnd"/>
      <w:r w:rsidR="000E1AC7" w:rsidRPr="003B0F53">
        <w:rPr>
          <w:rFonts w:cstheme="minorHAnsi"/>
          <w:i/>
          <w:iCs/>
        </w:rPr>
        <w:t>(</w:t>
      </w:r>
      <w:proofErr w:type="spellStart"/>
      <w:r w:rsidR="00CF5AE9">
        <w:rPr>
          <w:rFonts w:cstheme="minorHAnsi"/>
          <w:i/>
          <w:iCs/>
        </w:rPr>
        <w:t>t</w:t>
      </w:r>
      <w:r w:rsidR="00CF5AE9" w:rsidRPr="00CF5AE9">
        <w:rPr>
          <w:rFonts w:cstheme="minorHAnsi"/>
          <w:i/>
          <w:iCs/>
          <w:vertAlign w:val="subscript"/>
        </w:rPr>
        <w:t>max</w:t>
      </w:r>
      <w:proofErr w:type="spellEnd"/>
      <w:r w:rsidR="000E1AC7" w:rsidRPr="003B0F53">
        <w:rPr>
          <w:rFonts w:cstheme="minorHAnsi"/>
          <w:i/>
          <w:iCs/>
        </w:rPr>
        <w:t>)</w:t>
      </w:r>
      <w:r w:rsidR="000E1AC7">
        <w:rPr>
          <w:rFonts w:cstheme="minorHAnsi"/>
        </w:rPr>
        <w:t xml:space="preserve"> </w:t>
      </w:r>
      <w:r w:rsidR="00D406E2">
        <w:rPr>
          <w:rFonts w:cstheme="minorHAnsi"/>
        </w:rPr>
        <w:t>obtained over the explored</w:t>
      </w:r>
      <w:r w:rsidR="00F945C3">
        <w:rPr>
          <w:rFonts w:cstheme="minorHAnsi"/>
        </w:rPr>
        <w:t xml:space="preserve"> </w:t>
      </w:r>
      <w:r w:rsidR="00F945C3" w:rsidRPr="00F945C3">
        <w:rPr>
          <w:rFonts w:cstheme="minorHAnsi"/>
          <w:i/>
          <w:iCs/>
        </w:rPr>
        <w:t>c</w:t>
      </w:r>
      <w:r w:rsidR="00F945C3" w:rsidRPr="00F945C3">
        <w:rPr>
          <w:rFonts w:cstheme="minorHAnsi"/>
          <w:i/>
          <w:iCs/>
          <w:vertAlign w:val="subscript"/>
        </w:rPr>
        <w:t>min1</w:t>
      </w:r>
      <w:r w:rsidR="00F945C3">
        <w:rPr>
          <w:rFonts w:cstheme="minorHAnsi"/>
        </w:rPr>
        <w:t>/</w:t>
      </w:r>
      <w:r w:rsidR="00F945C3" w:rsidRPr="00F945C3">
        <w:rPr>
          <w:rFonts w:cstheme="minorHAnsi"/>
          <w:i/>
          <w:iCs/>
        </w:rPr>
        <w:t>c</w:t>
      </w:r>
      <w:r w:rsidR="00F945C3" w:rsidRPr="00F945C3">
        <w:rPr>
          <w:rFonts w:cstheme="minorHAnsi"/>
          <w:i/>
          <w:iCs/>
          <w:vertAlign w:val="subscript"/>
        </w:rPr>
        <w:t>min2</w:t>
      </w:r>
      <w:r w:rsidR="00D406E2">
        <w:rPr>
          <w:rFonts w:cstheme="minorHAnsi"/>
        </w:rPr>
        <w:t xml:space="preserve"> parameter space</w:t>
      </w:r>
      <w:r w:rsidR="000E1AC7">
        <w:rPr>
          <w:rFonts w:cstheme="minorHAnsi"/>
        </w:rPr>
        <w:t>.</w:t>
      </w:r>
    </w:p>
    <w:p w14:paraId="2DA51732" w14:textId="48EC41F3" w:rsidR="000E1AC7" w:rsidRDefault="000E1AC7" w:rsidP="000E1AC7">
      <w:pPr>
        <w:spacing w:after="0" w:line="360" w:lineRule="auto"/>
        <w:jc w:val="both"/>
        <w:rPr>
          <w:rFonts w:cstheme="minorHAnsi"/>
        </w:rPr>
      </w:pPr>
    </w:p>
    <w:p w14:paraId="2AAAEF48" w14:textId="7AAA5520" w:rsidR="00FF798F" w:rsidRDefault="00FF798F" w:rsidP="000E1AC7">
      <w:pPr>
        <w:spacing w:after="0" w:line="360" w:lineRule="auto"/>
        <w:jc w:val="both"/>
        <w:rPr>
          <w:rFonts w:cstheme="minorHAnsi"/>
        </w:rPr>
      </w:pPr>
    </w:p>
    <w:p w14:paraId="7390A0C3" w14:textId="4B537EBF" w:rsidR="00FF798F" w:rsidRDefault="00FF798F" w:rsidP="000E1AC7">
      <w:pPr>
        <w:spacing w:after="0" w:line="360" w:lineRule="auto"/>
        <w:jc w:val="both"/>
        <w:rPr>
          <w:rFonts w:cstheme="minorHAnsi"/>
        </w:rPr>
      </w:pPr>
    </w:p>
    <w:p w14:paraId="5D324BAA" w14:textId="61D7C977" w:rsidR="00FF798F" w:rsidRDefault="00FF798F" w:rsidP="000E1AC7">
      <w:pPr>
        <w:spacing w:after="0" w:line="360" w:lineRule="auto"/>
        <w:jc w:val="both"/>
        <w:rPr>
          <w:rFonts w:cstheme="minorHAnsi"/>
        </w:rPr>
      </w:pPr>
    </w:p>
    <w:p w14:paraId="2E58CA40" w14:textId="1DA98BF9" w:rsidR="00FF798F" w:rsidRDefault="00FF798F" w:rsidP="000E1AC7">
      <w:pPr>
        <w:spacing w:after="0" w:line="360" w:lineRule="auto"/>
        <w:jc w:val="both"/>
        <w:rPr>
          <w:rFonts w:cstheme="minorHAnsi"/>
        </w:rPr>
      </w:pPr>
    </w:p>
    <w:p w14:paraId="0C6B949F" w14:textId="3BE8721F" w:rsidR="00FF798F" w:rsidRDefault="00FF798F" w:rsidP="000E1AC7">
      <w:pPr>
        <w:spacing w:after="0" w:line="360" w:lineRule="auto"/>
        <w:jc w:val="both"/>
        <w:rPr>
          <w:rFonts w:cstheme="minorHAnsi"/>
        </w:rPr>
      </w:pPr>
    </w:p>
    <w:p w14:paraId="5F6EE7E6" w14:textId="56179CB8" w:rsidR="00FF798F" w:rsidRDefault="00FF798F" w:rsidP="000E1AC7">
      <w:pPr>
        <w:spacing w:after="0" w:line="360" w:lineRule="auto"/>
        <w:jc w:val="both"/>
        <w:rPr>
          <w:rFonts w:cstheme="minorHAnsi"/>
        </w:rPr>
      </w:pPr>
    </w:p>
    <w:p w14:paraId="62E42EB6" w14:textId="66E0DD39" w:rsidR="002B74EB" w:rsidRDefault="002B74EB" w:rsidP="000E1AC7">
      <w:pPr>
        <w:spacing w:after="0" w:line="360" w:lineRule="auto"/>
        <w:jc w:val="both"/>
        <w:rPr>
          <w:rFonts w:cstheme="minorHAnsi"/>
        </w:rPr>
      </w:pPr>
    </w:p>
    <w:p w14:paraId="1492350E" w14:textId="77777777" w:rsidR="002B74EB" w:rsidRDefault="002B74EB" w:rsidP="000E1AC7">
      <w:pPr>
        <w:spacing w:after="0" w:line="360" w:lineRule="auto"/>
        <w:jc w:val="both"/>
        <w:rPr>
          <w:rFonts w:cstheme="minorHAnsi"/>
        </w:rPr>
      </w:pPr>
    </w:p>
    <w:p w14:paraId="5FDC9D05" w14:textId="5C43EDA9" w:rsidR="00FF798F" w:rsidRDefault="00FF798F" w:rsidP="000E1AC7">
      <w:pPr>
        <w:spacing w:after="0" w:line="360" w:lineRule="auto"/>
        <w:jc w:val="both"/>
        <w:rPr>
          <w:rFonts w:cstheme="minorHAnsi"/>
        </w:rPr>
      </w:pPr>
    </w:p>
    <w:p w14:paraId="35014137" w14:textId="348D7D30" w:rsidR="00FF798F" w:rsidRDefault="00FF798F" w:rsidP="000E1AC7">
      <w:pPr>
        <w:spacing w:after="0" w:line="360" w:lineRule="auto"/>
        <w:jc w:val="both"/>
        <w:rPr>
          <w:rFonts w:cstheme="minorHAnsi"/>
        </w:rPr>
      </w:pPr>
    </w:p>
    <w:p w14:paraId="33086BF6" w14:textId="6B2E702D" w:rsidR="00FF798F" w:rsidRDefault="00FF798F" w:rsidP="000E1AC7">
      <w:pPr>
        <w:spacing w:after="0" w:line="360" w:lineRule="auto"/>
        <w:jc w:val="both"/>
        <w:rPr>
          <w:rFonts w:cstheme="minorHAnsi"/>
        </w:rPr>
      </w:pPr>
    </w:p>
    <w:p w14:paraId="6F92567F" w14:textId="5C0D328E" w:rsidR="006567A8" w:rsidRDefault="006567A8" w:rsidP="000E1AC7">
      <w:pPr>
        <w:spacing w:after="0" w:line="360" w:lineRule="auto"/>
        <w:jc w:val="both"/>
        <w:rPr>
          <w:rFonts w:cstheme="minorHAnsi"/>
        </w:rPr>
      </w:pPr>
    </w:p>
    <w:p w14:paraId="01596B80" w14:textId="02165D65" w:rsidR="006567A8" w:rsidRDefault="006567A8" w:rsidP="000E1AC7">
      <w:pPr>
        <w:spacing w:after="0" w:line="360" w:lineRule="auto"/>
        <w:jc w:val="both"/>
        <w:rPr>
          <w:rFonts w:cstheme="minorHAnsi"/>
        </w:rPr>
      </w:pPr>
    </w:p>
    <w:p w14:paraId="2F09A610" w14:textId="1AF7DAA5" w:rsidR="001222A0" w:rsidRDefault="001222A0" w:rsidP="000E1AC7">
      <w:pPr>
        <w:spacing w:after="0" w:line="360" w:lineRule="auto"/>
        <w:jc w:val="both"/>
        <w:rPr>
          <w:rFonts w:cstheme="minorHAnsi"/>
        </w:rPr>
      </w:pPr>
    </w:p>
    <w:p w14:paraId="318B9DD8" w14:textId="77777777" w:rsidR="00451FD1" w:rsidRDefault="00451FD1" w:rsidP="000E1AC7">
      <w:pPr>
        <w:spacing w:after="0" w:line="360" w:lineRule="auto"/>
        <w:jc w:val="both"/>
        <w:rPr>
          <w:rFonts w:cstheme="minorHAnsi"/>
        </w:rPr>
      </w:pPr>
    </w:p>
    <w:p w14:paraId="198E3753" w14:textId="47D78714" w:rsidR="000E1AC7" w:rsidRPr="000E1AC7" w:rsidRDefault="000E1AC7" w:rsidP="00A44704">
      <w:pPr>
        <w:pStyle w:val="Heading2"/>
        <w:spacing w:before="0" w:line="360" w:lineRule="auto"/>
        <w:jc w:val="center"/>
        <w:rPr>
          <w:rFonts w:asciiTheme="minorHAnsi" w:hAnsiTheme="minorHAnsi" w:cstheme="minorHAnsi"/>
          <w:b/>
          <w:bCs/>
          <w:color w:val="auto"/>
          <w:sz w:val="28"/>
          <w:szCs w:val="28"/>
        </w:rPr>
      </w:pPr>
      <w:bookmarkStart w:id="196" w:name="_Hlk44458684"/>
      <w:r w:rsidRPr="000967A7">
        <w:rPr>
          <w:rFonts w:asciiTheme="minorHAnsi" w:hAnsiTheme="minorHAnsi" w:cstheme="minorHAnsi"/>
          <w:b/>
          <w:bCs/>
          <w:color w:val="auto"/>
          <w:sz w:val="28"/>
          <w:szCs w:val="28"/>
        </w:rPr>
        <w:lastRenderedPageBreak/>
        <w:t>DISCUSSION</w:t>
      </w:r>
      <w:r>
        <w:rPr>
          <w:rFonts w:asciiTheme="minorHAnsi" w:hAnsiTheme="minorHAnsi" w:cstheme="minorHAnsi"/>
          <w:b/>
          <w:bCs/>
          <w:color w:val="auto"/>
          <w:sz w:val="28"/>
          <w:szCs w:val="28"/>
        </w:rPr>
        <w:t xml:space="preserve"> </w:t>
      </w:r>
    </w:p>
    <w:p w14:paraId="63B13ADD" w14:textId="77777777" w:rsidR="00880FAA" w:rsidRDefault="00880FAA" w:rsidP="00A44704">
      <w:pPr>
        <w:spacing w:after="0" w:line="360" w:lineRule="auto"/>
        <w:jc w:val="both"/>
        <w:rPr>
          <w:b/>
          <w:bCs/>
          <w:u w:val="single"/>
        </w:rPr>
      </w:pPr>
    </w:p>
    <w:p w14:paraId="1967EB57" w14:textId="0258E09A" w:rsidR="001E6C6C" w:rsidRDefault="000E1AC7" w:rsidP="00A44704">
      <w:pPr>
        <w:spacing w:after="0" w:line="360" w:lineRule="auto"/>
        <w:jc w:val="both"/>
        <w:rPr>
          <w:rFonts w:cstheme="minorHAnsi"/>
        </w:rPr>
      </w:pPr>
      <w:r w:rsidRPr="00834C5B">
        <w:rPr>
          <w:rFonts w:cstheme="minorHAnsi"/>
        </w:rPr>
        <w:t xml:space="preserve">This work </w:t>
      </w:r>
      <w:del w:id="197" w:author="Alexander Morgan" w:date="2020-11-23T10:43:00Z">
        <w:r w:rsidRPr="00834C5B" w:rsidDel="009369B7">
          <w:rPr>
            <w:rFonts w:cstheme="minorHAnsi"/>
            <w:rPrChange w:id="198" w:author="Alexander Morgan" w:date="2020-11-24T10:57:00Z">
              <w:rPr>
                <w:rFonts w:cstheme="minorHAnsi"/>
              </w:rPr>
            </w:rPrChange>
          </w:rPr>
          <w:delText xml:space="preserve">builds </w:delText>
        </w:r>
      </w:del>
      <w:ins w:id="199" w:author="Alexander Morgan" w:date="2020-11-23T10:43:00Z">
        <w:r w:rsidR="009369B7" w:rsidRPr="00834C5B">
          <w:rPr>
            <w:rFonts w:cstheme="minorHAnsi"/>
            <w:rPrChange w:id="200" w:author="Alexander Morgan" w:date="2020-11-24T10:57:00Z">
              <w:rPr>
                <w:rFonts w:cstheme="minorHAnsi"/>
                <w:highlight w:val="yellow"/>
              </w:rPr>
            </w:rPrChange>
          </w:rPr>
          <w:t xml:space="preserve">adds to the </w:t>
        </w:r>
      </w:ins>
      <w:del w:id="201" w:author="Alexander Morgan" w:date="2020-11-23T10:43:00Z">
        <w:r w:rsidRPr="00834C5B" w:rsidDel="009369B7">
          <w:rPr>
            <w:rFonts w:cstheme="minorHAnsi"/>
            <w:rPrChange w:id="202" w:author="Alexander Morgan" w:date="2020-11-24T10:57:00Z">
              <w:rPr>
                <w:rFonts w:cstheme="minorHAnsi"/>
              </w:rPr>
            </w:rPrChange>
          </w:rPr>
          <w:delText>on previous</w:delText>
        </w:r>
      </w:del>
      <w:ins w:id="203" w:author="Alexander Morgan" w:date="2020-11-23T10:43:00Z">
        <w:r w:rsidR="009369B7" w:rsidRPr="00834C5B">
          <w:rPr>
            <w:rFonts w:cstheme="minorHAnsi"/>
            <w:rPrChange w:id="204" w:author="Alexander Morgan" w:date="2020-11-24T10:57:00Z">
              <w:rPr>
                <w:rFonts w:cstheme="minorHAnsi"/>
                <w:highlight w:val="yellow"/>
              </w:rPr>
            </w:rPrChange>
          </w:rPr>
          <w:t xml:space="preserve"> current</w:t>
        </w:r>
      </w:ins>
      <w:r w:rsidRPr="00834C5B">
        <w:rPr>
          <w:rFonts w:cstheme="minorHAnsi"/>
        </w:rPr>
        <w:t xml:space="preserve"> epidemiological modelling</w:t>
      </w:r>
      <w:ins w:id="205" w:author="Alexander Morgan" w:date="2020-11-23T10:43:00Z">
        <w:r w:rsidR="009369B7" w:rsidRPr="00834C5B">
          <w:rPr>
            <w:rFonts w:cstheme="minorHAnsi"/>
          </w:rPr>
          <w:t xml:space="preserve"> work</w:t>
        </w:r>
      </w:ins>
      <w:r w:rsidR="001E6C6C" w:rsidRPr="00C23F55">
        <w:rPr>
          <w:rFonts w:cstheme="minorHAnsi"/>
        </w:rPr>
        <w:t xml:space="preserve"> </w:t>
      </w:r>
      <w:r w:rsidR="00B93C9A" w:rsidRPr="00834C5B">
        <w:rPr>
          <w:rFonts w:cstheme="minorHAnsi"/>
        </w:rPr>
        <w:fldChar w:fldCharType="begin">
          <w:fldData xml:space="preserve">PEVuZE5vdGU+PENpdGU+PEF1dGhvcj5Nb3JyaXM8L0F1dGhvcj48WWVhcj4yMDIwPC9ZZWFyPjxS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</w:fldData>
        </w:fldChar>
      </w:r>
      <w:r w:rsidR="00B93C9A" w:rsidRPr="00834C5B">
        <w:rPr>
          <w:rFonts w:cstheme="minorHAnsi"/>
          <w:rPrChange w:id="206" w:author="Alexander Morgan" w:date="2020-11-24T10:57:00Z">
            <w:rPr>
              <w:rFonts w:cstheme="minorHAnsi"/>
            </w:rPr>
          </w:rPrChange>
        </w:rPr>
        <w:instrText xml:space="preserve"> ADDIN EN.CITE </w:instrText>
      </w:r>
      <w:r w:rsidR="00B93C9A" w:rsidRPr="00834C5B">
        <w:rPr>
          <w:rFonts w:cstheme="minorHAnsi"/>
          <w:rPrChange w:id="207" w:author="Alexander Morgan" w:date="2020-11-24T10:57:00Z">
            <w:rPr>
              <w:rFonts w:cstheme="minorHAnsi"/>
            </w:rPr>
          </w:rPrChange>
        </w:rPr>
        <w:fldChar w:fldCharType="begin">
          <w:fldData xml:space="preserve">PEVuZE5vdGU+PENpdGU+PEF1dGhvcj5Nb3JyaXM8L0F1dGhvcj48WWVhcj4yMDIwPC9ZZWFyPjxS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</w:fldData>
        </w:fldChar>
      </w:r>
      <w:r w:rsidR="00B93C9A" w:rsidRPr="00834C5B">
        <w:rPr>
          <w:rFonts w:cstheme="minorHAnsi"/>
          <w:rPrChange w:id="208" w:author="Alexander Morgan" w:date="2020-11-24T10:57:00Z">
            <w:rPr>
              <w:rFonts w:cstheme="minorHAnsi"/>
            </w:rPr>
          </w:rPrChange>
        </w:rPr>
        <w:instrText xml:space="preserve"> ADDIN EN.CITE.DATA </w:instrText>
      </w:r>
      <w:r w:rsidR="00B93C9A" w:rsidRPr="00834C5B">
        <w:rPr>
          <w:rFonts w:cstheme="minorHAnsi"/>
          <w:rPrChange w:id="209" w:author="Alexander Morgan" w:date="2020-11-24T10:57:00Z">
            <w:rPr>
              <w:rFonts w:cstheme="minorHAnsi"/>
            </w:rPr>
          </w:rPrChange>
        </w:rPr>
      </w:r>
      <w:r w:rsidR="00B93C9A" w:rsidRPr="00834C5B">
        <w:rPr>
          <w:rFonts w:cstheme="minorHAnsi"/>
          <w:rPrChange w:id="210" w:author="Alexander Morgan" w:date="2020-11-24T10:57:00Z">
            <w:rPr>
              <w:rFonts w:cstheme="minorHAnsi"/>
            </w:rPr>
          </w:rPrChange>
        </w:rPr>
        <w:fldChar w:fldCharType="end"/>
      </w:r>
      <w:r w:rsidR="00B93C9A" w:rsidRPr="00834C5B">
        <w:rPr>
          <w:rFonts w:cstheme="minorHAnsi"/>
          <w:rPrChange w:id="211" w:author="Alexander Morgan" w:date="2020-11-24T10:57:00Z">
            <w:rPr>
              <w:rFonts w:cstheme="minorHAnsi"/>
            </w:rPr>
          </w:rPrChange>
        </w:rPr>
      </w:r>
      <w:r w:rsidR="00B93C9A" w:rsidRPr="00834C5B">
        <w:rPr>
          <w:rFonts w:cstheme="minorHAnsi"/>
          <w:rPrChange w:id="212" w:author="Alexander Morgan" w:date="2020-11-24T10:57:00Z">
            <w:rPr>
              <w:rFonts w:cstheme="minorHAnsi"/>
            </w:rPr>
          </w:rPrChange>
        </w:rPr>
        <w:fldChar w:fldCharType="separate"/>
      </w:r>
      <w:r w:rsidR="00B93C9A" w:rsidRPr="00834C5B">
        <w:rPr>
          <w:rFonts w:cstheme="minorHAnsi"/>
          <w:noProof/>
        </w:rPr>
        <w:t>(9-15)</w:t>
      </w:r>
      <w:r w:rsidR="00B93C9A" w:rsidRPr="00834C5B">
        <w:rPr>
          <w:rFonts w:cstheme="minorHAnsi"/>
        </w:rPr>
        <w:fldChar w:fldCharType="end"/>
      </w:r>
      <w:r w:rsidRPr="00834C5B">
        <w:rPr>
          <w:rFonts w:cstheme="minorHAnsi"/>
        </w:rPr>
        <w:t xml:space="preserve"> to explore the </w:t>
      </w:r>
      <w:r w:rsidR="006E1C33" w:rsidRPr="00C23F55">
        <w:rPr>
          <w:rFonts w:cstheme="minorHAnsi"/>
        </w:rPr>
        <w:t>optimal parameter space to minimise peak prevalence</w:t>
      </w:r>
      <w:r w:rsidR="00260FC2" w:rsidRPr="00C23F55">
        <w:rPr>
          <w:rFonts w:cstheme="minorHAnsi"/>
        </w:rPr>
        <w:t>,</w:t>
      </w:r>
      <w:r w:rsidR="006E1C33" w:rsidRPr="00E914C0">
        <w:rPr>
          <w:rFonts w:cstheme="minorHAnsi"/>
        </w:rPr>
        <w:t xml:space="preserve"> </w:t>
      </w:r>
      <w:r w:rsidR="006E1C33" w:rsidRPr="00834C5B">
        <w:rPr>
          <w:rFonts w:cstheme="minorHAnsi"/>
          <w:i/>
          <w:iCs/>
          <w:rPrChange w:id="213" w:author="Alexander Morgan" w:date="2020-11-24T10:57:00Z">
            <w:rPr>
              <w:rFonts w:cstheme="minorHAnsi"/>
              <w:i/>
              <w:iCs/>
            </w:rPr>
          </w:rPrChange>
        </w:rPr>
        <w:t>I</w:t>
      </w:r>
      <w:r w:rsidR="006E1C33" w:rsidRPr="00834C5B">
        <w:rPr>
          <w:rFonts w:cstheme="minorHAnsi"/>
          <w:i/>
          <w:iCs/>
          <w:vertAlign w:val="subscript"/>
          <w:rPrChange w:id="214" w:author="Alexander Morgan" w:date="2020-11-24T10:57:00Z">
            <w:rPr>
              <w:rFonts w:cstheme="minorHAnsi"/>
              <w:i/>
              <w:iCs/>
              <w:vertAlign w:val="subscript"/>
            </w:rPr>
          </w:rPrChange>
        </w:rPr>
        <w:t>max</w:t>
      </w:r>
      <w:r w:rsidR="00260FC2" w:rsidRPr="00834C5B">
        <w:rPr>
          <w:rFonts w:cstheme="minorHAnsi"/>
          <w:rPrChange w:id="215" w:author="Alexander Morgan" w:date="2020-11-24T10:57:00Z">
            <w:rPr>
              <w:rFonts w:cstheme="minorHAnsi"/>
            </w:rPr>
          </w:rPrChange>
        </w:rPr>
        <w:t>,</w:t>
      </w:r>
      <w:r w:rsidR="006E1C33" w:rsidRPr="00834C5B">
        <w:rPr>
          <w:rFonts w:cstheme="minorHAnsi"/>
          <w:rPrChange w:id="216" w:author="Alexander Morgan" w:date="2020-11-24T10:57:00Z">
            <w:rPr>
              <w:rFonts w:cstheme="minorHAnsi"/>
            </w:rPr>
          </w:rPrChange>
        </w:rPr>
        <w:t xml:space="preserve"> and the </w:t>
      </w:r>
      <w:r w:rsidR="009C6C85" w:rsidRPr="00834C5B">
        <w:rPr>
          <w:rFonts w:cstheme="minorHAnsi"/>
          <w:rPrChange w:id="217" w:author="Alexander Morgan" w:date="2020-11-24T10:57:00Z">
            <w:rPr>
              <w:rFonts w:cstheme="minorHAnsi"/>
            </w:rPr>
          </w:rPrChange>
        </w:rPr>
        <w:t>attack rate</w:t>
      </w:r>
      <w:r w:rsidR="00260FC2" w:rsidRPr="00834C5B">
        <w:rPr>
          <w:rFonts w:cstheme="minorHAnsi"/>
          <w:rPrChange w:id="218" w:author="Alexander Morgan" w:date="2020-11-24T10:57:00Z">
            <w:rPr>
              <w:rFonts w:cstheme="minorHAnsi"/>
            </w:rPr>
          </w:rPrChange>
        </w:rPr>
        <w:t xml:space="preserve">, </w:t>
      </w:r>
      <w:proofErr w:type="spellStart"/>
      <w:r w:rsidRPr="00834C5B">
        <w:rPr>
          <w:rFonts w:cstheme="minorHAnsi"/>
          <w:i/>
          <w:iCs/>
          <w:rPrChange w:id="219" w:author="Alexander Morgan" w:date="2020-11-24T10:57:00Z">
            <w:rPr>
              <w:rFonts w:cstheme="minorHAnsi"/>
              <w:i/>
              <w:iCs/>
            </w:rPr>
          </w:rPrChange>
        </w:rPr>
        <w:t>I</w:t>
      </w:r>
      <w:r w:rsidRPr="00834C5B">
        <w:rPr>
          <w:rFonts w:cstheme="minorHAnsi"/>
          <w:i/>
          <w:iCs/>
          <w:vertAlign w:val="subscript"/>
          <w:rPrChange w:id="220" w:author="Alexander Morgan" w:date="2020-11-24T10:57:00Z">
            <w:rPr>
              <w:rFonts w:cstheme="minorHAnsi"/>
              <w:i/>
              <w:iCs/>
              <w:vertAlign w:val="subscript"/>
            </w:rPr>
          </w:rPrChange>
        </w:rPr>
        <w:t>c</w:t>
      </w:r>
      <w:proofErr w:type="spellEnd"/>
      <w:r w:rsidRPr="00834C5B">
        <w:rPr>
          <w:rFonts w:cstheme="minorHAnsi"/>
          <w:i/>
          <w:iCs/>
          <w:rPrChange w:id="221" w:author="Alexander Morgan" w:date="2020-11-24T10:57:00Z">
            <w:rPr>
              <w:rFonts w:cstheme="minorHAnsi"/>
              <w:i/>
              <w:iCs/>
            </w:rPr>
          </w:rPrChange>
        </w:rPr>
        <w:t>(</w:t>
      </w:r>
      <w:proofErr w:type="spellStart"/>
      <w:r w:rsidR="00CF5AE9" w:rsidRPr="00834C5B">
        <w:rPr>
          <w:rFonts w:cstheme="minorHAnsi"/>
          <w:i/>
          <w:iCs/>
          <w:rPrChange w:id="222" w:author="Alexander Morgan" w:date="2020-11-24T10:57:00Z">
            <w:rPr>
              <w:rFonts w:cstheme="minorHAnsi"/>
              <w:i/>
              <w:iCs/>
            </w:rPr>
          </w:rPrChange>
        </w:rPr>
        <w:t>t</w:t>
      </w:r>
      <w:r w:rsidR="00CF5AE9" w:rsidRPr="00834C5B">
        <w:rPr>
          <w:rFonts w:cstheme="minorHAnsi"/>
          <w:i/>
          <w:iCs/>
          <w:vertAlign w:val="subscript"/>
          <w:rPrChange w:id="223" w:author="Alexander Morgan" w:date="2020-11-24T10:57:00Z">
            <w:rPr>
              <w:rFonts w:cstheme="minorHAnsi"/>
              <w:i/>
              <w:iCs/>
              <w:vertAlign w:val="subscript"/>
            </w:rPr>
          </w:rPrChange>
        </w:rPr>
        <w:t>max</w:t>
      </w:r>
      <w:proofErr w:type="spellEnd"/>
      <w:r w:rsidRPr="00834C5B">
        <w:rPr>
          <w:rFonts w:cstheme="minorHAnsi"/>
          <w:i/>
          <w:iCs/>
          <w:rPrChange w:id="224" w:author="Alexander Morgan" w:date="2020-11-24T10:57:00Z">
            <w:rPr>
              <w:rFonts w:cstheme="minorHAnsi"/>
              <w:i/>
              <w:iCs/>
            </w:rPr>
          </w:rPrChange>
        </w:rPr>
        <w:t>)</w:t>
      </w:r>
      <w:r w:rsidR="00260FC2" w:rsidRPr="00834C5B">
        <w:rPr>
          <w:rFonts w:cstheme="minorHAnsi"/>
          <w:rPrChange w:id="225" w:author="Alexander Morgan" w:date="2020-11-24T10:57:00Z">
            <w:rPr>
              <w:rFonts w:cstheme="minorHAnsi"/>
            </w:rPr>
          </w:rPrChange>
        </w:rPr>
        <w:t>,</w:t>
      </w:r>
      <w:r w:rsidRPr="00834C5B">
        <w:rPr>
          <w:rFonts w:cstheme="minorHAnsi"/>
          <w:rPrChange w:id="226" w:author="Alexander Morgan" w:date="2020-11-24T10:57:00Z">
            <w:rPr>
              <w:rFonts w:cstheme="minorHAnsi"/>
            </w:rPr>
          </w:rPrChange>
        </w:rPr>
        <w:t xml:space="preserve"> across five different </w:t>
      </w:r>
      <w:r w:rsidR="009C5BD4" w:rsidRPr="00834C5B">
        <w:rPr>
          <w:rFonts w:cstheme="minorHAnsi"/>
          <w:rPrChange w:id="227" w:author="Alexander Morgan" w:date="2020-11-24T10:57:00Z">
            <w:rPr>
              <w:rFonts w:cstheme="minorHAnsi"/>
            </w:rPr>
          </w:rPrChange>
        </w:rPr>
        <w:t xml:space="preserve">NPI </w:t>
      </w:r>
      <w:r w:rsidR="00A02A56" w:rsidRPr="00834C5B">
        <w:rPr>
          <w:rFonts w:cstheme="minorHAnsi"/>
          <w:rPrChange w:id="228" w:author="Alexander Morgan" w:date="2020-11-24T10:57:00Z">
            <w:rPr>
              <w:rFonts w:cstheme="minorHAnsi"/>
            </w:rPr>
          </w:rPrChange>
        </w:rPr>
        <w:t>scenarios</w:t>
      </w:r>
      <w:r w:rsidRPr="00834C5B">
        <w:rPr>
          <w:rFonts w:cstheme="minorHAnsi"/>
          <w:rPrChange w:id="229" w:author="Alexander Morgan" w:date="2020-11-24T10:57:00Z">
            <w:rPr>
              <w:rFonts w:cstheme="minorHAnsi"/>
            </w:rPr>
          </w:rPrChange>
        </w:rPr>
        <w:t xml:space="preserve">. </w:t>
      </w:r>
      <w:r w:rsidR="008168D7" w:rsidRPr="00834C5B">
        <w:rPr>
          <w:rFonts w:cstheme="minorHAnsi"/>
          <w:rPrChange w:id="230" w:author="Alexander Morgan" w:date="2020-11-24T10:57:00Z">
            <w:rPr>
              <w:rFonts w:cstheme="minorHAnsi"/>
            </w:rPr>
          </w:rPrChange>
        </w:rPr>
        <w:t>We identified an optimal parameter space for a</w:t>
      </w:r>
      <w:r w:rsidR="00B15421" w:rsidRPr="00834C5B">
        <w:rPr>
          <w:rFonts w:cstheme="minorHAnsi"/>
          <w:rPrChange w:id="231" w:author="Alexander Morgan" w:date="2020-11-24T10:57:00Z">
            <w:rPr>
              <w:rFonts w:cstheme="minorHAnsi"/>
            </w:rPr>
          </w:rPrChange>
        </w:rPr>
        <w:t xml:space="preserve">ll </w:t>
      </w:r>
      <w:r w:rsidR="008168D7" w:rsidRPr="00834C5B">
        <w:rPr>
          <w:rFonts w:cstheme="minorHAnsi"/>
          <w:rPrChange w:id="232" w:author="Alexander Morgan" w:date="2020-11-24T10:57:00Z">
            <w:rPr>
              <w:rFonts w:cstheme="minorHAnsi"/>
            </w:rPr>
          </w:rPrChange>
        </w:rPr>
        <w:t>considered intervention scenarios, with each scenario capable of minimizing both</w:t>
      </w:r>
      <w:r w:rsidR="008168D7">
        <w:rPr>
          <w:rFonts w:cstheme="minorHAnsi"/>
        </w:rPr>
        <w:t xml:space="preserve"> </w:t>
      </w:r>
      <w:r w:rsidR="008168D7" w:rsidRPr="00E50BF2">
        <w:rPr>
          <w:rFonts w:cstheme="minorHAnsi"/>
          <w:i/>
          <w:iCs/>
        </w:rPr>
        <w:t>I</w:t>
      </w:r>
      <w:r w:rsidR="008168D7" w:rsidRPr="00E50BF2">
        <w:rPr>
          <w:rFonts w:cstheme="minorHAnsi"/>
          <w:i/>
          <w:iCs/>
          <w:vertAlign w:val="subscript"/>
        </w:rPr>
        <w:t>max</w:t>
      </w:r>
      <w:r w:rsidR="008168D7">
        <w:rPr>
          <w:rFonts w:cstheme="minorHAnsi"/>
        </w:rPr>
        <w:t xml:space="preserve"> and </w:t>
      </w:r>
      <w:proofErr w:type="spellStart"/>
      <w:r w:rsidR="008168D7" w:rsidRPr="00E50BF2">
        <w:rPr>
          <w:rFonts w:cstheme="minorHAnsi"/>
          <w:i/>
          <w:iCs/>
        </w:rPr>
        <w:t>I</w:t>
      </w:r>
      <w:r w:rsidR="008168D7" w:rsidRPr="00E50BF2">
        <w:rPr>
          <w:rFonts w:cstheme="minorHAnsi"/>
          <w:i/>
          <w:iCs/>
          <w:vertAlign w:val="subscript"/>
        </w:rPr>
        <w:t>c</w:t>
      </w:r>
      <w:proofErr w:type="spellEnd"/>
      <w:r w:rsidR="008168D7" w:rsidRPr="00E50BF2">
        <w:rPr>
          <w:rFonts w:cstheme="minorHAnsi"/>
          <w:i/>
          <w:iCs/>
        </w:rPr>
        <w:t>(</w:t>
      </w:r>
      <w:proofErr w:type="spellStart"/>
      <w:r w:rsidR="00CF5AE9">
        <w:rPr>
          <w:rFonts w:cstheme="minorHAnsi"/>
          <w:i/>
          <w:iCs/>
        </w:rPr>
        <w:t>t</w:t>
      </w:r>
      <w:r w:rsidR="00CF5AE9" w:rsidRPr="00CF5AE9">
        <w:rPr>
          <w:rFonts w:cstheme="minorHAnsi"/>
          <w:i/>
          <w:iCs/>
          <w:vertAlign w:val="subscript"/>
        </w:rPr>
        <w:t>max</w:t>
      </w:r>
      <w:proofErr w:type="spellEnd"/>
      <w:r w:rsidR="008168D7" w:rsidRPr="00E50BF2">
        <w:rPr>
          <w:rFonts w:cstheme="minorHAnsi"/>
          <w:i/>
          <w:iCs/>
        </w:rPr>
        <w:t>)</w:t>
      </w:r>
      <w:r w:rsidR="008168D7">
        <w:rPr>
          <w:rFonts w:cstheme="minorHAnsi"/>
        </w:rPr>
        <w:t xml:space="preserve"> for a given set of optimal parameter values. However, we note that the</w:t>
      </w:r>
      <w:r w:rsidR="00B15421">
        <w:rPr>
          <w:rFonts w:cstheme="minorHAnsi"/>
        </w:rPr>
        <w:t xml:space="preserve"> exact </w:t>
      </w:r>
      <w:r w:rsidR="001E6C6C">
        <w:rPr>
          <w:rFonts w:cstheme="minorHAnsi"/>
        </w:rPr>
        <w:t>value</w:t>
      </w:r>
      <w:r w:rsidR="00B15421">
        <w:rPr>
          <w:rFonts w:cstheme="minorHAnsi"/>
        </w:rPr>
        <w:t xml:space="preserve"> of the</w:t>
      </w:r>
      <w:r w:rsidR="00F02548">
        <w:rPr>
          <w:rFonts w:cstheme="minorHAnsi"/>
        </w:rPr>
        <w:t xml:space="preserve"> optimal</w:t>
      </w:r>
      <w:r w:rsidR="00B15421">
        <w:rPr>
          <w:rFonts w:cstheme="minorHAnsi"/>
        </w:rPr>
        <w:t xml:space="preserve"> parameter </w:t>
      </w:r>
      <w:r w:rsidR="00F02548">
        <w:rPr>
          <w:rFonts w:cstheme="minorHAnsi"/>
        </w:rPr>
        <w:t>space</w:t>
      </w:r>
      <w:r w:rsidR="00B15421">
        <w:rPr>
          <w:rFonts w:cstheme="minorHAnsi"/>
        </w:rPr>
        <w:t xml:space="preserve"> </w:t>
      </w:r>
      <w:r w:rsidR="00F02548">
        <w:rPr>
          <w:rFonts w:cstheme="minorHAnsi"/>
        </w:rPr>
        <w:t>is</w:t>
      </w:r>
      <w:r w:rsidR="00B15421">
        <w:rPr>
          <w:rFonts w:cstheme="minorHAnsi"/>
        </w:rPr>
        <w:t xml:space="preserve"> </w:t>
      </w:r>
      <w:r w:rsidR="008168D7">
        <w:rPr>
          <w:rFonts w:cstheme="minorHAnsi"/>
        </w:rPr>
        <w:t>highly nuanced,</w:t>
      </w:r>
      <w:r w:rsidR="00F02548">
        <w:rPr>
          <w:rFonts w:cstheme="minorHAnsi"/>
        </w:rPr>
        <w:t xml:space="preserve"> and </w:t>
      </w:r>
      <w:r w:rsidR="001E6C6C">
        <w:rPr>
          <w:rFonts w:cstheme="minorHAnsi"/>
        </w:rPr>
        <w:t xml:space="preserve">often highly sensitive to changes to </w:t>
      </w:r>
      <w:r w:rsidR="00F02548">
        <w:rPr>
          <w:rFonts w:cstheme="minorHAnsi"/>
        </w:rPr>
        <w:t xml:space="preserve">the </w:t>
      </w:r>
      <w:r w:rsidR="00C96DEB">
        <w:rPr>
          <w:rFonts w:cstheme="minorHAnsi"/>
        </w:rPr>
        <w:t>explored</w:t>
      </w:r>
      <w:r w:rsidR="000A4720">
        <w:rPr>
          <w:rFonts w:cstheme="minorHAnsi"/>
        </w:rPr>
        <w:t xml:space="preserve"> </w:t>
      </w:r>
      <w:r w:rsidR="001E6C6C">
        <w:rPr>
          <w:rFonts w:cstheme="minorHAnsi"/>
        </w:rPr>
        <w:t xml:space="preserve">model parameters.  </w:t>
      </w:r>
    </w:p>
    <w:p w14:paraId="5B14CB3B" w14:textId="77777777" w:rsidR="000E1AC7" w:rsidRDefault="000E1AC7" w:rsidP="00A44704">
      <w:pPr>
        <w:spacing w:after="0" w:line="360" w:lineRule="auto"/>
        <w:rPr>
          <w:rFonts w:cstheme="minorHAnsi"/>
        </w:rPr>
      </w:pPr>
    </w:p>
    <w:p w14:paraId="58592AF3" w14:textId="1A3B3884" w:rsidR="00E92BBE" w:rsidRDefault="000E1AC7" w:rsidP="00A44704">
      <w:pPr>
        <w:spacing w:after="0" w:line="360" w:lineRule="auto"/>
        <w:jc w:val="both"/>
        <w:rPr>
          <w:rFonts w:cstheme="minorHAnsi"/>
        </w:rPr>
      </w:pPr>
      <w:r>
        <w:rPr>
          <w:rFonts w:cstheme="minorHAnsi"/>
        </w:rPr>
        <w:t xml:space="preserve">The optimal parameter space </w:t>
      </w:r>
      <w:r w:rsidR="001A2A2F">
        <w:rPr>
          <w:rFonts w:cstheme="minorHAnsi"/>
        </w:rPr>
        <w:t>was found to be strongly influenced b</w:t>
      </w:r>
      <w:r w:rsidR="001E6C6C">
        <w:rPr>
          <w:rFonts w:cstheme="minorHAnsi"/>
        </w:rPr>
        <w:t>y the balance between the</w:t>
      </w:r>
      <w:r w:rsidR="001A2A2F">
        <w:rPr>
          <w:rFonts w:cstheme="minorHAnsi"/>
        </w:rPr>
        <w:t xml:space="preserve"> i</w:t>
      </w:r>
      <w:r>
        <w:rPr>
          <w:rFonts w:cstheme="minorHAnsi"/>
        </w:rPr>
        <w:t xml:space="preserve">ntervention peak timing and </w:t>
      </w:r>
      <w:r w:rsidRPr="0084271C">
        <w:rPr>
          <w:rFonts w:cstheme="minorHAnsi"/>
          <w:i/>
          <w:iCs/>
        </w:rPr>
        <w:t>c</w:t>
      </w:r>
      <w:r w:rsidRPr="0084271C">
        <w:rPr>
          <w:rFonts w:cstheme="minorHAnsi"/>
          <w:i/>
          <w:iCs/>
          <w:vertAlign w:val="subscript"/>
        </w:rPr>
        <w:t>min</w:t>
      </w:r>
      <w:r>
        <w:rPr>
          <w:rFonts w:cstheme="minorHAnsi"/>
        </w:rPr>
        <w:t xml:space="preserve">. Matching the timing of an intervention to the epidemic peak </w:t>
      </w:r>
      <w:r w:rsidR="00B63E3B">
        <w:rPr>
          <w:rFonts w:cstheme="minorHAnsi"/>
        </w:rPr>
        <w:t>has been</w:t>
      </w:r>
      <w:r w:rsidR="00496AA8">
        <w:rPr>
          <w:rFonts w:cstheme="minorHAnsi"/>
        </w:rPr>
        <w:t xml:space="preserve"> explored previously</w:t>
      </w:r>
      <w:r w:rsidR="001A2A2F">
        <w:rPr>
          <w:rFonts w:cstheme="minorHAnsi"/>
        </w:rPr>
        <w:t xml:space="preserve"> </w:t>
      </w:r>
      <w:r w:rsidR="00C67B1C">
        <w:rPr>
          <w:rFonts w:cstheme="minorHAnsi"/>
        </w:rPr>
        <w:fldChar w:fldCharType="begin">
          <w:fldData xml:space="preserve">PEVuZE5vdGU+PENpdGU+PEF1dGhvcj5EaSBMYXVybzwvQXV0aG9yPjxZZWFyPjIwMjA8L1llYXI+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</w:fldData>
        </w:fldChar>
      </w:r>
      <w:r w:rsidR="00452A9C">
        <w:rPr>
          <w:rFonts w:cstheme="minorHAnsi"/>
        </w:rPr>
        <w:instrText xml:space="preserve"> ADDIN EN.CITE </w:instrText>
      </w:r>
      <w:r w:rsidR="00452A9C">
        <w:rPr>
          <w:rFonts w:cstheme="minorHAnsi"/>
        </w:rPr>
        <w:fldChar w:fldCharType="begin">
          <w:fldData xml:space="preserve">PEVuZE5vdGU+PENpdGU+PEF1dGhvcj5EaSBMYXVybzwvQXV0aG9yPjxZZWFyPjIwMjA8L1llYXI+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</w:fldData>
        </w:fldChar>
      </w:r>
      <w:r w:rsidR="00452A9C">
        <w:rPr>
          <w:rFonts w:cstheme="minorHAnsi"/>
        </w:rPr>
        <w:instrText xml:space="preserve"> ADDIN EN.CITE.DATA </w:instrText>
      </w:r>
      <w:r w:rsidR="00452A9C">
        <w:rPr>
          <w:rFonts w:cstheme="minorHAnsi"/>
        </w:rPr>
      </w:r>
      <w:r w:rsidR="00452A9C">
        <w:rPr>
          <w:rFonts w:cstheme="minorHAnsi"/>
        </w:rPr>
        <w:fldChar w:fldCharType="end"/>
      </w:r>
      <w:r w:rsidR="00C67B1C">
        <w:rPr>
          <w:rFonts w:cstheme="minorHAnsi"/>
        </w:rPr>
      </w:r>
      <w:r w:rsidR="00C67B1C">
        <w:rPr>
          <w:rFonts w:cstheme="minorHAnsi"/>
        </w:rPr>
        <w:fldChar w:fldCharType="separate"/>
      </w:r>
      <w:r w:rsidR="00452A9C">
        <w:rPr>
          <w:rFonts w:cstheme="minorHAnsi"/>
          <w:noProof/>
        </w:rPr>
        <w:t>(9, 10)</w:t>
      </w:r>
      <w:r w:rsidR="00C67B1C">
        <w:rPr>
          <w:rFonts w:cstheme="minorHAnsi"/>
        </w:rPr>
        <w:fldChar w:fldCharType="end"/>
      </w:r>
      <w:r>
        <w:rPr>
          <w:rFonts w:cstheme="minorHAnsi"/>
        </w:rPr>
        <w:t>. However, we demonstrate</w:t>
      </w:r>
      <w:r w:rsidR="001E6C6C">
        <w:rPr>
          <w:rFonts w:cstheme="minorHAnsi"/>
        </w:rPr>
        <w:t xml:space="preserve"> </w:t>
      </w:r>
      <w:r>
        <w:rPr>
          <w:rFonts w:cstheme="minorHAnsi"/>
        </w:rPr>
        <w:t xml:space="preserve">that it is also necessary to match the timing of the epidemic peak with the greatest </w:t>
      </w:r>
      <w:r w:rsidR="001E6C6C">
        <w:rPr>
          <w:rFonts w:cstheme="minorHAnsi"/>
        </w:rPr>
        <w:t>magnitude</w:t>
      </w:r>
      <w:r>
        <w:rPr>
          <w:rFonts w:cstheme="minorHAnsi"/>
        </w:rPr>
        <w:t xml:space="preserve"> of the intervention (</w:t>
      </w:r>
      <w:r w:rsidRPr="00292147">
        <w:rPr>
          <w:rFonts w:cstheme="minorHAnsi"/>
          <w:i/>
          <w:iCs/>
        </w:rPr>
        <w:t>c</w:t>
      </w:r>
      <w:r w:rsidRPr="00292147">
        <w:rPr>
          <w:rFonts w:cstheme="minorHAnsi"/>
          <w:i/>
          <w:iCs/>
          <w:vertAlign w:val="subscript"/>
        </w:rPr>
        <w:t>min</w:t>
      </w:r>
      <w:r>
        <w:rPr>
          <w:rFonts w:cstheme="minorHAnsi"/>
        </w:rPr>
        <w:t>/</w:t>
      </w:r>
      <w:r w:rsidRPr="00503233">
        <w:rPr>
          <w:rFonts w:cstheme="minorHAnsi"/>
          <w:i/>
          <w:iCs/>
        </w:rPr>
        <w:t>c</w:t>
      </w:r>
      <w:r w:rsidRPr="00503233">
        <w:rPr>
          <w:rFonts w:cstheme="minorHAnsi"/>
          <w:i/>
          <w:iCs/>
          <w:vertAlign w:val="subscript"/>
        </w:rPr>
        <w:t>min1</w:t>
      </w:r>
      <w:r>
        <w:rPr>
          <w:rFonts w:cstheme="minorHAnsi"/>
        </w:rPr>
        <w:t>/</w:t>
      </w:r>
      <w:r w:rsidRPr="00503233">
        <w:rPr>
          <w:rFonts w:cstheme="minorHAnsi"/>
          <w:i/>
          <w:iCs/>
        </w:rPr>
        <w:t>c</w:t>
      </w:r>
      <w:r w:rsidRPr="00503233">
        <w:rPr>
          <w:rFonts w:cstheme="minorHAnsi"/>
          <w:i/>
          <w:iCs/>
          <w:vertAlign w:val="subscript"/>
        </w:rPr>
        <w:t>min2</w:t>
      </w:r>
      <w:r>
        <w:rPr>
          <w:rFonts w:cstheme="minorHAnsi"/>
        </w:rPr>
        <w:t xml:space="preserve">) if reductions to </w:t>
      </w:r>
      <w:r w:rsidRPr="009C549B">
        <w:rPr>
          <w:rFonts w:cstheme="minorHAnsi"/>
          <w:i/>
          <w:iCs/>
        </w:rPr>
        <w:t>β(t)</w:t>
      </w:r>
      <w:r>
        <w:rPr>
          <w:rFonts w:cstheme="minorHAnsi"/>
        </w:rPr>
        <w:t xml:space="preserve"> </w:t>
      </w:r>
      <w:r w:rsidRPr="0027571A">
        <w:rPr>
          <w:rFonts w:cstheme="minorHAnsi"/>
        </w:rPr>
        <w:t>vary</w:t>
      </w:r>
      <w:r w:rsidR="001A2A2F" w:rsidRPr="0027571A">
        <w:rPr>
          <w:rFonts w:cstheme="minorHAnsi"/>
        </w:rPr>
        <w:t>.</w:t>
      </w:r>
      <w:r w:rsidRPr="0027571A">
        <w:rPr>
          <w:rFonts w:cstheme="minorHAnsi"/>
        </w:rPr>
        <w:t xml:space="preserve"> This can be intuitively observed by comparing scenario 2 (</w:t>
      </w:r>
      <w:r w:rsidRPr="0027571A">
        <w:rPr>
          <w:rFonts w:cstheme="minorHAnsi"/>
          <w:i/>
          <w:iCs/>
        </w:rPr>
        <w:t>c</w:t>
      </w:r>
      <w:r w:rsidRPr="0027571A">
        <w:rPr>
          <w:rFonts w:cstheme="minorHAnsi"/>
          <w:i/>
          <w:iCs/>
          <w:vertAlign w:val="subscript"/>
        </w:rPr>
        <w:t>min</w:t>
      </w:r>
      <w:r w:rsidRPr="0027571A">
        <w:rPr>
          <w:rFonts w:cstheme="minorHAnsi"/>
        </w:rPr>
        <w:t xml:space="preserve"> at </w:t>
      </w:r>
      <w:proofErr w:type="spellStart"/>
      <w:r w:rsidRPr="0027571A">
        <w:rPr>
          <w:rFonts w:cstheme="minorHAnsi"/>
          <w:i/>
          <w:iCs/>
        </w:rPr>
        <w:t>t</w:t>
      </w:r>
      <w:r w:rsidRPr="0027571A">
        <w:rPr>
          <w:rFonts w:cstheme="minorHAnsi"/>
          <w:i/>
          <w:iCs/>
          <w:vertAlign w:val="subscript"/>
        </w:rPr>
        <w:t>p</w:t>
      </w:r>
      <w:proofErr w:type="spellEnd"/>
      <w:r w:rsidRPr="0027571A">
        <w:rPr>
          <w:rFonts w:cstheme="minorHAnsi"/>
        </w:rPr>
        <w:t>) and scenario 3 (</w:t>
      </w:r>
      <w:r w:rsidRPr="0027571A">
        <w:rPr>
          <w:rFonts w:cstheme="minorHAnsi"/>
          <w:i/>
          <w:iCs/>
        </w:rPr>
        <w:t>c</w:t>
      </w:r>
      <w:r w:rsidRPr="0027571A">
        <w:rPr>
          <w:rFonts w:cstheme="minorHAnsi"/>
          <w:i/>
          <w:iCs/>
          <w:vertAlign w:val="subscript"/>
        </w:rPr>
        <w:t>min</w:t>
      </w:r>
      <w:r w:rsidRPr="0027571A">
        <w:rPr>
          <w:rFonts w:cstheme="minorHAnsi"/>
        </w:rPr>
        <w:t xml:space="preserve"> at </w:t>
      </w:r>
      <w:proofErr w:type="spellStart"/>
      <w:r w:rsidRPr="0027571A">
        <w:rPr>
          <w:rFonts w:cstheme="minorHAnsi"/>
          <w:i/>
          <w:iCs/>
        </w:rPr>
        <w:t>t</w:t>
      </w:r>
      <w:r w:rsidRPr="0027571A">
        <w:rPr>
          <w:rFonts w:cstheme="minorHAnsi"/>
          <w:i/>
          <w:iCs/>
          <w:vertAlign w:val="subscript"/>
        </w:rPr>
        <w:t>p</w:t>
      </w:r>
      <w:proofErr w:type="spellEnd"/>
      <w:r w:rsidRPr="0027571A">
        <w:rPr>
          <w:rFonts w:cstheme="minorHAnsi"/>
        </w:rPr>
        <w:t xml:space="preserve"> + </w:t>
      </w:r>
      <w:r w:rsidRPr="0027571A">
        <w:rPr>
          <w:rFonts w:cstheme="minorHAnsi"/>
          <w:i/>
          <w:iCs/>
        </w:rPr>
        <w:t>d</w:t>
      </w:r>
      <w:r w:rsidRPr="0027571A">
        <w:rPr>
          <w:rFonts w:cstheme="minorHAnsi"/>
          <w:i/>
          <w:iCs/>
          <w:vertAlign w:val="subscript"/>
        </w:rPr>
        <w:t>t</w:t>
      </w:r>
      <w:r w:rsidRPr="0027571A">
        <w:rPr>
          <w:rFonts w:cstheme="minorHAnsi"/>
        </w:rPr>
        <w:t xml:space="preserve">) (Figure </w:t>
      </w:r>
      <w:r w:rsidR="00337F4D" w:rsidRPr="0027571A">
        <w:rPr>
          <w:rFonts w:cstheme="minorHAnsi"/>
        </w:rPr>
        <w:t>2</w:t>
      </w:r>
      <w:r w:rsidRPr="0027571A">
        <w:rPr>
          <w:rFonts w:cstheme="minorHAnsi"/>
        </w:rPr>
        <w:t xml:space="preserve">), with scenario 2 being optimal at a later trigger </w:t>
      </w:r>
      <w:r w:rsidR="001222A0">
        <w:rPr>
          <w:rFonts w:cstheme="minorHAnsi"/>
        </w:rPr>
        <w:t>point</w:t>
      </w:r>
      <w:r w:rsidRPr="0027571A">
        <w:rPr>
          <w:rFonts w:cstheme="minorHAnsi"/>
        </w:rPr>
        <w:t xml:space="preserve"> to coincide with the early </w:t>
      </w:r>
      <w:r w:rsidRPr="0027571A">
        <w:rPr>
          <w:rFonts w:cstheme="minorHAnsi"/>
          <w:i/>
          <w:iCs/>
        </w:rPr>
        <w:t>c</w:t>
      </w:r>
      <w:r w:rsidRPr="0027571A">
        <w:rPr>
          <w:rFonts w:cstheme="minorHAnsi"/>
          <w:i/>
          <w:iCs/>
          <w:vertAlign w:val="subscript"/>
        </w:rPr>
        <w:t xml:space="preserve">min </w:t>
      </w:r>
      <w:r w:rsidRPr="0027571A">
        <w:rPr>
          <w:rFonts w:cstheme="minorHAnsi"/>
        </w:rPr>
        <w:t xml:space="preserve">reduction and scenario 3 optimal with an earlier </w:t>
      </w:r>
      <w:r>
        <w:rPr>
          <w:rFonts w:cstheme="minorHAnsi"/>
        </w:rPr>
        <w:t xml:space="preserve">trigger to coincide with the later </w:t>
      </w:r>
      <w:r w:rsidRPr="00503233">
        <w:rPr>
          <w:rFonts w:cstheme="minorHAnsi"/>
          <w:i/>
          <w:iCs/>
        </w:rPr>
        <w:t>c</w:t>
      </w:r>
      <w:r w:rsidRPr="00503233">
        <w:rPr>
          <w:rFonts w:cstheme="minorHAnsi"/>
          <w:i/>
          <w:iCs/>
          <w:vertAlign w:val="subscript"/>
        </w:rPr>
        <w:t>min</w:t>
      </w:r>
      <w:r>
        <w:rPr>
          <w:rFonts w:cstheme="minorHAnsi"/>
        </w:rPr>
        <w:t xml:space="preserve"> reduction. </w:t>
      </w:r>
      <w:r w:rsidR="00030257">
        <w:rPr>
          <w:rFonts w:cstheme="minorHAnsi"/>
        </w:rPr>
        <w:t xml:space="preserve">We also note the existence of optimal intermediate </w:t>
      </w:r>
      <w:r w:rsidR="00030257" w:rsidRPr="00030257">
        <w:rPr>
          <w:rFonts w:cstheme="minorHAnsi"/>
          <w:i/>
          <w:iCs/>
        </w:rPr>
        <w:t>c</w:t>
      </w:r>
      <w:r w:rsidR="00030257" w:rsidRPr="00030257">
        <w:rPr>
          <w:rFonts w:cstheme="minorHAnsi"/>
          <w:i/>
          <w:iCs/>
          <w:vertAlign w:val="subscript"/>
        </w:rPr>
        <w:t>min</w:t>
      </w:r>
      <w:r w:rsidR="00030257">
        <w:rPr>
          <w:rFonts w:cstheme="minorHAnsi"/>
        </w:rPr>
        <w:t xml:space="preserve"> values</w:t>
      </w:r>
      <w:r w:rsidR="001A2A2F">
        <w:rPr>
          <w:rFonts w:cstheme="minorHAnsi"/>
        </w:rPr>
        <w:t xml:space="preserve"> facilitating the build-up of infection-induced, protective immunity during the intervention. This </w:t>
      </w:r>
      <w:r w:rsidR="00030257">
        <w:rPr>
          <w:rFonts w:cstheme="minorHAnsi"/>
        </w:rPr>
        <w:t xml:space="preserve">phenomenon is well reported in </w:t>
      </w:r>
      <w:r w:rsidR="00322F52">
        <w:rPr>
          <w:rFonts w:cstheme="minorHAnsi"/>
        </w:rPr>
        <w:t>modelling</w:t>
      </w:r>
      <w:r w:rsidR="00030257">
        <w:rPr>
          <w:rFonts w:cstheme="minorHAnsi"/>
        </w:rPr>
        <w:t xml:space="preserve"> literature, with</w:t>
      </w:r>
      <w:r w:rsidR="008A044A">
        <w:rPr>
          <w:rFonts w:cstheme="minorHAnsi"/>
        </w:rPr>
        <w:t xml:space="preserve"> time-limited</w:t>
      </w:r>
      <w:r w:rsidR="00030257">
        <w:rPr>
          <w:rFonts w:cstheme="minorHAnsi"/>
        </w:rPr>
        <w:t xml:space="preserve"> interventions </w:t>
      </w:r>
      <w:r w:rsidR="00E92BBE">
        <w:rPr>
          <w:rFonts w:cstheme="minorHAnsi"/>
        </w:rPr>
        <w:t>found to be</w:t>
      </w:r>
      <w:r w:rsidR="00030257">
        <w:rPr>
          <w:rFonts w:cstheme="minorHAnsi"/>
        </w:rPr>
        <w:t xml:space="preserve"> optimal when </w:t>
      </w:r>
      <w:r w:rsidR="00030257" w:rsidRPr="00E92BBE">
        <w:rPr>
          <w:rFonts w:cstheme="minorHAnsi"/>
          <w:i/>
          <w:iCs/>
        </w:rPr>
        <w:t>R</w:t>
      </w:r>
      <w:r w:rsidR="00030257" w:rsidRPr="00E92BBE">
        <w:rPr>
          <w:rFonts w:cstheme="minorHAnsi"/>
          <w:i/>
          <w:iCs/>
          <w:vertAlign w:val="subscript"/>
        </w:rPr>
        <w:t>e</w:t>
      </w:r>
      <w:r w:rsidR="00EA3CD1" w:rsidRPr="00B966F2">
        <w:rPr>
          <w:rFonts w:cstheme="minorHAnsi"/>
          <w:i/>
          <w:iCs/>
        </w:rPr>
        <w:t>(t)</w:t>
      </w:r>
      <w:r w:rsidR="00030257">
        <w:rPr>
          <w:rFonts w:cstheme="minorHAnsi"/>
        </w:rPr>
        <w:t xml:space="preserve"> is maintained </w:t>
      </w:r>
      <w:r w:rsidR="002D601E">
        <w:rPr>
          <w:rFonts w:cstheme="minorHAnsi"/>
        </w:rPr>
        <w:t>near the threshold for sustained transmission (</w:t>
      </w:r>
      <w:r w:rsidR="002D601E" w:rsidRPr="002D601E">
        <w:rPr>
          <w:rFonts w:cstheme="minorHAnsi"/>
          <w:i/>
          <w:iCs/>
        </w:rPr>
        <w:t>R</w:t>
      </w:r>
      <w:r w:rsidR="002D601E" w:rsidRPr="002D601E">
        <w:rPr>
          <w:rFonts w:cstheme="minorHAnsi"/>
          <w:i/>
          <w:iCs/>
          <w:vertAlign w:val="subscript"/>
        </w:rPr>
        <w:t>e</w:t>
      </w:r>
      <w:r w:rsidR="00EA3CD1" w:rsidRPr="00B966F2">
        <w:rPr>
          <w:rFonts w:cstheme="minorHAnsi"/>
          <w:i/>
          <w:iCs/>
        </w:rPr>
        <w:t>(t)</w:t>
      </w:r>
      <w:r w:rsidR="002D601E">
        <w:rPr>
          <w:rFonts w:cstheme="minorHAnsi"/>
        </w:rPr>
        <w:t xml:space="preserve"> </w:t>
      </w:r>
      <w:r w:rsidR="00E92BBE">
        <w:rPr>
          <w:rFonts w:cstheme="minorHAnsi"/>
        </w:rPr>
        <w:t xml:space="preserve">≈ </w:t>
      </w:r>
      <w:r w:rsidR="002D601E">
        <w:rPr>
          <w:rFonts w:cstheme="minorHAnsi"/>
        </w:rPr>
        <w:t>1)</w:t>
      </w:r>
      <w:r w:rsidR="0027571A">
        <w:rPr>
          <w:rFonts w:cstheme="minorHAnsi"/>
        </w:rPr>
        <w:t xml:space="preserve"> </w:t>
      </w:r>
      <w:r w:rsidR="0027571A">
        <w:rPr>
          <w:rFonts w:cstheme="minorHAnsi"/>
        </w:rPr>
        <w:fldChar w:fldCharType="begin"/>
      </w:r>
      <w:r w:rsidR="00A8113E">
        <w:rPr>
          <w:rFonts w:cstheme="minorHAnsi"/>
        </w:rPr>
        <w:instrText xml:space="preserve"> ADDIN EN.CITE &lt;EndNote&gt;&lt;Cite&gt;&lt;Author&gt;Anderson&lt;/Author&gt;&lt;Year&gt;2020&lt;/Year&gt;&lt;RecNum&gt;37&lt;/RecNum&gt;&lt;DisplayText&gt;(27)&lt;/DisplayText&gt;&lt;record&gt;&lt;rec-number&gt;37&lt;/rec-number&gt;&lt;foreign-keys&gt;&lt;key app="EN" db-id="ssw09xfaoww2dbetwsrpefx7pr0z0swafa9f" timestamp="1597332622"&gt;37&lt;/key&gt;&lt;/foreign-keys&gt;&lt;ref-type name="Journal Article"&gt;17&lt;/ref-type&gt;&lt;contributors&gt;&lt;authors&gt;&lt;author&gt;Anderson, Roy M&lt;/author&gt;&lt;author&gt;Heesterbeek, Hans&lt;/author&gt;&lt;author&gt;Klinkenberg, Don&lt;/author&gt;&lt;author&gt;Hollingsworth, T Déirdre&lt;/author&gt;&lt;/authors&gt;&lt;/contributors&gt;&lt;titles&gt;&lt;title&gt;How will country-based mitigation measures influence the course of the COVID-19 epidemic?&lt;/title&gt;&lt;secondary-title&gt;The Lancet&lt;/secondary-title&gt;&lt;/titles&gt;&lt;periodical&gt;&lt;full-title&gt;The Lancet&lt;/full-title&gt;&lt;/periodical&gt;&lt;pages&gt;931-934&lt;/pages&gt;&lt;volume&gt;395&lt;/volume&gt;&lt;number&gt;10228&lt;/number&gt;&lt;dates&gt;&lt;year&gt;2020&lt;/year&gt;&lt;/dates&gt;&lt;isbn&gt;0140-6736&lt;/isbn&gt;&lt;urls&gt;&lt;/urls&gt;&lt;/record&gt;&lt;/Cite&gt;&lt;/EndNote&gt;</w:instrText>
      </w:r>
      <w:r w:rsidR="0027571A">
        <w:rPr>
          <w:rFonts w:cstheme="minorHAnsi"/>
        </w:rPr>
        <w:fldChar w:fldCharType="separate"/>
      </w:r>
      <w:r w:rsidR="00A8113E">
        <w:rPr>
          <w:rFonts w:cstheme="minorHAnsi"/>
          <w:noProof/>
        </w:rPr>
        <w:t>(27)</w:t>
      </w:r>
      <w:r w:rsidR="0027571A">
        <w:rPr>
          <w:rFonts w:cstheme="minorHAnsi"/>
        </w:rPr>
        <w:fldChar w:fldCharType="end"/>
      </w:r>
      <w:r w:rsidR="0027571A">
        <w:rPr>
          <w:rFonts w:cstheme="minorHAnsi"/>
        </w:rPr>
        <w:t>.</w:t>
      </w:r>
      <w:r w:rsidR="002D601E">
        <w:rPr>
          <w:rFonts w:cstheme="minorHAnsi"/>
        </w:rPr>
        <w:t xml:space="preserve"> </w:t>
      </w:r>
    </w:p>
    <w:p w14:paraId="7316CB71" w14:textId="77777777" w:rsidR="00E92BBE" w:rsidRDefault="00E92BBE" w:rsidP="00A44704">
      <w:pPr>
        <w:spacing w:after="0" w:line="360" w:lineRule="auto"/>
        <w:rPr>
          <w:rFonts w:cstheme="minorHAnsi"/>
        </w:rPr>
      </w:pPr>
    </w:p>
    <w:p w14:paraId="0D3A2729" w14:textId="052670D4" w:rsidR="00880FAA" w:rsidRDefault="00A44704" w:rsidP="00A44704">
      <w:pPr>
        <w:spacing w:after="0" w:line="360" w:lineRule="auto"/>
        <w:jc w:val="both"/>
        <w:rPr>
          <w:rFonts w:cstheme="minorHAnsi"/>
        </w:rPr>
      </w:pPr>
      <w:r>
        <w:rPr>
          <w:rFonts w:cstheme="minorHAnsi"/>
        </w:rPr>
        <w:t>However</w:t>
      </w:r>
      <w:r w:rsidR="007F6A5B">
        <w:rPr>
          <w:rFonts w:cstheme="minorHAnsi"/>
        </w:rPr>
        <w:t>, attainment of these optim</w:t>
      </w:r>
      <w:r w:rsidR="00A306F8">
        <w:rPr>
          <w:rFonts w:cstheme="minorHAnsi"/>
        </w:rPr>
        <w:t>a</w:t>
      </w:r>
      <w:r w:rsidR="007F6A5B">
        <w:rPr>
          <w:rFonts w:cstheme="minorHAnsi"/>
        </w:rPr>
        <w:t xml:space="preserve"> in practice is likely to be difficult</w:t>
      </w:r>
      <w:r w:rsidR="00341BF0">
        <w:rPr>
          <w:rFonts w:cstheme="minorHAnsi"/>
        </w:rPr>
        <w:t xml:space="preserve"> </w:t>
      </w:r>
      <w:r w:rsidR="00C67B1C">
        <w:rPr>
          <w:rFonts w:cstheme="minorHAnsi"/>
        </w:rPr>
        <w:fldChar w:fldCharType="begin"/>
      </w:r>
      <w:r w:rsidR="002A6E5D">
        <w:rPr>
          <w:rFonts w:cstheme="minorHAnsi"/>
        </w:rPr>
        <w:instrText xml:space="preserve"> ADDIN EN.CITE &lt;EndNote&gt;&lt;Cite&gt;&lt;Author&gt;Morris&lt;/Author&gt;&lt;Year&gt;2020&lt;/Year&gt;&lt;RecNum&gt;2&lt;/RecNum&gt;&lt;DisplayText&gt;(9)&lt;/DisplayText&gt;&lt;record&gt;&lt;rec-number&gt;2&lt;/rec-number&gt;&lt;foreign-keys&gt;&lt;key app="EN" db-id="ssw09xfaoww2dbetwsrpefx7pr0z0swafa9f" timestamp="1597095516"&gt;2&lt;/key&gt;&lt;/foreign-keys&gt;&lt;ref-type name="Journal Article"&gt;17&lt;/ref-type&gt;&lt;contributors&gt;&lt;authors&gt;&lt;author&gt;Morris, Dylan H&lt;/author&gt;&lt;author&gt;Rossine, Fernando W&lt;/author&gt;&lt;author&gt;Plotkin, Joshua B&lt;/author&gt;&lt;author&gt;Levin, Simon A&lt;/author&gt;&lt;/authors&gt;&lt;/contributors&gt;&lt;titles&gt;&lt;title&gt;Optimal, near-optimal, and robust epidemic control&lt;/title&gt;&lt;secondary-title&gt;arXiv preprint arXiv:2004.02209&lt;/secondary-title&gt;&lt;/titles&gt;&lt;periodical&gt;&lt;full-title&gt;arXiv preprint arXiv:2004.02209&lt;/full-title&gt;&lt;/periodical&gt;&lt;dates&gt;&lt;year&gt;2020&lt;/year&gt;&lt;/dates&gt;&lt;urls&gt;&lt;/urls&gt;&lt;/record&gt;&lt;/Cite&gt;&lt;/EndNote&gt;</w:instrText>
      </w:r>
      <w:r w:rsidR="00C67B1C">
        <w:rPr>
          <w:rFonts w:cstheme="minorHAnsi"/>
        </w:rPr>
        <w:fldChar w:fldCharType="separate"/>
      </w:r>
      <w:r w:rsidR="002A6E5D">
        <w:rPr>
          <w:rFonts w:cstheme="minorHAnsi"/>
          <w:noProof/>
        </w:rPr>
        <w:t>(9)</w:t>
      </w:r>
      <w:r w:rsidR="00C67B1C">
        <w:rPr>
          <w:rFonts w:cstheme="minorHAnsi"/>
        </w:rPr>
        <w:fldChar w:fldCharType="end"/>
      </w:r>
      <w:r w:rsidR="007F6A5B">
        <w:rPr>
          <w:rFonts w:cstheme="minorHAnsi"/>
        </w:rPr>
        <w:t xml:space="preserve">. </w:t>
      </w:r>
      <w:r w:rsidR="009D522F">
        <w:rPr>
          <w:rFonts w:cstheme="minorHAnsi"/>
        </w:rPr>
        <w:t xml:space="preserve">The ongoing COVID-19 outbreak has highlighted the limited </w:t>
      </w:r>
      <w:r w:rsidR="00755ECC">
        <w:rPr>
          <w:rFonts w:cstheme="minorHAnsi"/>
        </w:rPr>
        <w:t>capacity of policy-makers to</w:t>
      </w:r>
      <w:r w:rsidR="008F6C39">
        <w:rPr>
          <w:rFonts w:cstheme="minorHAnsi"/>
        </w:rPr>
        <w:t xml:space="preserve"> effectively </w:t>
      </w:r>
      <w:r w:rsidR="008E1957">
        <w:rPr>
          <w:rFonts w:cstheme="minorHAnsi"/>
        </w:rPr>
        <w:t>micro</w:t>
      </w:r>
      <w:r w:rsidR="00755ECC">
        <w:rPr>
          <w:rFonts w:cstheme="minorHAnsi"/>
        </w:rPr>
        <w:t>manage the course of an outbreak</w:t>
      </w:r>
      <w:r w:rsidR="00B00DDB">
        <w:rPr>
          <w:rFonts w:cstheme="minorHAnsi"/>
        </w:rPr>
        <w:t xml:space="preserve"> </w:t>
      </w:r>
      <w:r w:rsidR="00B00DDB">
        <w:rPr>
          <w:rFonts w:cstheme="minorHAnsi"/>
        </w:rPr>
        <w:fldChar w:fldCharType="begin"/>
      </w:r>
      <w:r w:rsidR="00C7778D">
        <w:rPr>
          <w:rFonts w:cstheme="minorHAnsi"/>
        </w:rPr>
        <w:instrText xml:space="preserve"> ADDIN EN.CITE &lt;EndNote&gt;&lt;Cite&gt;&lt;Author&gt;Hunter&lt;/Author&gt;&lt;Year&gt;2020&lt;/Year&gt;&lt;RecNum&gt;51&lt;/RecNum&gt;&lt;DisplayText&gt;(31)&lt;/DisplayText&gt;&lt;record&gt;&lt;rec-number&gt;51&lt;/rec-number&gt;&lt;foreign-keys&gt;&lt;key app="EN" db-id="ssw09xfaoww2dbetwsrpefx7pr0z0swafa9f" timestamp="1597423019"&gt;51&lt;/key&gt;&lt;/foreign-keys&gt;&lt;ref-type name="Journal Article"&gt;17&lt;/ref-type&gt;&lt;contributors&gt;&lt;authors&gt;&lt;author&gt;Hunter, D. J.&lt;/author&gt;&lt;/authors&gt;&lt;/contributors&gt;&lt;auth-address&gt;From the Nuffield Department of Population Health, University of Oxford, Oxford, United Kingdom.&lt;/auth-address&gt;&lt;titles&gt;&lt;title&gt;Covid-19 and the Stiff Upper Lip - The Pandemic Response in the United Kingdom&lt;/title&gt;&lt;secondary-title&gt;N Engl J Med&lt;/secondary-title&gt;&lt;/titles&gt;&lt;periodical&gt;&lt;full-title&gt;N Engl J Med&lt;/full-title&gt;&lt;/periodical&gt;&lt;pages&gt;e31&lt;/pages&gt;&lt;volume&gt;382&lt;/volume&gt;&lt;number&gt;16&lt;/number&gt;&lt;edition&gt;2020/03/21&lt;/edition&gt;&lt;keywords&gt;&lt;keyword&gt;*Betacoronavirus&lt;/keyword&gt;&lt;keyword&gt;Coronavirus Infections/*prevention &amp;amp; control&lt;/keyword&gt;&lt;keyword&gt;Health Policy/*legislation &amp;amp; jurisprudence&lt;/keyword&gt;&lt;keyword&gt;Hospital Bed Capacity/statistics &amp;amp; numerical data&lt;/keyword&gt;&lt;keyword&gt;Humans&lt;/keyword&gt;&lt;keyword&gt;Pandemics/*prevention &amp;amp; control&lt;/keyword&gt;&lt;keyword&gt;Pneumonia, Viral/*prevention &amp;amp; control&lt;/keyword&gt;&lt;keyword&gt;Social Behavior&lt;/keyword&gt;&lt;keyword&gt;*State Medicine&lt;/keyword&gt;&lt;keyword&gt;Time Factors&lt;/keyword&gt;&lt;keyword&gt;United Kingdom&lt;/keyword&gt;&lt;/keywords&gt;&lt;dates&gt;&lt;year&gt;2020&lt;/year&gt;&lt;pub-dates&gt;&lt;date&gt;Apr 16&lt;/date&gt;&lt;/pub-dates&gt;&lt;/dates&gt;&lt;isbn&gt;1533-4406 (Electronic)&amp;#xD;0028-4793 (Linking)&lt;/isbn&gt;&lt;accession-num&gt;32197002&lt;/accession-num&gt;&lt;urls&gt;&lt;related-urls&gt;&lt;url&gt;https://www.ncbi.nlm.nih.gov/pubmed/32197002&lt;/url&gt;&lt;/related-urls&gt;&lt;/urls&gt;&lt;electronic-resource-num&gt;10.1056/NEJMp2005755&lt;/electronic-resource-num&gt;&lt;/record&gt;&lt;/Cite&gt;&lt;/EndNote&gt;</w:instrText>
      </w:r>
      <w:r w:rsidR="00B00DDB">
        <w:rPr>
          <w:rFonts w:cstheme="minorHAnsi"/>
        </w:rPr>
        <w:fldChar w:fldCharType="separate"/>
      </w:r>
      <w:r w:rsidR="00C7778D">
        <w:rPr>
          <w:rFonts w:cstheme="minorHAnsi"/>
          <w:noProof/>
        </w:rPr>
        <w:t>(31)</w:t>
      </w:r>
      <w:r w:rsidR="00B00DDB">
        <w:rPr>
          <w:rFonts w:cstheme="minorHAnsi"/>
        </w:rPr>
        <w:fldChar w:fldCharType="end"/>
      </w:r>
      <w:r w:rsidR="00755ECC">
        <w:rPr>
          <w:rFonts w:cstheme="minorHAnsi"/>
        </w:rPr>
        <w:t xml:space="preserve">. </w:t>
      </w:r>
      <w:r w:rsidR="00863DA1">
        <w:rPr>
          <w:rFonts w:cstheme="minorHAnsi"/>
        </w:rPr>
        <w:t>F</w:t>
      </w:r>
      <w:r w:rsidR="00755ECC">
        <w:rPr>
          <w:rFonts w:cstheme="minorHAnsi"/>
        </w:rPr>
        <w:t xml:space="preserve">actors such </w:t>
      </w:r>
      <w:r w:rsidR="009D522F">
        <w:rPr>
          <w:rFonts w:cstheme="minorHAnsi"/>
        </w:rPr>
        <w:t xml:space="preserve">as varying public compliance, imperfect disease surveillance, </w:t>
      </w:r>
      <w:r w:rsidR="00E92BBE">
        <w:rPr>
          <w:rFonts w:cstheme="minorHAnsi"/>
        </w:rPr>
        <w:t xml:space="preserve">policy </w:t>
      </w:r>
      <w:r w:rsidR="00E92BBE" w:rsidRPr="004F7DBA">
        <w:rPr>
          <w:rFonts w:cstheme="minorHAnsi"/>
        </w:rPr>
        <w:t xml:space="preserve">miscommunication, </w:t>
      </w:r>
      <w:r w:rsidR="009D522F" w:rsidRPr="004F7DBA">
        <w:rPr>
          <w:rFonts w:cstheme="minorHAnsi"/>
        </w:rPr>
        <w:t xml:space="preserve">confounding parallel interventions and implementation lag between the </w:t>
      </w:r>
      <w:r w:rsidR="00755ECC" w:rsidRPr="004F7DBA">
        <w:rPr>
          <w:rFonts w:cstheme="minorHAnsi"/>
        </w:rPr>
        <w:t>introduced i</w:t>
      </w:r>
      <w:r w:rsidR="009D522F" w:rsidRPr="004F7DBA">
        <w:rPr>
          <w:rFonts w:cstheme="minorHAnsi"/>
        </w:rPr>
        <w:t>n</w:t>
      </w:r>
      <w:r w:rsidR="00755ECC" w:rsidRPr="004F7DBA">
        <w:rPr>
          <w:rFonts w:cstheme="minorHAnsi"/>
        </w:rPr>
        <w:t>t</w:t>
      </w:r>
      <w:r w:rsidR="009D522F" w:rsidRPr="004F7DBA">
        <w:rPr>
          <w:rFonts w:cstheme="minorHAnsi"/>
        </w:rPr>
        <w:t>ervention</w:t>
      </w:r>
      <w:r w:rsidR="00755ECC" w:rsidRPr="004F7DBA">
        <w:rPr>
          <w:rFonts w:cstheme="minorHAnsi"/>
        </w:rPr>
        <w:t>s</w:t>
      </w:r>
      <w:r w:rsidR="009D522F" w:rsidRPr="004F7DBA">
        <w:rPr>
          <w:rFonts w:cstheme="minorHAnsi"/>
        </w:rPr>
        <w:t xml:space="preserve"> and observable changes in disease prevalence, </w:t>
      </w:r>
      <w:r w:rsidR="00755ECC" w:rsidRPr="004F7DBA">
        <w:rPr>
          <w:rFonts w:cstheme="minorHAnsi"/>
        </w:rPr>
        <w:t>wil</w:t>
      </w:r>
      <w:r w:rsidR="00863DA1" w:rsidRPr="004F7DBA">
        <w:rPr>
          <w:rFonts w:cstheme="minorHAnsi"/>
        </w:rPr>
        <w:t>l contribute to large levels of intervention implementation error</w:t>
      </w:r>
      <w:r w:rsidR="00341BF0" w:rsidRPr="004F7DBA">
        <w:rPr>
          <w:rFonts w:cstheme="minorHAnsi"/>
        </w:rPr>
        <w:t xml:space="preserve"> </w:t>
      </w:r>
      <w:r w:rsidR="00C67B1C" w:rsidRPr="004F7DBA">
        <w:rPr>
          <w:rFonts w:cstheme="minorHAnsi"/>
        </w:rPr>
        <w:fldChar w:fldCharType="begin">
          <w:fldData xml:space="preserve">PEVuZE5vdGU+PENpdGU+PEF1dGhvcj5Jc2xhbTwvQXV0aG9yPjxZZWFyPjIwMjA8L1llYXI+PFJl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</w:fldData>
        </w:fldChar>
      </w:r>
      <w:r w:rsidR="00C7778D">
        <w:rPr>
          <w:rFonts w:cstheme="minorHAnsi"/>
        </w:rPr>
        <w:instrText xml:space="preserve"> ADDIN EN.CITE </w:instrText>
      </w:r>
      <w:r w:rsidR="00C7778D">
        <w:rPr>
          <w:rFonts w:cstheme="minorHAnsi"/>
        </w:rPr>
        <w:fldChar w:fldCharType="begin">
          <w:fldData xml:space="preserve">PEVuZE5vdGU+PENpdGU+PEF1dGhvcj5Jc2xhbTwvQXV0aG9yPjxZZWFyPjIwMjA8L1llYXI+PFJl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</w:fldData>
        </w:fldChar>
      </w:r>
      <w:r w:rsidR="00C7778D">
        <w:rPr>
          <w:rFonts w:cstheme="minorHAnsi"/>
        </w:rPr>
        <w:instrText xml:space="preserve"> ADDIN EN.CITE.DATA </w:instrText>
      </w:r>
      <w:r w:rsidR="00C7778D">
        <w:rPr>
          <w:rFonts w:cstheme="minorHAnsi"/>
        </w:rPr>
      </w:r>
      <w:r w:rsidR="00C7778D">
        <w:rPr>
          <w:rFonts w:cstheme="minorHAnsi"/>
        </w:rPr>
        <w:fldChar w:fldCharType="end"/>
      </w:r>
      <w:r w:rsidR="00C67B1C" w:rsidRPr="004F7DBA">
        <w:rPr>
          <w:rFonts w:cstheme="minorHAnsi"/>
        </w:rPr>
      </w:r>
      <w:r w:rsidR="00C67B1C" w:rsidRPr="004F7DBA">
        <w:rPr>
          <w:rFonts w:cstheme="minorHAnsi"/>
        </w:rPr>
        <w:fldChar w:fldCharType="separate"/>
      </w:r>
      <w:r w:rsidR="00C7778D">
        <w:rPr>
          <w:rFonts w:cstheme="minorHAnsi"/>
          <w:noProof/>
        </w:rPr>
        <w:t>(8, 32, 33)</w:t>
      </w:r>
      <w:r w:rsidR="00C67B1C" w:rsidRPr="004F7DBA">
        <w:rPr>
          <w:rFonts w:cstheme="minorHAnsi"/>
        </w:rPr>
        <w:fldChar w:fldCharType="end"/>
      </w:r>
      <w:r w:rsidR="00863DA1" w:rsidRPr="004F7DBA">
        <w:rPr>
          <w:rFonts w:cstheme="minorHAnsi"/>
        </w:rPr>
        <w:t xml:space="preserve">. </w:t>
      </w:r>
      <w:r w:rsidR="009D522F" w:rsidRPr="004F7DBA">
        <w:rPr>
          <w:rFonts w:cstheme="minorHAnsi"/>
        </w:rPr>
        <w:t>If placed in the context of the narrow parameter optim</w:t>
      </w:r>
      <w:r w:rsidR="00A306F8">
        <w:rPr>
          <w:rFonts w:cstheme="minorHAnsi"/>
        </w:rPr>
        <w:t>a</w:t>
      </w:r>
      <w:r w:rsidR="009D522F" w:rsidRPr="004F7DBA">
        <w:rPr>
          <w:rFonts w:cstheme="minorHAnsi"/>
        </w:rPr>
        <w:t xml:space="preserve"> observed </w:t>
      </w:r>
      <w:r w:rsidR="00755ECC" w:rsidRPr="004F7DBA">
        <w:rPr>
          <w:rFonts w:cstheme="minorHAnsi"/>
        </w:rPr>
        <w:t xml:space="preserve">throughout this study, </w:t>
      </w:r>
      <w:r w:rsidR="00A02A56" w:rsidRPr="004F7DBA">
        <w:rPr>
          <w:rFonts w:cstheme="minorHAnsi"/>
        </w:rPr>
        <w:t xml:space="preserve">these </w:t>
      </w:r>
      <w:r w:rsidR="001E6C6C">
        <w:rPr>
          <w:rFonts w:cstheme="minorHAnsi"/>
        </w:rPr>
        <w:t>effects</w:t>
      </w:r>
      <w:r w:rsidR="00A02A56" w:rsidRPr="004F7DBA">
        <w:rPr>
          <w:rFonts w:cstheme="minorHAnsi"/>
        </w:rPr>
        <w:t xml:space="preserve"> will</w:t>
      </w:r>
      <w:r w:rsidR="00A02A56">
        <w:rPr>
          <w:rFonts w:cstheme="minorHAnsi"/>
        </w:rPr>
        <w:t xml:space="preserve"> likely </w:t>
      </w:r>
      <w:r w:rsidR="001E6C6C">
        <w:rPr>
          <w:rFonts w:cstheme="minorHAnsi"/>
        </w:rPr>
        <w:t>have substantial epidemiological consequences.</w:t>
      </w:r>
      <w:r w:rsidR="00755ECC">
        <w:rPr>
          <w:rFonts w:cstheme="minorHAnsi"/>
        </w:rPr>
        <w:t xml:space="preserve"> </w:t>
      </w:r>
    </w:p>
    <w:p w14:paraId="2A45C4DB" w14:textId="77777777" w:rsidR="00880FAA" w:rsidRDefault="00880FAA" w:rsidP="00A44704">
      <w:pPr>
        <w:spacing w:after="0" w:line="360" w:lineRule="auto"/>
        <w:jc w:val="both"/>
        <w:rPr>
          <w:rFonts w:cstheme="minorHAnsi"/>
        </w:rPr>
      </w:pPr>
    </w:p>
    <w:p w14:paraId="69777125" w14:textId="77777777" w:rsidR="000A419A" w:rsidRDefault="008A044A" w:rsidP="00A44704">
      <w:pPr>
        <w:spacing w:after="0" w:line="360" w:lineRule="auto"/>
        <w:jc w:val="both"/>
        <w:rPr>
          <w:ins w:id="233" w:author="Alexander Morgan" w:date="2020-11-23T11:32:00Z"/>
          <w:rFonts w:cstheme="minorHAnsi"/>
        </w:rPr>
      </w:pPr>
      <w:r>
        <w:rPr>
          <w:rFonts w:cstheme="minorHAnsi"/>
        </w:rPr>
        <w:t>A</w:t>
      </w:r>
      <w:r w:rsidR="003B6642">
        <w:rPr>
          <w:rFonts w:cstheme="minorHAnsi"/>
        </w:rPr>
        <w:t xml:space="preserve">n alternative </w:t>
      </w:r>
      <w:r w:rsidR="00755ECC">
        <w:rPr>
          <w:rFonts w:cstheme="minorHAnsi"/>
        </w:rPr>
        <w:t>approach could involve suboptimal interventions</w:t>
      </w:r>
      <w:r w:rsidR="00290F28">
        <w:rPr>
          <w:rFonts w:cstheme="minorHAnsi"/>
        </w:rPr>
        <w:t xml:space="preserve"> that </w:t>
      </w:r>
      <w:r w:rsidR="00880FAA">
        <w:rPr>
          <w:rFonts w:cstheme="minorHAnsi"/>
        </w:rPr>
        <w:t>ar</w:t>
      </w:r>
      <w:r w:rsidR="00290F28">
        <w:rPr>
          <w:rFonts w:cstheme="minorHAnsi"/>
        </w:rPr>
        <w:t>e more robust to implementation erro</w:t>
      </w:r>
      <w:r w:rsidR="004E78E3">
        <w:rPr>
          <w:rFonts w:cstheme="minorHAnsi"/>
        </w:rPr>
        <w:t>r</w:t>
      </w:r>
      <w:r w:rsidR="00A90EE5">
        <w:rPr>
          <w:rFonts w:cstheme="minorHAnsi"/>
        </w:rPr>
        <w:t>. Due to the</w:t>
      </w:r>
      <w:r w:rsidR="00880E85">
        <w:rPr>
          <w:rFonts w:cstheme="minorHAnsi"/>
        </w:rPr>
        <w:t xml:space="preserve"> relative</w:t>
      </w:r>
      <w:r w:rsidR="00733263">
        <w:rPr>
          <w:rFonts w:cstheme="minorHAnsi"/>
        </w:rPr>
        <w:t xml:space="preserve"> </w:t>
      </w:r>
      <w:r w:rsidR="00A90EE5">
        <w:rPr>
          <w:rFonts w:cstheme="minorHAnsi"/>
        </w:rPr>
        <w:t xml:space="preserve">insensitivity of these </w:t>
      </w:r>
      <w:r w:rsidR="00322F52">
        <w:rPr>
          <w:rFonts w:cstheme="minorHAnsi"/>
        </w:rPr>
        <w:t xml:space="preserve">robust </w:t>
      </w:r>
      <w:r w:rsidR="00A90EE5">
        <w:rPr>
          <w:rFonts w:cstheme="minorHAnsi"/>
        </w:rPr>
        <w:t>interventions to imperfect parameter choice</w:t>
      </w:r>
      <w:r w:rsidR="00322F52">
        <w:rPr>
          <w:rFonts w:cstheme="minorHAnsi"/>
        </w:rPr>
        <w:t>s</w:t>
      </w:r>
      <w:r w:rsidR="00A90EE5">
        <w:rPr>
          <w:rFonts w:cstheme="minorHAnsi"/>
        </w:rPr>
        <w:t xml:space="preserve">, these suboptimal intervention strategies </w:t>
      </w:r>
      <w:r w:rsidR="00A44704">
        <w:rPr>
          <w:rFonts w:cstheme="minorHAnsi"/>
        </w:rPr>
        <w:t>will likely excel</w:t>
      </w:r>
      <w:r w:rsidR="00A90EE5">
        <w:rPr>
          <w:rFonts w:cstheme="minorHAnsi"/>
        </w:rPr>
        <w:t xml:space="preserve"> in</w:t>
      </w:r>
      <w:r w:rsidR="00733263">
        <w:rPr>
          <w:rFonts w:cstheme="minorHAnsi"/>
        </w:rPr>
        <w:t xml:space="preserve"> uncertain</w:t>
      </w:r>
      <w:r w:rsidR="00A90EE5">
        <w:rPr>
          <w:rFonts w:cstheme="minorHAnsi"/>
        </w:rPr>
        <w:t xml:space="preserve"> real-time outbreak</w:t>
      </w:r>
      <w:r w:rsidR="00A44704">
        <w:rPr>
          <w:rFonts w:cstheme="minorHAnsi"/>
        </w:rPr>
        <w:t xml:space="preserve">s </w:t>
      </w:r>
      <w:r w:rsidR="00A90EE5">
        <w:rPr>
          <w:rFonts w:cstheme="minorHAnsi"/>
        </w:rPr>
        <w:t xml:space="preserve">where the current epidemiological situation is </w:t>
      </w:r>
      <w:r w:rsidR="006E1C33">
        <w:rPr>
          <w:rFonts w:cstheme="minorHAnsi"/>
        </w:rPr>
        <w:t xml:space="preserve">often </w:t>
      </w:r>
      <w:r w:rsidR="00A90EE5">
        <w:rPr>
          <w:rFonts w:cstheme="minorHAnsi"/>
        </w:rPr>
        <w:t>unknown.</w:t>
      </w:r>
      <w:r w:rsidR="00880E85">
        <w:rPr>
          <w:rFonts w:cstheme="minorHAnsi"/>
        </w:rPr>
        <w:t xml:space="preserve"> </w:t>
      </w:r>
      <w:r w:rsidR="00A02A56">
        <w:rPr>
          <w:rFonts w:cstheme="minorHAnsi"/>
        </w:rPr>
        <w:t>P</w:t>
      </w:r>
      <w:r w:rsidR="00863DA1">
        <w:rPr>
          <w:rFonts w:cstheme="minorHAnsi"/>
        </w:rPr>
        <w:t>arallels</w:t>
      </w:r>
      <w:r w:rsidR="00A02A56">
        <w:rPr>
          <w:rFonts w:cstheme="minorHAnsi"/>
        </w:rPr>
        <w:t xml:space="preserve"> of these </w:t>
      </w:r>
      <w:r w:rsidR="00A02A56">
        <w:rPr>
          <w:rFonts w:cstheme="minorHAnsi"/>
        </w:rPr>
        <w:lastRenderedPageBreak/>
        <w:t xml:space="preserve">interventions can be observed in the ongoing </w:t>
      </w:r>
      <w:r w:rsidR="00A02A56" w:rsidRPr="004F7DBA">
        <w:rPr>
          <w:rFonts w:cstheme="minorHAnsi"/>
        </w:rPr>
        <w:t>COVID-19 outbreak, with recurring themes</w:t>
      </w:r>
      <w:r w:rsidR="00863DA1" w:rsidRPr="004F7DBA">
        <w:rPr>
          <w:rFonts w:cstheme="minorHAnsi"/>
        </w:rPr>
        <w:t xml:space="preserve"> of “hit it hard and fast” providing</w:t>
      </w:r>
      <w:r w:rsidR="00A02A56" w:rsidRPr="004F7DBA">
        <w:rPr>
          <w:rFonts w:cstheme="minorHAnsi"/>
        </w:rPr>
        <w:t xml:space="preserve"> simple, yet</w:t>
      </w:r>
      <w:r w:rsidR="00863DA1" w:rsidRPr="004F7DBA">
        <w:rPr>
          <w:rFonts w:cstheme="minorHAnsi"/>
        </w:rPr>
        <w:t xml:space="preserve"> robust advice to policy makers</w:t>
      </w:r>
      <w:r w:rsidR="00341BF0" w:rsidRPr="004F7DBA">
        <w:rPr>
          <w:rFonts w:cstheme="minorHAnsi"/>
        </w:rPr>
        <w:t xml:space="preserve"> </w:t>
      </w:r>
      <w:r w:rsidR="00F83145" w:rsidRPr="004F7DBA">
        <w:rPr>
          <w:rFonts w:cstheme="minorHAnsi"/>
        </w:rPr>
        <w:fldChar w:fldCharType="begin"/>
      </w:r>
      <w:r w:rsidR="00C7778D">
        <w:rPr>
          <w:rFonts w:cstheme="minorHAnsi"/>
        </w:rPr>
        <w:instrText xml:space="preserve"> ADDIN EN.CITE &lt;EndNote&gt;&lt;Cite&gt;&lt;Author&gt;Lagan&lt;/Author&gt;&lt;Year&gt;2020&lt;/Year&gt;&lt;RecNum&gt;41&lt;/RecNum&gt;&lt;DisplayText&gt;(34, 35)&lt;/DisplayText&gt;&lt;record&gt;&lt;rec-number&gt;41&lt;/rec-number&gt;&lt;foreign-keys&gt;&lt;key app="EN" db-id="ssw09xfaoww2dbetwsrpefx7pr0z0swafa9f" timestamp="1597335877"&gt;41&lt;/key&gt;&lt;/foreign-keys&gt;&lt;ref-type name="Electronic Article"&gt;43&lt;/ref-type&gt;&lt;contributors&gt;&lt;authors&gt;&lt;author&gt;Bernard Lagan&lt;/author&gt;&lt;/authors&gt;&lt;/contributors&gt;&lt;titles&gt;&lt;title&gt;‘Hard and fast’ plan takes New Zealand through coronavirus crisis&lt;/title&gt;&lt;/titles&gt;&lt;section&gt;25/04/2020&lt;/section&gt;&lt;dates&gt;&lt;year&gt;2020&lt;/year&gt;&lt;pub-dates&gt;&lt;date&gt;20/07/2020&lt;/date&gt;&lt;/pub-dates&gt;&lt;/dates&gt;&lt;pub-location&gt;United Kingdom&lt;/pub-location&gt;&lt;publisher&gt;The Times&lt;/publisher&gt;&lt;work-type&gt;Online News Article&lt;/work-type&gt;&lt;urls&gt;&lt;related-urls&gt;&lt;url&gt;https://www.thetimes.co.uk/article/hard-and-fast-plan-takes-kiwis-through-coronavirus-crisis-lnrxvtmxj&lt;/url&gt;&lt;/related-urls&gt;&lt;/urls&gt;&lt;/record&gt;&lt;/Cite&gt;&lt;Cite&gt;&lt;Author&gt;Baker&lt;/Author&gt;&lt;Year&gt;2020&lt;/Year&gt;&lt;RecNum&gt;42&lt;/RecNum&gt;&lt;record&gt;&lt;rec-number&gt;42&lt;/rec-number&gt;&lt;foreign-keys&gt;&lt;key app="EN" db-id="ssw09xfaoww2dbetwsrpefx7pr0z0swafa9f" timestamp="1597335918"&gt;42&lt;/key&gt;&lt;/foreign-keys&gt;&lt;ref-type name="Journal Article"&gt;17&lt;/ref-type&gt;&lt;contributors&gt;&lt;authors&gt;&lt;author&gt;Baker, M. G.&lt;/author&gt;&lt;author&gt;Wilson, N.&lt;/author&gt;&lt;author&gt;Anglemyer, A.&lt;/author&gt;&lt;/authors&gt;&lt;/contributors&gt;&lt;auth-address&gt;University of Otago, Wellington, New Zealand.&amp;#xD;University of Otago, Dunedin, New Zealand.&lt;/auth-address&gt;&lt;titles&gt;&lt;title&gt;Successful Elimination of Covid-19 Transmission in New Zealand&lt;/title&gt;&lt;secondary-title&gt;N Engl J Med&lt;/secondary-title&gt;&lt;/titles&gt;&lt;periodical&gt;&lt;full-title&gt;N Engl J Med&lt;/full-title&gt;&lt;/periodical&gt;&lt;edition&gt;2020/08/09&lt;/edition&gt;&lt;dates&gt;&lt;year&gt;2020&lt;/year&gt;&lt;pub-dates&gt;&lt;date&gt;Aug 7&lt;/date&gt;&lt;/pub-dates&gt;&lt;/dates&gt;&lt;isbn&gt;1533-4406 (Electronic)&amp;#xD;0028-4793 (Linking)&lt;/isbn&gt;&lt;accession-num&gt;32767891&lt;/accession-num&gt;&lt;urls&gt;&lt;related-urls&gt;&lt;url&gt;https://www.ncbi.nlm.nih.gov/pubmed/32767891&lt;/url&gt;&lt;/related-urls&gt;&lt;/urls&gt;&lt;electronic-resource-num&gt;10.1056/NEJMc2025203&lt;/electronic-resource-num&gt;&lt;/record&gt;&lt;/Cite&gt;&lt;/EndNote&gt;</w:instrText>
      </w:r>
      <w:r w:rsidR="00F83145" w:rsidRPr="004F7DBA">
        <w:rPr>
          <w:rFonts w:cstheme="minorHAnsi"/>
        </w:rPr>
        <w:fldChar w:fldCharType="separate"/>
      </w:r>
      <w:r w:rsidR="00C7778D">
        <w:rPr>
          <w:rFonts w:cstheme="minorHAnsi"/>
          <w:noProof/>
        </w:rPr>
        <w:t>(34, 35)</w:t>
      </w:r>
      <w:r w:rsidR="00F83145" w:rsidRPr="004F7DBA">
        <w:rPr>
          <w:rFonts w:cstheme="minorHAnsi"/>
        </w:rPr>
        <w:fldChar w:fldCharType="end"/>
      </w:r>
      <w:r w:rsidR="00863DA1" w:rsidRPr="004F7DBA">
        <w:rPr>
          <w:rFonts w:cstheme="minorHAnsi"/>
        </w:rPr>
        <w:t xml:space="preserve">. </w:t>
      </w:r>
    </w:p>
    <w:p w14:paraId="7B0122E8" w14:textId="77777777" w:rsidR="000A419A" w:rsidRDefault="000A419A" w:rsidP="00A44704">
      <w:pPr>
        <w:spacing w:after="0" w:line="360" w:lineRule="auto"/>
        <w:jc w:val="both"/>
        <w:rPr>
          <w:ins w:id="234" w:author="Alexander Morgan" w:date="2020-11-23T11:32:00Z"/>
          <w:rFonts w:cstheme="minorHAnsi"/>
        </w:rPr>
      </w:pPr>
    </w:p>
    <w:p w14:paraId="5432960D" w14:textId="217E1CAA" w:rsidR="0050670C" w:rsidRDefault="000E1AC7" w:rsidP="00A44704">
      <w:pPr>
        <w:spacing w:after="0" w:line="360" w:lineRule="auto"/>
        <w:jc w:val="both"/>
        <w:rPr>
          <w:rFonts w:cstheme="minorHAnsi"/>
        </w:rPr>
      </w:pPr>
      <w:r w:rsidRPr="00571EB1">
        <w:rPr>
          <w:rFonts w:cstheme="minorHAnsi"/>
        </w:rPr>
        <w:t>We note that for a single time limited intervention</w:t>
      </w:r>
      <w:r w:rsidRPr="006F597F">
        <w:rPr>
          <w:rFonts w:cstheme="minorHAnsi"/>
        </w:rPr>
        <w:t>,</w:t>
      </w:r>
      <w:ins w:id="235" w:author="Alexander Morgan" w:date="2020-11-23T13:41:00Z">
        <w:r w:rsidR="001962EC" w:rsidRPr="00571EB1">
          <w:rPr>
            <w:rFonts w:cstheme="minorHAnsi"/>
            <w:rPrChange w:id="236" w:author="Alexander Morgan" w:date="2020-11-23T14:35:00Z">
              <w:rPr>
                <w:rFonts w:cstheme="minorHAnsi"/>
                <w:highlight w:val="yellow"/>
              </w:rPr>
            </w:rPrChange>
          </w:rPr>
          <w:t xml:space="preserve"> it was often not</w:t>
        </w:r>
      </w:ins>
      <w:del w:id="237" w:author="Alexander Morgan" w:date="2020-11-23T13:41:00Z">
        <w:r w:rsidRPr="00571EB1" w:rsidDel="001962EC">
          <w:rPr>
            <w:rFonts w:cstheme="minorHAnsi"/>
          </w:rPr>
          <w:delText xml:space="preserve"> </w:delText>
        </w:r>
      </w:del>
      <w:ins w:id="238" w:author="Alexander Morgan" w:date="2020-11-23T13:34:00Z">
        <w:r w:rsidR="001962EC" w:rsidRPr="00571EB1">
          <w:rPr>
            <w:rFonts w:cstheme="minorHAnsi"/>
            <w:rPrChange w:id="239" w:author="Alexander Morgan" w:date="2020-11-23T14:35:00Z">
              <w:rPr>
                <w:rFonts w:cstheme="minorHAnsi"/>
                <w:highlight w:val="yellow"/>
              </w:rPr>
            </w:rPrChange>
          </w:rPr>
          <w:t xml:space="preserve"> </w:t>
        </w:r>
      </w:ins>
      <w:ins w:id="240" w:author="Alexander Morgan" w:date="2020-11-23T13:45:00Z">
        <w:r w:rsidR="003E1613" w:rsidRPr="00571EB1">
          <w:rPr>
            <w:rFonts w:cstheme="minorHAnsi"/>
            <w:rPrChange w:id="241" w:author="Alexander Morgan" w:date="2020-11-23T14:35:00Z">
              <w:rPr>
                <w:rFonts w:cstheme="minorHAnsi"/>
                <w:highlight w:val="yellow"/>
              </w:rPr>
            </w:rPrChange>
          </w:rPr>
          <w:t xml:space="preserve">always </w:t>
        </w:r>
      </w:ins>
      <w:ins w:id="242" w:author="Alexander Morgan" w:date="2020-11-23T13:34:00Z">
        <w:r w:rsidR="001962EC" w:rsidRPr="00571EB1">
          <w:rPr>
            <w:rFonts w:cstheme="minorHAnsi"/>
            <w:rPrChange w:id="243" w:author="Alexander Morgan" w:date="2020-11-23T14:35:00Z">
              <w:rPr>
                <w:rFonts w:cstheme="minorHAnsi"/>
                <w:highlight w:val="yellow"/>
              </w:rPr>
            </w:rPrChange>
          </w:rPr>
          <w:t xml:space="preserve">optimal </w:t>
        </w:r>
      </w:ins>
      <w:ins w:id="244" w:author="Alexander Morgan" w:date="2020-11-23T13:42:00Z">
        <w:r w:rsidR="001962EC" w:rsidRPr="00571EB1">
          <w:rPr>
            <w:rFonts w:cstheme="minorHAnsi"/>
            <w:rPrChange w:id="245" w:author="Alexander Morgan" w:date="2020-11-23T14:35:00Z">
              <w:rPr>
                <w:rFonts w:cstheme="minorHAnsi"/>
                <w:highlight w:val="yellow"/>
              </w:rPr>
            </w:rPrChange>
          </w:rPr>
          <w:t>to interven</w:t>
        </w:r>
      </w:ins>
      <w:ins w:id="246" w:author="Alexander Morgan" w:date="2020-11-23T13:47:00Z">
        <w:r w:rsidR="003E1613" w:rsidRPr="00571EB1">
          <w:rPr>
            <w:rFonts w:cstheme="minorHAnsi"/>
            <w:rPrChange w:id="247" w:author="Alexander Morgan" w:date="2020-11-23T14:35:00Z">
              <w:rPr>
                <w:rFonts w:cstheme="minorHAnsi"/>
                <w:highlight w:val="yellow"/>
              </w:rPr>
            </w:rPrChange>
          </w:rPr>
          <w:t>e</w:t>
        </w:r>
      </w:ins>
      <w:ins w:id="248" w:author="Alexander Morgan" w:date="2020-11-23T13:45:00Z">
        <w:r w:rsidR="003E1613" w:rsidRPr="00571EB1">
          <w:rPr>
            <w:rFonts w:cstheme="minorHAnsi"/>
            <w:rPrChange w:id="249" w:author="Alexander Morgan" w:date="2020-11-23T14:35:00Z">
              <w:rPr>
                <w:rFonts w:cstheme="minorHAnsi"/>
                <w:highlight w:val="yellow"/>
              </w:rPr>
            </w:rPrChange>
          </w:rPr>
          <w:t xml:space="preserve"> at</w:t>
        </w:r>
      </w:ins>
      <w:ins w:id="250" w:author="Alexander Morgan" w:date="2020-11-23T13:47:00Z">
        <w:r w:rsidR="003E1613" w:rsidRPr="00571EB1">
          <w:rPr>
            <w:rFonts w:cstheme="minorHAnsi"/>
            <w:rPrChange w:id="251" w:author="Alexander Morgan" w:date="2020-11-23T14:35:00Z">
              <w:rPr>
                <w:rFonts w:cstheme="minorHAnsi"/>
                <w:highlight w:val="yellow"/>
              </w:rPr>
            </w:rPrChange>
          </w:rPr>
          <w:t xml:space="preserve"> a</w:t>
        </w:r>
      </w:ins>
      <w:ins w:id="252" w:author="Alexander Morgan" w:date="2020-11-23T13:45:00Z">
        <w:r w:rsidR="003E1613" w:rsidRPr="00571EB1">
          <w:rPr>
            <w:rFonts w:cstheme="minorHAnsi"/>
            <w:rPrChange w:id="253" w:author="Alexander Morgan" w:date="2020-11-23T14:35:00Z">
              <w:rPr>
                <w:rFonts w:cstheme="minorHAnsi"/>
                <w:highlight w:val="yellow"/>
              </w:rPr>
            </w:rPrChange>
          </w:rPr>
          <w:t xml:space="preserve"> maxim</w:t>
        </w:r>
      </w:ins>
      <w:ins w:id="254" w:author="Alexander Morgan" w:date="2020-11-23T13:47:00Z">
        <w:r w:rsidR="003E1613" w:rsidRPr="00571EB1">
          <w:rPr>
            <w:rFonts w:cstheme="minorHAnsi"/>
            <w:rPrChange w:id="255" w:author="Alexander Morgan" w:date="2020-11-23T14:35:00Z">
              <w:rPr>
                <w:rFonts w:cstheme="minorHAnsi"/>
                <w:highlight w:val="yellow"/>
              </w:rPr>
            </w:rPrChange>
          </w:rPr>
          <w:t>al</w:t>
        </w:r>
      </w:ins>
      <w:ins w:id="256" w:author="Alexander Morgan" w:date="2020-11-23T13:45:00Z">
        <w:r w:rsidR="003E1613" w:rsidRPr="00571EB1">
          <w:rPr>
            <w:rFonts w:cstheme="minorHAnsi"/>
            <w:rPrChange w:id="257" w:author="Alexander Morgan" w:date="2020-11-23T14:35:00Z">
              <w:rPr>
                <w:rFonts w:cstheme="minorHAnsi"/>
                <w:highlight w:val="yellow"/>
              </w:rPr>
            </w:rPrChange>
          </w:rPr>
          <w:t xml:space="preserve"> strength or duration. </w:t>
        </w:r>
      </w:ins>
      <w:ins w:id="258" w:author="Alexander Morgan" w:date="2020-11-23T13:48:00Z">
        <w:r w:rsidR="003E1613" w:rsidRPr="00571EB1">
          <w:rPr>
            <w:rFonts w:cstheme="minorHAnsi"/>
            <w:rPrChange w:id="259" w:author="Alexander Morgan" w:date="2020-11-23T14:35:00Z">
              <w:rPr>
                <w:rFonts w:cstheme="minorHAnsi"/>
                <w:highlight w:val="yellow"/>
              </w:rPr>
            </w:rPrChange>
          </w:rPr>
          <w:t xml:space="preserve">For example, increasing </w:t>
        </w:r>
        <w:proofErr w:type="spellStart"/>
        <w:r w:rsidR="003E1613" w:rsidRPr="00571EB1">
          <w:rPr>
            <w:rFonts w:cstheme="minorHAnsi"/>
            <w:i/>
            <w:iCs/>
            <w:rPrChange w:id="260" w:author="Alexander Morgan" w:date="2020-11-23T14:35:00Z">
              <w:rPr>
                <w:rFonts w:cstheme="minorHAnsi"/>
                <w:highlight w:val="yellow"/>
              </w:rPr>
            </w:rPrChange>
          </w:rPr>
          <w:t>t</w:t>
        </w:r>
        <w:r w:rsidR="003E1613" w:rsidRPr="00571EB1">
          <w:rPr>
            <w:rFonts w:cstheme="minorHAnsi"/>
            <w:i/>
            <w:iCs/>
            <w:vertAlign w:val="subscript"/>
            <w:rPrChange w:id="261" w:author="Alexander Morgan" w:date="2020-11-23T14:35:00Z">
              <w:rPr>
                <w:rFonts w:cstheme="minorHAnsi"/>
                <w:highlight w:val="yellow"/>
              </w:rPr>
            </w:rPrChange>
          </w:rPr>
          <w:t>dur</w:t>
        </w:r>
        <w:proofErr w:type="spellEnd"/>
        <w:r w:rsidR="003E1613" w:rsidRPr="00571EB1">
          <w:rPr>
            <w:rFonts w:cstheme="minorHAnsi"/>
            <w:rPrChange w:id="262" w:author="Alexander Morgan" w:date="2020-11-23T14:35:00Z">
              <w:rPr>
                <w:rFonts w:cstheme="minorHAnsi"/>
                <w:highlight w:val="yellow"/>
              </w:rPr>
            </w:rPrChange>
          </w:rPr>
          <w:t xml:space="preserve"> for certain scenarios has the effect of “stretching” the timing of </w:t>
        </w:r>
        <w:r w:rsidR="003E1613" w:rsidRPr="00571EB1">
          <w:rPr>
            <w:rFonts w:cstheme="minorHAnsi"/>
            <w:i/>
            <w:iCs/>
            <w:rPrChange w:id="263" w:author="Alexander Morgan" w:date="2020-11-23T14:35:00Z">
              <w:rPr>
                <w:rFonts w:cstheme="minorHAnsi"/>
                <w:highlight w:val="yellow"/>
              </w:rPr>
            </w:rPrChange>
          </w:rPr>
          <w:t>c</w:t>
        </w:r>
        <w:r w:rsidR="003E1613" w:rsidRPr="00571EB1">
          <w:rPr>
            <w:rFonts w:cstheme="minorHAnsi"/>
            <w:i/>
            <w:iCs/>
            <w:vertAlign w:val="subscript"/>
            <w:rPrChange w:id="264" w:author="Alexander Morgan" w:date="2020-11-23T14:35:00Z">
              <w:rPr>
                <w:rFonts w:cstheme="minorHAnsi"/>
                <w:highlight w:val="yellow"/>
              </w:rPr>
            </w:rPrChange>
          </w:rPr>
          <w:t>min</w:t>
        </w:r>
        <w:r w:rsidR="003E1613" w:rsidRPr="00571EB1">
          <w:rPr>
            <w:rFonts w:cstheme="minorHAnsi"/>
            <w:rPrChange w:id="265" w:author="Alexander Morgan" w:date="2020-11-23T14:35:00Z">
              <w:rPr>
                <w:rFonts w:cstheme="minorHAnsi"/>
                <w:highlight w:val="yellow"/>
              </w:rPr>
            </w:rPrChange>
          </w:rPr>
          <w:t xml:space="preserve"> past the epidemic peak, lessening the impact of the NPI. </w:t>
        </w:r>
      </w:ins>
      <w:ins w:id="266" w:author="Alexander Morgan" w:date="2020-11-23T13:49:00Z">
        <w:r w:rsidR="003E1613" w:rsidRPr="00571EB1">
          <w:rPr>
            <w:rFonts w:cstheme="minorHAnsi"/>
            <w:rPrChange w:id="267" w:author="Alexander Morgan" w:date="2020-11-23T14:35:00Z">
              <w:rPr>
                <w:rFonts w:cstheme="minorHAnsi"/>
                <w:highlight w:val="yellow"/>
              </w:rPr>
            </w:rPrChange>
          </w:rPr>
          <w:t>Additionally, we model a time</w:t>
        </w:r>
      </w:ins>
      <w:ins w:id="268" w:author="Alexander Morgan" w:date="2020-11-23T13:52:00Z">
        <w:r w:rsidR="003E1613" w:rsidRPr="00571EB1">
          <w:rPr>
            <w:rFonts w:cstheme="minorHAnsi"/>
            <w:rPrChange w:id="269" w:author="Alexander Morgan" w:date="2020-11-23T14:35:00Z">
              <w:rPr>
                <w:rFonts w:cstheme="minorHAnsi"/>
                <w:highlight w:val="yellow"/>
              </w:rPr>
            </w:rPrChange>
          </w:rPr>
          <w:t>-</w:t>
        </w:r>
      </w:ins>
      <w:ins w:id="270" w:author="Alexander Morgan" w:date="2020-11-23T13:49:00Z">
        <w:r w:rsidR="003E1613" w:rsidRPr="00571EB1">
          <w:rPr>
            <w:rFonts w:cstheme="minorHAnsi"/>
            <w:rPrChange w:id="271" w:author="Alexander Morgan" w:date="2020-11-23T14:35:00Z">
              <w:rPr>
                <w:rFonts w:cstheme="minorHAnsi"/>
                <w:highlight w:val="yellow"/>
              </w:rPr>
            </w:rPrChange>
          </w:rPr>
          <w:t>limited intervention</w:t>
        </w:r>
      </w:ins>
      <w:ins w:id="272" w:author="Alexander Morgan" w:date="2020-11-23T13:55:00Z">
        <w:r w:rsidR="003D2A3B" w:rsidRPr="00571EB1">
          <w:rPr>
            <w:rFonts w:cstheme="minorHAnsi"/>
            <w:rPrChange w:id="273" w:author="Alexander Morgan" w:date="2020-11-23T14:35:00Z">
              <w:rPr>
                <w:rFonts w:cstheme="minorHAnsi"/>
                <w:highlight w:val="yellow"/>
              </w:rPr>
            </w:rPrChange>
          </w:rPr>
          <w:t xml:space="preserve"> in this study</w:t>
        </w:r>
      </w:ins>
      <w:ins w:id="274" w:author="Alexander Morgan" w:date="2020-11-23T13:49:00Z">
        <w:r w:rsidR="003E1613" w:rsidRPr="00571EB1">
          <w:rPr>
            <w:rFonts w:cstheme="minorHAnsi"/>
            <w:rPrChange w:id="275" w:author="Alexander Morgan" w:date="2020-11-23T14:35:00Z">
              <w:rPr>
                <w:rFonts w:cstheme="minorHAnsi"/>
                <w:highlight w:val="yellow"/>
              </w:rPr>
            </w:rPrChange>
          </w:rPr>
          <w:t xml:space="preserve">, with even maximal </w:t>
        </w:r>
      </w:ins>
      <w:ins w:id="276" w:author="Alexander Morgan" w:date="2020-11-23T13:55:00Z">
        <w:r w:rsidR="003D2A3B" w:rsidRPr="00571EB1">
          <w:rPr>
            <w:rFonts w:cstheme="minorHAnsi"/>
            <w:rPrChange w:id="277" w:author="Alexander Morgan" w:date="2020-11-23T14:35:00Z">
              <w:rPr>
                <w:rFonts w:cstheme="minorHAnsi"/>
                <w:highlight w:val="yellow"/>
              </w:rPr>
            </w:rPrChange>
          </w:rPr>
          <w:t xml:space="preserve">strength </w:t>
        </w:r>
      </w:ins>
      <w:ins w:id="278" w:author="Alexander Morgan" w:date="2020-11-23T13:49:00Z">
        <w:r w:rsidR="003E1613" w:rsidRPr="00571EB1">
          <w:rPr>
            <w:rFonts w:cstheme="minorHAnsi"/>
            <w:rPrChange w:id="279" w:author="Alexander Morgan" w:date="2020-11-23T14:35:00Z">
              <w:rPr>
                <w:rFonts w:cstheme="minorHAnsi"/>
                <w:highlight w:val="yellow"/>
              </w:rPr>
            </w:rPrChange>
          </w:rPr>
          <w:t>intervention</w:t>
        </w:r>
      </w:ins>
      <w:ins w:id="280" w:author="Alexander Morgan" w:date="2020-11-23T13:55:00Z">
        <w:r w:rsidR="003D2A3B" w:rsidRPr="00571EB1">
          <w:rPr>
            <w:rFonts w:cstheme="minorHAnsi"/>
            <w:rPrChange w:id="281" w:author="Alexander Morgan" w:date="2020-11-23T14:35:00Z">
              <w:rPr>
                <w:rFonts w:cstheme="minorHAnsi"/>
                <w:highlight w:val="yellow"/>
              </w:rPr>
            </w:rPrChange>
          </w:rPr>
          <w:t>s</w:t>
        </w:r>
      </w:ins>
      <w:ins w:id="282" w:author="Alexander Morgan" w:date="2020-11-23T13:49:00Z">
        <w:r w:rsidR="003E1613" w:rsidRPr="00571EB1">
          <w:rPr>
            <w:rFonts w:cstheme="minorHAnsi"/>
            <w:rPrChange w:id="283" w:author="Alexander Morgan" w:date="2020-11-23T14:35:00Z">
              <w:rPr>
                <w:rFonts w:cstheme="minorHAnsi"/>
                <w:highlight w:val="yellow"/>
              </w:rPr>
            </w:rPrChange>
          </w:rPr>
          <w:t xml:space="preserve"> en</w:t>
        </w:r>
      </w:ins>
      <w:ins w:id="284" w:author="Alexander Morgan" w:date="2020-11-23T13:52:00Z">
        <w:r w:rsidR="003E1613" w:rsidRPr="00571EB1">
          <w:rPr>
            <w:rFonts w:cstheme="minorHAnsi"/>
            <w:rPrChange w:id="285" w:author="Alexander Morgan" w:date="2020-11-23T14:35:00Z">
              <w:rPr>
                <w:rFonts w:cstheme="minorHAnsi"/>
                <w:highlight w:val="yellow"/>
              </w:rPr>
            </w:rPrChange>
          </w:rPr>
          <w:t xml:space="preserve">ding before the </w:t>
        </w:r>
      </w:ins>
      <w:ins w:id="286" w:author="Alexander Morgan" w:date="2020-11-23T13:55:00Z">
        <w:r w:rsidR="003D2A3B" w:rsidRPr="00571EB1">
          <w:rPr>
            <w:rFonts w:cstheme="minorHAnsi"/>
            <w:rPrChange w:id="287" w:author="Alexander Morgan" w:date="2020-11-23T14:35:00Z">
              <w:rPr>
                <w:rFonts w:cstheme="minorHAnsi"/>
                <w:highlight w:val="yellow"/>
              </w:rPr>
            </w:rPrChange>
          </w:rPr>
          <w:t>termination</w:t>
        </w:r>
      </w:ins>
      <w:ins w:id="288" w:author="Alexander Morgan" w:date="2020-11-23T13:52:00Z">
        <w:r w:rsidR="003E1613" w:rsidRPr="00571EB1">
          <w:rPr>
            <w:rFonts w:cstheme="minorHAnsi"/>
            <w:rPrChange w:id="289" w:author="Alexander Morgan" w:date="2020-11-23T14:35:00Z">
              <w:rPr>
                <w:rFonts w:cstheme="minorHAnsi"/>
                <w:highlight w:val="yellow"/>
              </w:rPr>
            </w:rPrChange>
          </w:rPr>
          <w:t xml:space="preserve"> of the model simulation, allowing for rebounds in prevalence after the lifting of an intervention. </w:t>
        </w:r>
      </w:ins>
      <w:ins w:id="290" w:author="Alexander Morgan" w:date="2020-11-23T13:54:00Z">
        <w:r w:rsidR="003D2A3B" w:rsidRPr="00571EB1">
          <w:rPr>
            <w:rFonts w:cstheme="minorHAnsi"/>
            <w:rPrChange w:id="291" w:author="Alexander Morgan" w:date="2020-11-23T14:35:00Z">
              <w:rPr>
                <w:rFonts w:cstheme="minorHAnsi"/>
                <w:highlight w:val="yellow"/>
              </w:rPr>
            </w:rPrChange>
          </w:rPr>
          <w:t>However,</w:t>
        </w:r>
      </w:ins>
      <w:ins w:id="292" w:author="Alexander Morgan" w:date="2020-11-23T13:53:00Z">
        <w:r w:rsidR="003D2A3B" w:rsidRPr="00571EB1">
          <w:rPr>
            <w:rFonts w:cstheme="minorHAnsi"/>
            <w:rPrChange w:id="293" w:author="Alexander Morgan" w:date="2020-11-23T14:35:00Z">
              <w:rPr>
                <w:rFonts w:cstheme="minorHAnsi"/>
                <w:highlight w:val="yellow"/>
              </w:rPr>
            </w:rPrChange>
          </w:rPr>
          <w:t xml:space="preserve"> w</w:t>
        </w:r>
      </w:ins>
      <w:ins w:id="294" w:author="Alexander Morgan" w:date="2020-11-23T13:52:00Z">
        <w:r w:rsidR="003E1613" w:rsidRPr="00571EB1">
          <w:rPr>
            <w:rFonts w:cstheme="minorHAnsi"/>
            <w:rPrChange w:id="295" w:author="Alexander Morgan" w:date="2020-11-23T14:35:00Z">
              <w:rPr>
                <w:rFonts w:cstheme="minorHAnsi"/>
                <w:highlight w:val="yellow"/>
              </w:rPr>
            </w:rPrChange>
          </w:rPr>
          <w:t xml:space="preserve">e note that </w:t>
        </w:r>
      </w:ins>
      <w:ins w:id="296" w:author="Alexander Morgan" w:date="2020-11-23T13:54:00Z">
        <w:r w:rsidR="003D2A3B" w:rsidRPr="00571EB1">
          <w:rPr>
            <w:rFonts w:cstheme="minorHAnsi"/>
            <w:rPrChange w:id="297" w:author="Alexander Morgan" w:date="2020-11-23T14:35:00Z">
              <w:rPr>
                <w:rFonts w:cstheme="minorHAnsi"/>
                <w:highlight w:val="yellow"/>
              </w:rPr>
            </w:rPrChange>
          </w:rPr>
          <w:t>when considered in the context of a robust</w:t>
        </w:r>
      </w:ins>
      <w:ins w:id="298" w:author="Alexander Morgan" w:date="2020-11-23T13:58:00Z">
        <w:r w:rsidR="003D2A3B" w:rsidRPr="00571EB1">
          <w:rPr>
            <w:rFonts w:cstheme="minorHAnsi"/>
            <w:rPrChange w:id="299" w:author="Alexander Morgan" w:date="2020-11-23T14:35:00Z">
              <w:rPr>
                <w:rFonts w:cstheme="minorHAnsi"/>
                <w:highlight w:val="yellow"/>
              </w:rPr>
            </w:rPrChange>
          </w:rPr>
          <w:t>,</w:t>
        </w:r>
      </w:ins>
      <w:ins w:id="300" w:author="Alexander Morgan" w:date="2020-11-23T13:54:00Z">
        <w:r w:rsidR="003D2A3B" w:rsidRPr="00571EB1">
          <w:rPr>
            <w:rFonts w:cstheme="minorHAnsi"/>
            <w:rPrChange w:id="301" w:author="Alexander Morgan" w:date="2020-11-23T14:35:00Z">
              <w:rPr>
                <w:rFonts w:cstheme="minorHAnsi"/>
                <w:highlight w:val="yellow"/>
              </w:rPr>
            </w:rPrChange>
          </w:rPr>
          <w:t xml:space="preserve"> sub-optimal intervention, </w:t>
        </w:r>
      </w:ins>
      <w:ins w:id="302" w:author="Alexander Morgan" w:date="2020-11-23T13:57:00Z">
        <w:r w:rsidR="003D2A3B" w:rsidRPr="00571EB1">
          <w:rPr>
            <w:rFonts w:cstheme="minorHAnsi"/>
            <w:rPrChange w:id="303" w:author="Alexander Morgan" w:date="2020-11-23T14:35:00Z">
              <w:rPr>
                <w:rFonts w:cstheme="minorHAnsi"/>
                <w:highlight w:val="yellow"/>
              </w:rPr>
            </w:rPrChange>
          </w:rPr>
          <w:t xml:space="preserve">intervening maximally can be considered </w:t>
        </w:r>
      </w:ins>
      <w:ins w:id="304" w:author="Alexander Morgan" w:date="2020-11-23T13:54:00Z">
        <w:r w:rsidR="003D2A3B" w:rsidRPr="00571EB1">
          <w:rPr>
            <w:rFonts w:cstheme="minorHAnsi"/>
            <w:rPrChange w:id="305" w:author="Alexander Morgan" w:date="2020-11-23T14:35:00Z">
              <w:rPr>
                <w:rFonts w:cstheme="minorHAnsi"/>
                <w:highlight w:val="yellow"/>
              </w:rPr>
            </w:rPrChange>
          </w:rPr>
          <w:t xml:space="preserve">the most efficacious suboptimal </w:t>
        </w:r>
      </w:ins>
      <w:del w:id="306" w:author="Alexander Morgan" w:date="2020-11-23T13:52:00Z">
        <w:r w:rsidRPr="00571EB1" w:rsidDel="003E1613">
          <w:rPr>
            <w:rFonts w:cstheme="minorHAnsi"/>
          </w:rPr>
          <w:delText>the</w:delText>
        </w:r>
      </w:del>
      <w:del w:id="307" w:author="Alexander Morgan" w:date="2020-11-23T13:54:00Z">
        <w:r w:rsidRPr="00571EB1" w:rsidDel="003D2A3B">
          <w:rPr>
            <w:rFonts w:cstheme="minorHAnsi"/>
          </w:rPr>
          <w:delText xml:space="preserve"> most effective suboptimal</w:delText>
        </w:r>
      </w:del>
      <w:r w:rsidRPr="00571EB1">
        <w:rPr>
          <w:rFonts w:cstheme="minorHAnsi"/>
        </w:rPr>
        <w:t xml:space="preserve"> strategy to </w:t>
      </w:r>
      <w:r w:rsidR="00A44704" w:rsidRPr="00571EB1">
        <w:rPr>
          <w:rFonts w:cstheme="minorHAnsi"/>
        </w:rPr>
        <w:t>minimise</w:t>
      </w:r>
      <w:r w:rsidRPr="00571EB1">
        <w:rPr>
          <w:rFonts w:cstheme="minorHAnsi"/>
        </w:rPr>
        <w:t xml:space="preserve"> </w:t>
      </w:r>
      <w:r w:rsidRPr="00571EB1">
        <w:rPr>
          <w:rFonts w:cstheme="minorHAnsi"/>
          <w:i/>
          <w:iCs/>
        </w:rPr>
        <w:t>I</w:t>
      </w:r>
      <w:r w:rsidRPr="00571EB1">
        <w:rPr>
          <w:rFonts w:cstheme="minorHAnsi"/>
          <w:i/>
          <w:iCs/>
          <w:vertAlign w:val="subscript"/>
        </w:rPr>
        <w:t>max</w:t>
      </w:r>
      <w:r w:rsidRPr="00571EB1">
        <w:rPr>
          <w:rFonts w:cstheme="minorHAnsi"/>
        </w:rPr>
        <w:t xml:space="preserve"> and </w:t>
      </w:r>
      <w:proofErr w:type="spellStart"/>
      <w:r w:rsidRPr="00571EB1">
        <w:rPr>
          <w:rFonts w:cstheme="minorHAnsi"/>
          <w:i/>
          <w:iCs/>
        </w:rPr>
        <w:t>I</w:t>
      </w:r>
      <w:r w:rsidRPr="00571EB1">
        <w:rPr>
          <w:rFonts w:cstheme="minorHAnsi"/>
          <w:i/>
          <w:iCs/>
          <w:vertAlign w:val="subscript"/>
        </w:rPr>
        <w:t>c</w:t>
      </w:r>
      <w:proofErr w:type="spellEnd"/>
      <w:r w:rsidRPr="00571EB1">
        <w:rPr>
          <w:rFonts w:cstheme="minorHAnsi"/>
          <w:i/>
          <w:iCs/>
        </w:rPr>
        <w:t>(</w:t>
      </w:r>
      <w:proofErr w:type="spellStart"/>
      <w:r w:rsidR="00CF5AE9" w:rsidRPr="00571EB1">
        <w:rPr>
          <w:rFonts w:cstheme="minorHAnsi"/>
          <w:i/>
          <w:iCs/>
        </w:rPr>
        <w:t>t</w:t>
      </w:r>
      <w:r w:rsidR="00CF5AE9" w:rsidRPr="00571EB1">
        <w:rPr>
          <w:rFonts w:cstheme="minorHAnsi"/>
          <w:i/>
          <w:iCs/>
          <w:vertAlign w:val="subscript"/>
        </w:rPr>
        <w:t>max</w:t>
      </w:r>
      <w:proofErr w:type="spellEnd"/>
      <w:r w:rsidRPr="00571EB1">
        <w:rPr>
          <w:rFonts w:cstheme="minorHAnsi"/>
          <w:i/>
          <w:iCs/>
        </w:rPr>
        <w:t>)</w:t>
      </w:r>
      <w:r w:rsidRPr="00571EB1">
        <w:rPr>
          <w:rFonts w:cstheme="minorHAnsi"/>
        </w:rPr>
        <w:t xml:space="preserve"> </w:t>
      </w:r>
      <w:del w:id="308" w:author="Alexander Morgan" w:date="2020-11-23T13:57:00Z">
        <w:r w:rsidRPr="00571EB1" w:rsidDel="003D2A3B">
          <w:rPr>
            <w:rFonts w:cstheme="minorHAnsi"/>
          </w:rPr>
          <w:delText xml:space="preserve">can be achieved by intervening stronger </w:delText>
        </w:r>
      </w:del>
      <w:del w:id="309" w:author="Alexander Morgan" w:date="2020-11-23T13:29:00Z">
        <w:r w:rsidRPr="00571EB1" w:rsidDel="001962EC">
          <w:rPr>
            <w:rFonts w:cstheme="minorHAnsi"/>
          </w:rPr>
          <w:delText xml:space="preserve">and </w:delText>
        </w:r>
      </w:del>
      <w:del w:id="310" w:author="Alexander Morgan" w:date="2020-11-23T13:57:00Z">
        <w:r w:rsidRPr="00571EB1" w:rsidDel="003D2A3B">
          <w:rPr>
            <w:rFonts w:cstheme="minorHAnsi"/>
          </w:rPr>
          <w:delText>for long</w:delText>
        </w:r>
        <w:r w:rsidR="00337F4D" w:rsidRPr="00571EB1" w:rsidDel="003D2A3B">
          <w:rPr>
            <w:rFonts w:cstheme="minorHAnsi"/>
          </w:rPr>
          <w:delText>er</w:delText>
        </w:r>
        <w:r w:rsidRPr="00571EB1" w:rsidDel="003D2A3B">
          <w:rPr>
            <w:rFonts w:cstheme="minorHAnsi"/>
          </w:rPr>
          <w:delText xml:space="preserve"> than what is considered optimal</w:delText>
        </w:r>
        <w:r w:rsidR="000C2949" w:rsidRPr="00571EB1" w:rsidDel="003D2A3B">
          <w:rPr>
            <w:rFonts w:cstheme="minorHAnsi"/>
          </w:rPr>
          <w:delText xml:space="preserve"> </w:delText>
        </w:r>
      </w:del>
      <w:r w:rsidR="000C2949" w:rsidRPr="00571EB1">
        <w:rPr>
          <w:rFonts w:cstheme="minorHAnsi"/>
        </w:rPr>
        <w:t>(Figure</w:t>
      </w:r>
      <w:r w:rsidR="008312FF" w:rsidRPr="00571EB1">
        <w:rPr>
          <w:rFonts w:cstheme="minorHAnsi"/>
        </w:rPr>
        <w:t>s</w:t>
      </w:r>
      <w:r w:rsidR="00B46082" w:rsidRPr="00571EB1">
        <w:rPr>
          <w:rFonts w:cstheme="minorHAnsi"/>
        </w:rPr>
        <w:t xml:space="preserve"> </w:t>
      </w:r>
      <w:r w:rsidR="00337F4D" w:rsidRPr="00571EB1">
        <w:rPr>
          <w:rFonts w:cstheme="minorHAnsi"/>
        </w:rPr>
        <w:t>1</w:t>
      </w:r>
      <w:r w:rsidR="0091362B" w:rsidRPr="00571EB1">
        <w:rPr>
          <w:rFonts w:cstheme="minorHAnsi"/>
        </w:rPr>
        <w:t xml:space="preserve">, </w:t>
      </w:r>
      <w:r w:rsidR="00337F4D" w:rsidRPr="00571EB1">
        <w:rPr>
          <w:rFonts w:cstheme="minorHAnsi"/>
        </w:rPr>
        <w:t>2</w:t>
      </w:r>
      <w:r w:rsidR="000C2949" w:rsidRPr="00571EB1">
        <w:rPr>
          <w:rFonts w:cstheme="minorHAnsi"/>
        </w:rPr>
        <w:t>)</w:t>
      </w:r>
      <w:r w:rsidRPr="00571EB1">
        <w:rPr>
          <w:rFonts w:cstheme="minorHAnsi"/>
        </w:rPr>
        <w:t xml:space="preserve">. </w:t>
      </w:r>
      <w:r w:rsidR="00715A7A" w:rsidRPr="00571EB1">
        <w:rPr>
          <w:rFonts w:cstheme="minorHAnsi"/>
        </w:rPr>
        <w:t>Similarly</w:t>
      </w:r>
      <w:r w:rsidR="00A02A56" w:rsidRPr="00571EB1">
        <w:rPr>
          <w:rFonts w:cstheme="minorHAnsi"/>
        </w:rPr>
        <w:t>, for</w:t>
      </w:r>
      <w:r w:rsidR="00A02A56" w:rsidRPr="004F7DBA">
        <w:rPr>
          <w:rFonts w:cstheme="minorHAnsi"/>
        </w:rPr>
        <w:t xml:space="preserve"> the multi-intervention scenario,</w:t>
      </w:r>
      <w:r w:rsidR="00715A7A" w:rsidRPr="004F7DBA">
        <w:rPr>
          <w:rFonts w:cstheme="minorHAnsi"/>
        </w:rPr>
        <w:t xml:space="preserve"> an earlier and stronger intervention can provide </w:t>
      </w:r>
      <w:r w:rsidR="00A44704">
        <w:rPr>
          <w:rFonts w:cstheme="minorHAnsi"/>
        </w:rPr>
        <w:t xml:space="preserve">robust </w:t>
      </w:r>
      <w:r w:rsidR="00715A7A" w:rsidRPr="004F7DBA">
        <w:rPr>
          <w:rFonts w:cstheme="minorHAnsi"/>
        </w:rPr>
        <w:t xml:space="preserve">reductions to </w:t>
      </w:r>
      <w:r w:rsidR="00715A7A" w:rsidRPr="004F7DBA">
        <w:rPr>
          <w:rFonts w:cstheme="minorHAnsi"/>
          <w:i/>
          <w:iCs/>
        </w:rPr>
        <w:t>I</w:t>
      </w:r>
      <w:r w:rsidR="00715A7A" w:rsidRPr="004F7DBA">
        <w:rPr>
          <w:rFonts w:cstheme="minorHAnsi"/>
          <w:i/>
          <w:iCs/>
          <w:vertAlign w:val="subscript"/>
        </w:rPr>
        <w:t>max</w:t>
      </w:r>
      <w:r w:rsidR="00715A7A" w:rsidRPr="004F7DBA">
        <w:rPr>
          <w:rFonts w:cstheme="minorHAnsi"/>
        </w:rPr>
        <w:t xml:space="preserve"> and </w:t>
      </w:r>
      <w:proofErr w:type="spellStart"/>
      <w:r w:rsidR="00715A7A" w:rsidRPr="004F7DBA">
        <w:rPr>
          <w:rFonts w:cstheme="minorHAnsi"/>
          <w:i/>
          <w:iCs/>
        </w:rPr>
        <w:t>I</w:t>
      </w:r>
      <w:r w:rsidR="00715A7A" w:rsidRPr="004F7DBA">
        <w:rPr>
          <w:rFonts w:cstheme="minorHAnsi"/>
          <w:i/>
          <w:iCs/>
          <w:vertAlign w:val="subscript"/>
        </w:rPr>
        <w:t>c</w:t>
      </w:r>
      <w:proofErr w:type="spellEnd"/>
      <w:r w:rsidR="00715A7A" w:rsidRPr="004F7DBA">
        <w:rPr>
          <w:rFonts w:cstheme="minorHAnsi"/>
          <w:i/>
          <w:iCs/>
        </w:rPr>
        <w:t>(</w:t>
      </w:r>
      <w:proofErr w:type="spellStart"/>
      <w:r w:rsidR="00CF5AE9" w:rsidRPr="004F7DBA">
        <w:rPr>
          <w:rFonts w:cstheme="minorHAnsi"/>
          <w:i/>
          <w:iCs/>
        </w:rPr>
        <w:t>t</w:t>
      </w:r>
      <w:r w:rsidR="00CF5AE9" w:rsidRPr="004F7DBA">
        <w:rPr>
          <w:rFonts w:cstheme="minorHAnsi"/>
          <w:i/>
          <w:iCs/>
          <w:vertAlign w:val="subscript"/>
        </w:rPr>
        <w:t>max</w:t>
      </w:r>
      <w:proofErr w:type="spellEnd"/>
      <w:r w:rsidR="00715A7A" w:rsidRPr="004F7DBA">
        <w:rPr>
          <w:rFonts w:cstheme="minorHAnsi"/>
          <w:i/>
          <w:iCs/>
        </w:rPr>
        <w:t>)</w:t>
      </w:r>
      <w:r w:rsidR="00715A7A" w:rsidRPr="004F7DBA">
        <w:rPr>
          <w:rFonts w:cstheme="minorHAnsi"/>
        </w:rPr>
        <w:t xml:space="preserve"> under suboptimal circumstances</w:t>
      </w:r>
      <w:r w:rsidR="00341BF0" w:rsidRPr="004F7DBA">
        <w:rPr>
          <w:rFonts w:cstheme="minorHAnsi"/>
        </w:rPr>
        <w:t xml:space="preserve"> (Figure </w:t>
      </w:r>
      <w:r w:rsidR="00CF5AE9" w:rsidRPr="004F7DBA">
        <w:rPr>
          <w:rFonts w:cstheme="minorHAnsi"/>
        </w:rPr>
        <w:t>3</w:t>
      </w:r>
      <w:r w:rsidR="00341BF0" w:rsidRPr="004F7DBA">
        <w:rPr>
          <w:rFonts w:cstheme="minorHAnsi"/>
        </w:rPr>
        <w:t>)</w:t>
      </w:r>
      <w:r w:rsidR="00715A7A" w:rsidRPr="004F7DBA">
        <w:rPr>
          <w:rFonts w:cstheme="minorHAnsi"/>
        </w:rPr>
        <w:t>. However, this only holds true in the context of the initial intervention</w:t>
      </w:r>
      <w:r w:rsidR="00496AA8" w:rsidRPr="004F7DBA">
        <w:rPr>
          <w:rFonts w:cstheme="minorHAnsi"/>
        </w:rPr>
        <w:t>, with this acting</w:t>
      </w:r>
      <w:r w:rsidR="00B93C9A" w:rsidRPr="004F7DBA">
        <w:rPr>
          <w:rFonts w:cstheme="minorHAnsi"/>
        </w:rPr>
        <w:t xml:space="preserve"> as a </w:t>
      </w:r>
      <w:r w:rsidR="00715A7A" w:rsidRPr="004F7DBA">
        <w:rPr>
          <w:rFonts w:cstheme="minorHAnsi"/>
        </w:rPr>
        <w:t>delaying action</w:t>
      </w:r>
      <w:r w:rsidR="00846DA6" w:rsidRPr="004F7DBA">
        <w:rPr>
          <w:rFonts w:cstheme="minorHAnsi"/>
        </w:rPr>
        <w:t>,</w:t>
      </w:r>
      <w:r w:rsidR="00715A7A" w:rsidRPr="004F7DBA">
        <w:rPr>
          <w:rFonts w:cstheme="minorHAnsi"/>
        </w:rPr>
        <w:t xml:space="preserve"> allowing for </w:t>
      </w:r>
      <w:r w:rsidR="00496AA8" w:rsidRPr="004F7DBA">
        <w:rPr>
          <w:rFonts w:cstheme="minorHAnsi"/>
        </w:rPr>
        <w:t>successive</w:t>
      </w:r>
      <w:r w:rsidR="00715A7A" w:rsidRPr="004F7DBA">
        <w:rPr>
          <w:rFonts w:cstheme="minorHAnsi"/>
        </w:rPr>
        <w:t xml:space="preserve"> interventions to compensate and further </w:t>
      </w:r>
      <w:r w:rsidR="00715A7A" w:rsidRPr="00880E85">
        <w:rPr>
          <w:rFonts w:cstheme="minorHAnsi"/>
        </w:rPr>
        <w:t xml:space="preserve">reduce </w:t>
      </w:r>
      <w:r w:rsidR="00715A7A" w:rsidRPr="00880E85">
        <w:rPr>
          <w:rFonts w:cstheme="minorHAnsi"/>
          <w:i/>
          <w:iCs/>
        </w:rPr>
        <w:t>I</w:t>
      </w:r>
      <w:r w:rsidR="00715A7A" w:rsidRPr="00880E85">
        <w:rPr>
          <w:rFonts w:cstheme="minorHAnsi"/>
          <w:i/>
          <w:iCs/>
          <w:vertAlign w:val="subscript"/>
        </w:rPr>
        <w:t>max</w:t>
      </w:r>
      <w:r w:rsidR="00715A7A" w:rsidRPr="00880E85">
        <w:rPr>
          <w:rFonts w:cstheme="minorHAnsi"/>
          <w:i/>
          <w:iCs/>
        </w:rPr>
        <w:t xml:space="preserve"> </w:t>
      </w:r>
      <w:r w:rsidR="00715A7A" w:rsidRPr="00880E85">
        <w:rPr>
          <w:rFonts w:cstheme="minorHAnsi"/>
        </w:rPr>
        <w:t xml:space="preserve">and </w:t>
      </w:r>
      <w:proofErr w:type="spellStart"/>
      <w:r w:rsidR="00715A7A" w:rsidRPr="00880E85">
        <w:rPr>
          <w:rFonts w:cstheme="minorHAnsi"/>
          <w:i/>
          <w:iCs/>
        </w:rPr>
        <w:t>I</w:t>
      </w:r>
      <w:r w:rsidR="00715A7A" w:rsidRPr="00880E85">
        <w:rPr>
          <w:rFonts w:cstheme="minorHAnsi"/>
          <w:i/>
          <w:iCs/>
          <w:vertAlign w:val="subscript"/>
        </w:rPr>
        <w:t>c</w:t>
      </w:r>
      <w:proofErr w:type="spellEnd"/>
      <w:r w:rsidR="00715A7A" w:rsidRPr="00880E85">
        <w:rPr>
          <w:rFonts w:cstheme="minorHAnsi"/>
          <w:i/>
          <w:iCs/>
        </w:rPr>
        <w:t>(</w:t>
      </w:r>
      <w:proofErr w:type="spellStart"/>
      <w:r w:rsidR="00CF5AE9" w:rsidRPr="00880E85">
        <w:rPr>
          <w:rFonts w:cstheme="minorHAnsi"/>
          <w:i/>
          <w:iCs/>
        </w:rPr>
        <w:t>t</w:t>
      </w:r>
      <w:r w:rsidR="00CF5AE9" w:rsidRPr="00880E85">
        <w:rPr>
          <w:rFonts w:cstheme="minorHAnsi"/>
          <w:i/>
          <w:iCs/>
          <w:vertAlign w:val="subscript"/>
        </w:rPr>
        <w:t>max</w:t>
      </w:r>
      <w:proofErr w:type="spellEnd"/>
      <w:r w:rsidR="00715A7A" w:rsidRPr="00880E85">
        <w:rPr>
          <w:rFonts w:cstheme="minorHAnsi"/>
          <w:i/>
          <w:iCs/>
        </w:rPr>
        <w:t>)</w:t>
      </w:r>
      <w:r w:rsidR="00715A7A" w:rsidRPr="00880E85">
        <w:rPr>
          <w:rFonts w:cstheme="minorHAnsi"/>
        </w:rPr>
        <w:t xml:space="preserve">. </w:t>
      </w:r>
      <w:r w:rsidR="00880FAA" w:rsidRPr="00880E85">
        <w:rPr>
          <w:rFonts w:cstheme="minorHAnsi"/>
        </w:rPr>
        <w:t>Th</w:t>
      </w:r>
      <w:r w:rsidR="00880E85" w:rsidRPr="00880E85">
        <w:rPr>
          <w:rFonts w:cstheme="minorHAnsi"/>
        </w:rPr>
        <w:t>is</w:t>
      </w:r>
      <w:r w:rsidR="00880FAA" w:rsidRPr="00880E85">
        <w:rPr>
          <w:rFonts w:cstheme="minorHAnsi"/>
        </w:rPr>
        <w:t xml:space="preserve"> </w:t>
      </w:r>
      <w:r w:rsidR="00733263" w:rsidRPr="00880E85">
        <w:rPr>
          <w:rFonts w:cstheme="minorHAnsi"/>
        </w:rPr>
        <w:t>highlights</w:t>
      </w:r>
      <w:r w:rsidR="00880FAA" w:rsidRPr="00880E85">
        <w:rPr>
          <w:rFonts w:cstheme="minorHAnsi"/>
        </w:rPr>
        <w:t xml:space="preserve"> the</w:t>
      </w:r>
      <w:r w:rsidR="006E1C33">
        <w:rPr>
          <w:rFonts w:cstheme="minorHAnsi"/>
        </w:rPr>
        <w:t xml:space="preserve"> additional role of suboptimal interventions to </w:t>
      </w:r>
      <w:r w:rsidR="00A44704">
        <w:rPr>
          <w:rFonts w:cstheme="minorHAnsi"/>
        </w:rPr>
        <w:t>permit</w:t>
      </w:r>
      <w:r w:rsidR="00322F52">
        <w:rPr>
          <w:rFonts w:cstheme="minorHAnsi"/>
        </w:rPr>
        <w:t xml:space="preserve"> </w:t>
      </w:r>
      <w:r w:rsidR="00880FAA" w:rsidRPr="00880E85">
        <w:rPr>
          <w:rFonts w:cstheme="minorHAnsi"/>
        </w:rPr>
        <w:t>future decision making</w:t>
      </w:r>
      <w:r w:rsidR="00880E85" w:rsidRPr="00880E85">
        <w:rPr>
          <w:rFonts w:cstheme="minorHAnsi"/>
        </w:rPr>
        <w:t xml:space="preserve"> when the current epidemiological situation is </w:t>
      </w:r>
      <w:r w:rsidR="00DC712B">
        <w:rPr>
          <w:rFonts w:cstheme="minorHAnsi"/>
        </w:rPr>
        <w:t>uncertain</w:t>
      </w:r>
      <w:r w:rsidR="00880E85" w:rsidRPr="00880E85">
        <w:rPr>
          <w:rFonts w:cstheme="minorHAnsi"/>
        </w:rPr>
        <w:t xml:space="preserve">. </w:t>
      </w:r>
      <w:r w:rsidR="00715A7A" w:rsidRPr="00880E85">
        <w:rPr>
          <w:rFonts w:cstheme="minorHAnsi"/>
        </w:rPr>
        <w:t>This</w:t>
      </w:r>
      <w:r w:rsidR="00880E85" w:rsidRPr="00880E85">
        <w:rPr>
          <w:rFonts w:cstheme="minorHAnsi"/>
        </w:rPr>
        <w:t xml:space="preserve"> strategy</w:t>
      </w:r>
      <w:r w:rsidR="00715A7A" w:rsidRPr="00880E85">
        <w:rPr>
          <w:rFonts w:cstheme="minorHAnsi"/>
        </w:rPr>
        <w:t xml:space="preserve"> is corroborated in literature, </w:t>
      </w:r>
      <w:r w:rsidR="005A5313" w:rsidRPr="00880E85">
        <w:rPr>
          <w:rFonts w:cstheme="minorHAnsi"/>
        </w:rPr>
        <w:t xml:space="preserve">with </w:t>
      </w:r>
      <w:r w:rsidR="00286865" w:rsidRPr="00880E85">
        <w:rPr>
          <w:rFonts w:cstheme="minorHAnsi"/>
        </w:rPr>
        <w:t xml:space="preserve">suggestions that </w:t>
      </w:r>
      <w:r w:rsidR="005A5313" w:rsidRPr="00880E85">
        <w:rPr>
          <w:rFonts w:cstheme="minorHAnsi"/>
        </w:rPr>
        <w:t xml:space="preserve">policy makers </w:t>
      </w:r>
      <w:r w:rsidR="00286865" w:rsidRPr="00880E85">
        <w:rPr>
          <w:rFonts w:cstheme="minorHAnsi"/>
        </w:rPr>
        <w:t xml:space="preserve">could use an earlier intervention to delay the </w:t>
      </w:r>
      <w:r w:rsidR="00322F52">
        <w:rPr>
          <w:rFonts w:cstheme="minorHAnsi"/>
        </w:rPr>
        <w:t xml:space="preserve">epidemic </w:t>
      </w:r>
      <w:r w:rsidR="00286865" w:rsidRPr="00880E85">
        <w:rPr>
          <w:rFonts w:cstheme="minorHAnsi"/>
        </w:rPr>
        <w:t>peak if the optimal intervention</w:t>
      </w:r>
      <w:r w:rsidR="008312FF" w:rsidRPr="00880E85">
        <w:rPr>
          <w:rFonts w:cstheme="minorHAnsi"/>
        </w:rPr>
        <w:t xml:space="preserve"> strategy</w:t>
      </w:r>
      <w:r w:rsidR="00286865" w:rsidRPr="00880E85">
        <w:rPr>
          <w:rFonts w:cstheme="minorHAnsi"/>
        </w:rPr>
        <w:t xml:space="preserve"> is unknown, providing time for the build-up of healthcare capacity and the opportunity for later interventions to course-correct</w:t>
      </w:r>
      <w:r w:rsidR="00341BF0" w:rsidRPr="00880E85">
        <w:rPr>
          <w:rFonts w:cstheme="minorHAnsi"/>
        </w:rPr>
        <w:t xml:space="preserve"> </w:t>
      </w:r>
      <w:r w:rsidR="00F83145" w:rsidRPr="00880E85">
        <w:rPr>
          <w:rFonts w:cstheme="minorHAnsi"/>
        </w:rPr>
        <w:fldChar w:fldCharType="begin"/>
      </w:r>
      <w:r w:rsidR="002A6E5D" w:rsidRPr="00880E85">
        <w:rPr>
          <w:rFonts w:cstheme="minorHAnsi"/>
        </w:rPr>
        <w:instrText xml:space="preserve"> ADDIN EN.CITE &lt;EndNote&gt;&lt;Cite&gt;&lt;Author&gt;Morris&lt;/Author&gt;&lt;Year&gt;2020&lt;/Year&gt;&lt;RecNum&gt;2&lt;/RecNum&gt;&lt;DisplayText&gt;(9)&lt;/DisplayText&gt;&lt;record&gt;&lt;rec-number&gt;2&lt;/rec-number&gt;&lt;foreign-keys&gt;&lt;key app="EN" db-id="ssw09xfaoww2dbetwsrpefx7pr0z0swafa9f" timestamp="1597095516"&gt;2&lt;/key&gt;&lt;/foreign-keys&gt;&lt;ref-type name="Journal Article"&gt;17&lt;/ref-type&gt;&lt;contributors&gt;&lt;authors&gt;&lt;author&gt;Morris, Dylan H&lt;/author&gt;&lt;author&gt;Rossine, Fernando W&lt;/author&gt;&lt;author&gt;Plotkin, Joshua B&lt;/author&gt;&lt;author&gt;Levin, Simon A&lt;/author&gt;&lt;/authors&gt;&lt;/contributors&gt;&lt;titles&gt;&lt;title&gt;Optimal, near-optimal, and robust epidemic control&lt;/title&gt;&lt;secondary-title&gt;arXiv preprint arXiv:2004.02209&lt;/secondary-title&gt;&lt;/titles&gt;&lt;periodical&gt;&lt;full-title&gt;arXiv preprint arXiv:2004.02209&lt;/full-title&gt;&lt;/periodical&gt;&lt;dates&gt;&lt;year&gt;2020&lt;/year&gt;&lt;/dates&gt;&lt;urls&gt;&lt;/urls&gt;&lt;/record&gt;&lt;/Cite&gt;&lt;/EndNote&gt;</w:instrText>
      </w:r>
      <w:r w:rsidR="00F83145" w:rsidRPr="00880E85">
        <w:rPr>
          <w:rFonts w:cstheme="minorHAnsi"/>
        </w:rPr>
        <w:fldChar w:fldCharType="separate"/>
      </w:r>
      <w:r w:rsidR="002A6E5D" w:rsidRPr="00880E85">
        <w:rPr>
          <w:rFonts w:cstheme="minorHAnsi"/>
          <w:noProof/>
        </w:rPr>
        <w:t>(9)</w:t>
      </w:r>
      <w:r w:rsidR="00F83145" w:rsidRPr="00880E85">
        <w:rPr>
          <w:rFonts w:cstheme="minorHAnsi"/>
        </w:rPr>
        <w:fldChar w:fldCharType="end"/>
      </w:r>
      <w:r w:rsidR="00286865" w:rsidRPr="00880E85">
        <w:rPr>
          <w:rFonts w:cstheme="minorHAnsi"/>
        </w:rPr>
        <w:t>.</w:t>
      </w:r>
      <w:r w:rsidR="00286865">
        <w:rPr>
          <w:rFonts w:cstheme="minorHAnsi"/>
        </w:rPr>
        <w:t xml:space="preserve"> </w:t>
      </w:r>
    </w:p>
    <w:p w14:paraId="7FD7BA32" w14:textId="77777777" w:rsidR="00880FAA" w:rsidRDefault="00880FAA" w:rsidP="00A44704">
      <w:pPr>
        <w:spacing w:after="0" w:line="360" w:lineRule="auto"/>
        <w:jc w:val="both"/>
        <w:rPr>
          <w:rFonts w:cstheme="minorHAnsi"/>
        </w:rPr>
      </w:pPr>
    </w:p>
    <w:p w14:paraId="5753FD48" w14:textId="7BF9D0EF" w:rsidR="00574EAD" w:rsidRDefault="00F945C3" w:rsidP="00A44704">
      <w:pPr>
        <w:spacing w:after="0" w:line="360" w:lineRule="auto"/>
        <w:jc w:val="both"/>
        <w:rPr>
          <w:rFonts w:cstheme="minorHAnsi"/>
        </w:rPr>
      </w:pPr>
      <w:r w:rsidRPr="004F7DBA">
        <w:rPr>
          <w:rFonts w:cstheme="minorHAnsi"/>
        </w:rPr>
        <w:t>We</w:t>
      </w:r>
      <w:r w:rsidR="00286865" w:rsidRPr="004F7DBA">
        <w:rPr>
          <w:rFonts w:cstheme="minorHAnsi"/>
        </w:rPr>
        <w:t xml:space="preserve"> </w:t>
      </w:r>
      <w:r w:rsidRPr="004F7DBA">
        <w:rPr>
          <w:rFonts w:cstheme="minorHAnsi"/>
        </w:rPr>
        <w:t>note that</w:t>
      </w:r>
      <w:r w:rsidR="00ED6DC6" w:rsidRPr="004F7DBA">
        <w:rPr>
          <w:rFonts w:cstheme="minorHAnsi"/>
        </w:rPr>
        <w:t xml:space="preserve"> </w:t>
      </w:r>
      <w:r w:rsidR="000E1AC7" w:rsidRPr="004F7DBA">
        <w:rPr>
          <w:rFonts w:cstheme="minorHAnsi"/>
        </w:rPr>
        <w:t xml:space="preserve">population </w:t>
      </w:r>
      <w:r w:rsidR="00290F28">
        <w:rPr>
          <w:rFonts w:cstheme="minorHAnsi"/>
        </w:rPr>
        <w:t>“</w:t>
      </w:r>
      <w:r w:rsidR="000E1AC7" w:rsidRPr="004F7DBA">
        <w:rPr>
          <w:rFonts w:cstheme="minorHAnsi"/>
        </w:rPr>
        <w:t>lockdown</w:t>
      </w:r>
      <w:r w:rsidR="00290F28">
        <w:rPr>
          <w:rFonts w:cstheme="minorHAnsi"/>
        </w:rPr>
        <w:t>”</w:t>
      </w:r>
      <w:r w:rsidR="00ED6DC6" w:rsidRPr="004F7DBA">
        <w:rPr>
          <w:rFonts w:cstheme="minorHAnsi"/>
        </w:rPr>
        <w:t xml:space="preserve"> measures </w:t>
      </w:r>
      <w:r w:rsidR="00290F28">
        <w:rPr>
          <w:rFonts w:cstheme="minorHAnsi"/>
        </w:rPr>
        <w:t>have been presented as an</w:t>
      </w:r>
      <w:r w:rsidR="00286865" w:rsidRPr="004F7DBA">
        <w:rPr>
          <w:rFonts w:cstheme="minorHAnsi"/>
        </w:rPr>
        <w:t xml:space="preserve"> integral part of a package of </w:t>
      </w:r>
      <w:r w:rsidR="00AA1064">
        <w:rPr>
          <w:rFonts w:cstheme="minorHAnsi"/>
        </w:rPr>
        <w:t>measures</w:t>
      </w:r>
      <w:r w:rsidR="00286865" w:rsidRPr="004F7DBA">
        <w:rPr>
          <w:rFonts w:cstheme="minorHAnsi"/>
        </w:rPr>
        <w:t xml:space="preserve">, used to drive down the level of infection and </w:t>
      </w:r>
      <w:r w:rsidR="009D443D" w:rsidRPr="004F7DBA">
        <w:rPr>
          <w:rFonts w:cstheme="minorHAnsi"/>
        </w:rPr>
        <w:t>“</w:t>
      </w:r>
      <w:r w:rsidR="00286865" w:rsidRPr="004F7DBA">
        <w:rPr>
          <w:rFonts w:cstheme="minorHAnsi"/>
        </w:rPr>
        <w:t>buy</w:t>
      </w:r>
      <w:r w:rsidR="009D443D" w:rsidRPr="004F7DBA">
        <w:rPr>
          <w:rFonts w:cstheme="minorHAnsi"/>
        </w:rPr>
        <w:t>”</w:t>
      </w:r>
      <w:r w:rsidR="00286865" w:rsidRPr="004F7DBA">
        <w:rPr>
          <w:rFonts w:cstheme="minorHAnsi"/>
        </w:rPr>
        <w:t xml:space="preserve"> time for the introduction of more sustainable measures, such as contact tracing or vaccination</w:t>
      </w:r>
      <w:r w:rsidR="00341BF0" w:rsidRPr="004F7DBA">
        <w:rPr>
          <w:rFonts w:cstheme="minorHAnsi"/>
        </w:rPr>
        <w:t xml:space="preserve"> </w:t>
      </w:r>
      <w:r w:rsidR="00F83145" w:rsidRPr="004F7DBA">
        <w:rPr>
          <w:rFonts w:cstheme="minorHAnsi"/>
        </w:rPr>
        <w:fldChar w:fldCharType="begin">
          <w:fldData xml:space="preserve">PEVuZE5vdGU+PENpdGU+PEF1dGhvcj5GZXJyZXR0aTwvQXV0aG9yPjxZZWFyPjIwMjA8L1llYXI+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</w:fldData>
        </w:fldChar>
      </w:r>
      <w:r w:rsidR="00C7778D">
        <w:rPr>
          <w:rFonts w:cstheme="minorHAnsi"/>
        </w:rPr>
        <w:instrText xml:space="preserve"> ADDIN EN.CITE </w:instrText>
      </w:r>
      <w:r w:rsidR="00C7778D">
        <w:rPr>
          <w:rFonts w:cstheme="minorHAnsi"/>
        </w:rPr>
        <w:fldChar w:fldCharType="begin">
          <w:fldData xml:space="preserve">PEVuZE5vdGU+PENpdGU+PEF1dGhvcj5GZXJyZXR0aTwvQXV0aG9yPjxZZWFyPjIwMjA8L1llYXI+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</w:fldData>
        </w:fldChar>
      </w:r>
      <w:r w:rsidR="00C7778D">
        <w:rPr>
          <w:rFonts w:cstheme="minorHAnsi"/>
        </w:rPr>
        <w:instrText xml:space="preserve"> ADDIN EN.CITE.DATA </w:instrText>
      </w:r>
      <w:r w:rsidR="00C7778D">
        <w:rPr>
          <w:rFonts w:cstheme="minorHAnsi"/>
        </w:rPr>
      </w:r>
      <w:r w:rsidR="00C7778D">
        <w:rPr>
          <w:rFonts w:cstheme="minorHAnsi"/>
        </w:rPr>
        <w:fldChar w:fldCharType="end"/>
      </w:r>
      <w:r w:rsidR="00F83145" w:rsidRPr="004F7DBA">
        <w:rPr>
          <w:rFonts w:cstheme="minorHAnsi"/>
        </w:rPr>
      </w:r>
      <w:r w:rsidR="00F83145" w:rsidRPr="004F7DBA">
        <w:rPr>
          <w:rFonts w:cstheme="minorHAnsi"/>
        </w:rPr>
        <w:fldChar w:fldCharType="separate"/>
      </w:r>
      <w:r w:rsidR="00C7778D">
        <w:rPr>
          <w:rFonts w:cstheme="minorHAnsi"/>
          <w:noProof/>
        </w:rPr>
        <w:t>(36, 37)</w:t>
      </w:r>
      <w:r w:rsidR="00F83145" w:rsidRPr="004F7DBA">
        <w:rPr>
          <w:rFonts w:cstheme="minorHAnsi"/>
        </w:rPr>
        <w:fldChar w:fldCharType="end"/>
      </w:r>
      <w:r w:rsidR="00286865" w:rsidRPr="004F7DBA">
        <w:rPr>
          <w:rFonts w:cstheme="minorHAnsi"/>
        </w:rPr>
        <w:t xml:space="preserve">. </w:t>
      </w:r>
      <w:r w:rsidR="000E1AC7" w:rsidRPr="004F7DBA">
        <w:rPr>
          <w:rFonts w:cstheme="minorHAnsi"/>
        </w:rPr>
        <w:t xml:space="preserve">We note </w:t>
      </w:r>
      <w:r w:rsidR="000E1AC7" w:rsidRPr="00D4796E">
        <w:rPr>
          <w:rFonts w:cstheme="minorHAnsi"/>
        </w:rPr>
        <w:t xml:space="preserve">that in </w:t>
      </w:r>
      <w:r w:rsidR="00290F28" w:rsidRPr="00D4796E">
        <w:rPr>
          <w:rFonts w:cstheme="minorHAnsi"/>
        </w:rPr>
        <w:t>the context of delaying the epidemic peak</w:t>
      </w:r>
      <w:r w:rsidR="000E1AC7" w:rsidRPr="00D4796E">
        <w:rPr>
          <w:rFonts w:cstheme="minorHAnsi"/>
        </w:rPr>
        <w:t xml:space="preserve">, it </w:t>
      </w:r>
      <w:r w:rsidR="002D601E" w:rsidRPr="00D4796E">
        <w:rPr>
          <w:rFonts w:cstheme="minorHAnsi"/>
        </w:rPr>
        <w:t xml:space="preserve">is </w:t>
      </w:r>
      <w:r w:rsidR="000E1AC7" w:rsidRPr="00D4796E">
        <w:rPr>
          <w:rFonts w:cstheme="minorHAnsi"/>
        </w:rPr>
        <w:t xml:space="preserve">universally </w:t>
      </w:r>
      <w:r w:rsidR="00161D15" w:rsidRPr="00D4796E">
        <w:rPr>
          <w:rFonts w:cstheme="minorHAnsi"/>
        </w:rPr>
        <w:t xml:space="preserve">more </w:t>
      </w:r>
      <w:r w:rsidR="000E1AC7" w:rsidRPr="00D4796E">
        <w:rPr>
          <w:rFonts w:cstheme="minorHAnsi"/>
        </w:rPr>
        <w:t xml:space="preserve">optimal to introduce the </w:t>
      </w:r>
      <w:r w:rsidR="00161D15" w:rsidRPr="00D4796E">
        <w:rPr>
          <w:rFonts w:cstheme="minorHAnsi"/>
        </w:rPr>
        <w:t xml:space="preserve">initial </w:t>
      </w:r>
      <w:r w:rsidR="00880E85" w:rsidRPr="00D4796E">
        <w:rPr>
          <w:rFonts w:cstheme="minorHAnsi"/>
        </w:rPr>
        <w:t>“</w:t>
      </w:r>
      <w:r w:rsidR="00161D15" w:rsidRPr="00D4796E">
        <w:rPr>
          <w:rFonts w:cstheme="minorHAnsi"/>
        </w:rPr>
        <w:t>lockdown</w:t>
      </w:r>
      <w:r w:rsidR="00880E85" w:rsidRPr="00D4796E">
        <w:rPr>
          <w:rFonts w:cstheme="minorHAnsi"/>
        </w:rPr>
        <w:t>”</w:t>
      </w:r>
      <w:r w:rsidR="00161D15" w:rsidRPr="00D4796E">
        <w:rPr>
          <w:rFonts w:cstheme="minorHAnsi"/>
        </w:rPr>
        <w:t xml:space="preserve"> measures earlier, more strongly </w:t>
      </w:r>
      <w:r w:rsidR="00161D15" w:rsidRPr="00EA3CD1">
        <w:rPr>
          <w:rFonts w:cstheme="minorHAnsi"/>
        </w:rPr>
        <w:t>and for as long as necessary, until more sustainable intervention measures can be introduced indefinitely</w:t>
      </w:r>
      <w:r w:rsidR="008F333A" w:rsidRPr="00EA3CD1">
        <w:rPr>
          <w:rFonts w:cstheme="minorHAnsi"/>
        </w:rPr>
        <w:t xml:space="preserve"> (Figure S</w:t>
      </w:r>
      <w:ins w:id="311" w:author="Alexander Morgan" w:date="2020-11-18T15:10:00Z">
        <w:r w:rsidR="00550980">
          <w:rPr>
            <w:rFonts w:cstheme="minorHAnsi"/>
          </w:rPr>
          <w:t>1</w:t>
        </w:r>
      </w:ins>
      <w:del w:id="312" w:author="Alexander Morgan" w:date="2020-11-18T15:10:00Z">
        <w:r w:rsidR="008F333A" w:rsidRPr="00EA3CD1" w:rsidDel="00550980">
          <w:rPr>
            <w:rFonts w:cstheme="minorHAnsi"/>
          </w:rPr>
          <w:delText>2</w:delText>
        </w:r>
      </w:del>
      <w:r w:rsidR="00CF5AE9" w:rsidRPr="00EA3CD1">
        <w:rPr>
          <w:rFonts w:cstheme="minorHAnsi"/>
        </w:rPr>
        <w:t>6</w:t>
      </w:r>
      <w:r w:rsidR="008F333A" w:rsidRPr="00EA3CD1">
        <w:rPr>
          <w:rFonts w:cstheme="minorHAnsi"/>
        </w:rPr>
        <w:t>)</w:t>
      </w:r>
      <w:r w:rsidR="00161D15" w:rsidRPr="00EA3CD1">
        <w:rPr>
          <w:rFonts w:cstheme="minorHAnsi"/>
        </w:rPr>
        <w:t xml:space="preserve">. </w:t>
      </w:r>
      <w:r w:rsidR="00574EAD" w:rsidRPr="00EA3CD1">
        <w:rPr>
          <w:rFonts w:cstheme="minorHAnsi"/>
        </w:rPr>
        <w:t>This corroborates the results obtained from the suboptimal analysis of the time-limited single/multi intervention scenario (Figure 2</w:t>
      </w:r>
      <w:r w:rsidR="0091362B" w:rsidRPr="00EA3CD1">
        <w:rPr>
          <w:rFonts w:cstheme="minorHAnsi"/>
        </w:rPr>
        <w:t xml:space="preserve">, </w:t>
      </w:r>
      <w:r w:rsidR="00CF5AE9" w:rsidRPr="00EA3CD1">
        <w:rPr>
          <w:rFonts w:cstheme="minorHAnsi"/>
        </w:rPr>
        <w:t>3</w:t>
      </w:r>
      <w:r w:rsidR="00574EAD" w:rsidRPr="00EA3CD1">
        <w:rPr>
          <w:rFonts w:cstheme="minorHAnsi"/>
        </w:rPr>
        <w:t>), and provides support for the current rationale of “hard and fast”</w:t>
      </w:r>
      <w:r w:rsidR="00574EAD" w:rsidRPr="004F7DBA">
        <w:rPr>
          <w:rFonts w:cstheme="minorHAnsi"/>
        </w:rPr>
        <w:t xml:space="preserve"> introduction of intervention measures. However, this </w:t>
      </w:r>
      <w:r w:rsidR="00AA1064">
        <w:rPr>
          <w:rFonts w:cstheme="minorHAnsi"/>
        </w:rPr>
        <w:t xml:space="preserve">also </w:t>
      </w:r>
      <w:r w:rsidR="00574EAD" w:rsidRPr="004F7DBA">
        <w:rPr>
          <w:rFonts w:cstheme="minorHAnsi"/>
        </w:rPr>
        <w:t xml:space="preserve">highlights the importance of </w:t>
      </w:r>
      <w:r w:rsidR="00496AA8" w:rsidRPr="004F7DBA">
        <w:rPr>
          <w:rFonts w:cstheme="minorHAnsi"/>
        </w:rPr>
        <w:t>prioritising the development</w:t>
      </w:r>
      <w:r w:rsidR="00496AA8">
        <w:rPr>
          <w:rFonts w:cstheme="minorHAnsi"/>
        </w:rPr>
        <w:t xml:space="preserve"> of these sustainable measures</w:t>
      </w:r>
      <w:r w:rsidR="00574EAD">
        <w:rPr>
          <w:rFonts w:cstheme="minorHAnsi"/>
        </w:rPr>
        <w:t xml:space="preserve">, with the harsh </w:t>
      </w:r>
      <w:r w:rsidR="00496AA8">
        <w:rPr>
          <w:rFonts w:cstheme="minorHAnsi"/>
        </w:rPr>
        <w:t>consequences</w:t>
      </w:r>
      <w:r w:rsidR="00574EAD">
        <w:rPr>
          <w:rFonts w:cstheme="minorHAnsi"/>
        </w:rPr>
        <w:t xml:space="preserve"> of</w:t>
      </w:r>
      <w:r w:rsidR="00496AA8">
        <w:rPr>
          <w:rFonts w:cstheme="minorHAnsi"/>
        </w:rPr>
        <w:t xml:space="preserve"> </w:t>
      </w:r>
      <w:r w:rsidR="00880E85">
        <w:rPr>
          <w:rFonts w:cstheme="minorHAnsi"/>
        </w:rPr>
        <w:t xml:space="preserve">severe, lengthy NPI </w:t>
      </w:r>
      <w:r w:rsidR="00574EAD">
        <w:rPr>
          <w:rFonts w:cstheme="minorHAnsi"/>
        </w:rPr>
        <w:t xml:space="preserve">measures making </w:t>
      </w:r>
      <w:r w:rsidR="00496AA8">
        <w:rPr>
          <w:rFonts w:cstheme="minorHAnsi"/>
        </w:rPr>
        <w:t>in</w:t>
      </w:r>
      <w:r w:rsidR="00574EAD">
        <w:rPr>
          <w:rFonts w:cstheme="minorHAnsi"/>
        </w:rPr>
        <w:t xml:space="preserve">definite delaying actions </w:t>
      </w:r>
      <w:r w:rsidR="00290F28">
        <w:rPr>
          <w:rFonts w:cstheme="minorHAnsi"/>
        </w:rPr>
        <w:t xml:space="preserve">expensive and ultimately </w:t>
      </w:r>
      <w:r w:rsidR="00574EAD">
        <w:rPr>
          <w:rFonts w:cstheme="minorHAnsi"/>
        </w:rPr>
        <w:t xml:space="preserve">unsustainable. </w:t>
      </w:r>
    </w:p>
    <w:p w14:paraId="3AF49B45" w14:textId="77777777" w:rsidR="000E1AC7" w:rsidRPr="009A31B0" w:rsidRDefault="000E1AC7" w:rsidP="00A44704">
      <w:pPr>
        <w:spacing w:line="360" w:lineRule="auto"/>
        <w:rPr>
          <w:b/>
          <w:bCs/>
          <w:u w:val="single"/>
        </w:rPr>
      </w:pPr>
    </w:p>
    <w:p w14:paraId="0F0FBF3B" w14:textId="537AB3C7" w:rsidR="00B937C5" w:rsidRDefault="00B937C5" w:rsidP="00B937C5">
      <w:pPr>
        <w:spacing w:line="360" w:lineRule="auto"/>
        <w:jc w:val="both"/>
        <w:rPr>
          <w:ins w:id="313" w:author="Alexander Morgan" w:date="2020-11-19T15:46:00Z"/>
        </w:rPr>
      </w:pPr>
      <w:ins w:id="314" w:author="Alexander Morgan" w:date="2020-11-19T15:47:00Z">
        <w:r>
          <w:lastRenderedPageBreak/>
          <w:t xml:space="preserve">We note that an SIR model is one of many model structures currently being used to describe the population transmission dynamics of COVID-19. </w:t>
        </w:r>
      </w:ins>
      <w:del w:id="315" w:author="Alexander Morgan" w:date="2020-11-19T15:47:00Z">
        <w:r w:rsidR="00451FD1" w:rsidDel="00B937C5">
          <w:delText>W</w:delText>
        </w:r>
        <w:r w:rsidR="000E1AC7" w:rsidDel="00B937C5">
          <w:delText>e note that a</w:delText>
        </w:r>
      </w:del>
      <w:ins w:id="316" w:author="Alexander Morgan" w:date="2020-11-19T15:47:00Z">
        <w:r>
          <w:t>A</w:t>
        </w:r>
      </w:ins>
      <w:r w:rsidR="000E1AC7">
        <w:t xml:space="preserve">n SEIR framework </w:t>
      </w:r>
      <w:del w:id="317" w:author="Alexander Morgan" w:date="2020-11-19T15:41:00Z">
        <w:r w:rsidR="000E1AC7" w:rsidDel="00CA4F37">
          <w:delText xml:space="preserve">could </w:delText>
        </w:r>
      </w:del>
      <w:ins w:id="318" w:author="Alexander Morgan" w:date="2020-11-19T15:41:00Z">
        <w:r w:rsidR="00CA4F37">
          <w:t xml:space="preserve">can </w:t>
        </w:r>
      </w:ins>
      <w:r w:rsidR="000E1AC7">
        <w:t xml:space="preserve">be considered more accurate to describe the epidemiological </w:t>
      </w:r>
      <w:r w:rsidR="000E1AC7" w:rsidRPr="00451FD1">
        <w:t>characteristics of SARS-COV-2</w:t>
      </w:r>
      <w:ins w:id="319" w:author="Alexander Morgan" w:date="2020-11-19T15:23:00Z">
        <w:r w:rsidR="002D193A">
          <w:t xml:space="preserve">, with an </w:t>
        </w:r>
      </w:ins>
      <w:ins w:id="320" w:author="Alexander Morgan" w:date="2020-11-19T15:24:00Z">
        <w:r w:rsidR="002D193A">
          <w:t xml:space="preserve">non-infectious “exposed” state preceding infectiousness. </w:t>
        </w:r>
      </w:ins>
      <w:ins w:id="321" w:author="Alexander Morgan" w:date="2020-11-19T15:41:00Z">
        <w:r w:rsidR="00CA4F37">
          <w:t>We explored the i</w:t>
        </w:r>
      </w:ins>
      <w:ins w:id="322" w:author="Alexander Morgan" w:date="2020-11-19T15:30:00Z">
        <w:r w:rsidR="002D193A">
          <w:t>nclusion of an exposed state</w:t>
        </w:r>
      </w:ins>
      <w:ins w:id="323" w:author="Alexander Morgan" w:date="2020-11-19T15:41:00Z">
        <w:r w:rsidR="00CA4F37">
          <w:t>, which</w:t>
        </w:r>
      </w:ins>
      <w:ins w:id="324" w:author="Alexander Morgan" w:date="2020-11-19T15:30:00Z">
        <w:r w:rsidR="002D193A">
          <w:t xml:space="preserve"> </w:t>
        </w:r>
      </w:ins>
      <w:ins w:id="325" w:author="Alexander Morgan" w:date="2020-11-19T15:31:00Z">
        <w:r w:rsidR="002D193A">
          <w:t xml:space="preserve">shifted the timing of the optimal intervention to a later </w:t>
        </w:r>
      </w:ins>
      <w:ins w:id="326" w:author="Alexander Morgan" w:date="2020-11-19T15:33:00Z">
        <w:r w:rsidR="002D193A">
          <w:t>point, but d</w:t>
        </w:r>
      </w:ins>
      <w:ins w:id="327" w:author="Alexander Morgan" w:date="2020-11-19T16:00:00Z">
        <w:r w:rsidR="00BD7E76">
          <w:t>oing</w:t>
        </w:r>
      </w:ins>
      <w:ins w:id="328" w:author="Alexander Morgan" w:date="2020-11-19T15:33:00Z">
        <w:r w:rsidR="002D193A">
          <w:t xml:space="preserve"> little to change the qualitative patterns observed with the u</w:t>
        </w:r>
      </w:ins>
      <w:ins w:id="329" w:author="Alexander Morgan" w:date="2020-11-19T15:34:00Z">
        <w:r w:rsidR="002D193A">
          <w:t>se of the SIR framework</w:t>
        </w:r>
      </w:ins>
      <w:ins w:id="330" w:author="Alexander Morgan" w:date="2020-11-19T15:43:00Z">
        <w:r w:rsidR="00CA4F37">
          <w:t xml:space="preserve"> (</w:t>
        </w:r>
      </w:ins>
      <w:ins w:id="331" w:author="Alexander Morgan" w:date="2020-11-19T16:00:00Z">
        <w:r w:rsidR="00BD7E76">
          <w:t>Figure S17</w:t>
        </w:r>
      </w:ins>
      <w:ins w:id="332" w:author="Alexander Morgan" w:date="2020-11-19T15:43:00Z">
        <w:r w:rsidR="00CA4F37">
          <w:t>)</w:t>
        </w:r>
      </w:ins>
      <w:ins w:id="333" w:author="Alexander Morgan" w:date="2020-11-19T15:34:00Z">
        <w:r w:rsidR="002D193A">
          <w:t xml:space="preserve">. </w:t>
        </w:r>
      </w:ins>
      <w:ins w:id="334" w:author="Alexander Morgan" w:date="2020-11-19T15:43:00Z">
        <w:r w:rsidR="00CA4F37">
          <w:t>Similarly</w:t>
        </w:r>
      </w:ins>
      <w:ins w:id="335" w:author="Alexander Morgan" w:date="2020-11-19T15:41:00Z">
        <w:r w:rsidR="00CA4F37">
          <w:t xml:space="preserve">, stratification of the </w:t>
        </w:r>
      </w:ins>
      <w:ins w:id="336" w:author="Alexander Morgan" w:date="2020-11-19T16:01:00Z">
        <w:r w:rsidR="00BD7E76">
          <w:t>“</w:t>
        </w:r>
      </w:ins>
      <w:ins w:id="337" w:author="Alexander Morgan" w:date="2020-11-19T15:42:00Z">
        <w:r w:rsidR="00CA4F37">
          <w:t>infectious</w:t>
        </w:r>
      </w:ins>
      <w:ins w:id="338" w:author="Alexander Morgan" w:date="2020-11-19T16:01:00Z">
        <w:r w:rsidR="00BD7E76">
          <w:t>”</w:t>
        </w:r>
      </w:ins>
      <w:ins w:id="339" w:author="Alexander Morgan" w:date="2020-11-19T15:42:00Z">
        <w:r w:rsidR="00CA4F37">
          <w:t xml:space="preserve"> compartment</w:t>
        </w:r>
      </w:ins>
      <w:ins w:id="340" w:author="Alexander Morgan" w:date="2020-11-19T15:44:00Z">
        <w:r w:rsidR="00CA4F37">
          <w:t xml:space="preserve"> into those who are asymptomatic or symptomatic </w:t>
        </w:r>
      </w:ins>
      <w:ins w:id="341" w:author="Alexander Morgan" w:date="2020-11-19T15:42:00Z">
        <w:r w:rsidR="00CA4F37">
          <w:t xml:space="preserve">has been widely considered in </w:t>
        </w:r>
      </w:ins>
      <w:ins w:id="342" w:author="Alexander Morgan" w:date="2020-11-19T15:46:00Z">
        <w:r>
          <w:t>predictive</w:t>
        </w:r>
      </w:ins>
      <w:ins w:id="343" w:author="Alexander Morgan" w:date="2020-11-19T15:42:00Z">
        <w:r w:rsidR="00CA4F37">
          <w:t xml:space="preserve"> COVID-19 models</w:t>
        </w:r>
      </w:ins>
      <w:ins w:id="344" w:author="Alexander Morgan" w:date="2020-11-19T16:03:00Z">
        <w:r w:rsidR="00BD7E76">
          <w:t xml:space="preserve"> (SIIR)</w:t>
        </w:r>
      </w:ins>
      <w:ins w:id="345" w:author="Alexander Morgan" w:date="2020-11-19T15:44:00Z">
        <w:r w:rsidR="00CA4F37">
          <w:t xml:space="preserve">. However, we note that the use of an SIR structure does not </w:t>
        </w:r>
      </w:ins>
      <w:ins w:id="346" w:author="Alexander Morgan" w:date="2020-11-19T15:45:00Z">
        <w:r w:rsidR="00CA4F37">
          <w:t xml:space="preserve">factor out the </w:t>
        </w:r>
        <w:r w:rsidR="00891051">
          <w:t>possibility of asymptomatic transmission, rather does not distinguish between the two states.</w:t>
        </w:r>
      </w:ins>
      <w:ins w:id="347" w:author="Alexander Morgan" w:date="2020-11-19T16:02:00Z">
        <w:r w:rsidR="00BD7E76">
          <w:t xml:space="preserve"> We note that</w:t>
        </w:r>
      </w:ins>
      <w:ins w:id="348" w:author="Alexander Morgan" w:date="2020-11-19T16:03:00Z">
        <w:r w:rsidR="00BD7E76">
          <w:t xml:space="preserve"> this model assumption should also be contextualised </w:t>
        </w:r>
      </w:ins>
      <w:ins w:id="349" w:author="Alexander Morgan" w:date="2020-11-19T16:06:00Z">
        <w:r w:rsidR="00BD7E76">
          <w:t>with the current uncertainty regarding the</w:t>
        </w:r>
      </w:ins>
      <w:ins w:id="350" w:author="Alexander Morgan" w:date="2020-11-19T15:45:00Z">
        <w:r w:rsidR="00891051">
          <w:t xml:space="preserve"> relative infectious potential </w:t>
        </w:r>
      </w:ins>
      <w:ins w:id="351" w:author="Alexander Morgan" w:date="2020-11-19T16:05:00Z">
        <w:r w:rsidR="00BD7E76">
          <w:t>of those</w:t>
        </w:r>
      </w:ins>
      <w:ins w:id="352" w:author="Alexander Morgan" w:date="2020-11-19T15:46:00Z">
        <w:r>
          <w:t xml:space="preserve"> who </w:t>
        </w:r>
      </w:ins>
      <w:ins w:id="353" w:author="Alexander Morgan" w:date="2020-11-19T16:06:00Z">
        <w:r w:rsidR="00BD7E76">
          <w:t>either</w:t>
        </w:r>
      </w:ins>
      <w:ins w:id="354" w:author="Alexander Morgan" w:date="2020-11-19T15:46:00Z">
        <w:r>
          <w:t xml:space="preserve"> asymptomatic</w:t>
        </w:r>
      </w:ins>
      <w:ins w:id="355" w:author="Alexander Morgan" w:date="2020-11-19T16:05:00Z">
        <w:r w:rsidR="00BD7E76">
          <w:t>ally</w:t>
        </w:r>
      </w:ins>
      <w:ins w:id="356" w:author="Alexander Morgan" w:date="2020-11-19T15:46:00Z">
        <w:r>
          <w:t xml:space="preserve"> or </w:t>
        </w:r>
      </w:ins>
      <w:ins w:id="357" w:author="Alexander Morgan" w:date="2020-11-19T16:05:00Z">
        <w:r w:rsidR="00BD7E76">
          <w:t>symptomatically infectious</w:t>
        </w:r>
      </w:ins>
      <w:ins w:id="358" w:author="Alexander Morgan" w:date="2020-11-19T16:06:00Z">
        <w:r w:rsidR="00BD7E76">
          <w:t>, which may necessitate</w:t>
        </w:r>
      </w:ins>
      <w:ins w:id="359" w:author="Alexander Morgan" w:date="2020-11-19T16:07:00Z">
        <w:r w:rsidR="00BD7E76">
          <w:t xml:space="preserve"> the use of</w:t>
        </w:r>
      </w:ins>
      <w:ins w:id="360" w:author="Alexander Morgan" w:date="2020-11-19T16:06:00Z">
        <w:r w:rsidR="00BD7E76">
          <w:t xml:space="preserve"> simplifying assumptions</w:t>
        </w:r>
      </w:ins>
      <w:ins w:id="361" w:author="Alexander Morgan" w:date="2020-11-19T15:46:00Z">
        <w:r>
          <w:t xml:space="preserve">. An assumption of life-long immunity was also made following SARS-COV-2 infection. We note that inclusion of a SIRS framework with differing levels of waning immunity </w:t>
        </w:r>
      </w:ins>
      <w:ins w:id="362" w:author="Alexander Morgan" w:date="2020-11-19T16:11:00Z">
        <w:r w:rsidR="00567A7D">
          <w:t xml:space="preserve">would result </w:t>
        </w:r>
      </w:ins>
      <w:ins w:id="363" w:author="Alexander Morgan" w:date="2020-11-19T15:46:00Z">
        <w:r>
          <w:t xml:space="preserve">in negligible impact on the optimal parameter space to minimise </w:t>
        </w:r>
        <w:r w:rsidRPr="00E81F3A">
          <w:rPr>
            <w:i/>
            <w:iCs/>
          </w:rPr>
          <w:t>I</w:t>
        </w:r>
        <w:r w:rsidRPr="00E81F3A">
          <w:rPr>
            <w:i/>
            <w:iCs/>
            <w:vertAlign w:val="subscript"/>
          </w:rPr>
          <w:t>max</w:t>
        </w:r>
        <w:r>
          <w:t xml:space="preserve"> relative to the original SIR model (Figure S18). This is likely due to the similar importance of controlling the initial epidemic wave to minimise </w:t>
        </w:r>
        <w:r w:rsidRPr="00E81F3A">
          <w:rPr>
            <w:i/>
            <w:iCs/>
          </w:rPr>
          <w:t>I</w:t>
        </w:r>
        <w:r w:rsidRPr="00E81F3A">
          <w:rPr>
            <w:i/>
            <w:iCs/>
            <w:vertAlign w:val="subscript"/>
          </w:rPr>
          <w:t>max</w:t>
        </w:r>
        <w:r>
          <w:t xml:space="preserve"> for both SIR and SIRS models. However, a different optimal parameter space to minimise </w:t>
        </w:r>
        <w:proofErr w:type="spellStart"/>
        <w:r w:rsidRPr="00E81F3A">
          <w:rPr>
            <w:i/>
            <w:iCs/>
          </w:rPr>
          <w:t>I</w:t>
        </w:r>
        <w:r w:rsidRPr="00E81F3A">
          <w:rPr>
            <w:i/>
            <w:iCs/>
            <w:vertAlign w:val="subscript"/>
          </w:rPr>
          <w:t>c</w:t>
        </w:r>
        <w:proofErr w:type="spellEnd"/>
        <w:r>
          <w:t>(</w:t>
        </w:r>
        <w:proofErr w:type="spellStart"/>
        <w:r w:rsidRPr="00E81F3A">
          <w:rPr>
            <w:i/>
            <w:iCs/>
          </w:rPr>
          <w:t>t</w:t>
        </w:r>
        <w:r w:rsidRPr="00E81F3A">
          <w:rPr>
            <w:i/>
            <w:iCs/>
            <w:vertAlign w:val="subscript"/>
          </w:rPr>
          <w:t>max</w:t>
        </w:r>
        <w:proofErr w:type="spellEnd"/>
        <w:r>
          <w:t xml:space="preserve">) was observed, likely due to the replenishment of </w:t>
        </w:r>
        <w:proofErr w:type="spellStart"/>
        <w:r>
          <w:t>susceptibles</w:t>
        </w:r>
        <w:proofErr w:type="spellEnd"/>
        <w:r>
          <w:t xml:space="preserve"> and long-term endemicity of COVID-19. Care must therefore be taken when interpreting the results of this study with regards to the long-term dynamics of COVID-19, especially due to the ongoing uncertainty regarding the presence of long-term immunising infection following SARS-COV-2 infection. </w:t>
        </w:r>
      </w:ins>
    </w:p>
    <w:p w14:paraId="5123FC5C" w14:textId="1FD96A13" w:rsidR="00891051" w:rsidRDefault="00891051" w:rsidP="00A44704">
      <w:pPr>
        <w:spacing w:line="360" w:lineRule="auto"/>
        <w:jc w:val="both"/>
        <w:rPr>
          <w:ins w:id="364" w:author="Alexander Morgan" w:date="2020-11-19T15:48:00Z"/>
        </w:rPr>
      </w:pPr>
    </w:p>
    <w:p w14:paraId="72C7192A" w14:textId="59E416EF" w:rsidR="00B937C5" w:rsidRDefault="00B937C5" w:rsidP="00A44704">
      <w:pPr>
        <w:spacing w:line="360" w:lineRule="auto"/>
        <w:jc w:val="both"/>
        <w:rPr>
          <w:ins w:id="365" w:author="Alexander Morgan" w:date="2020-11-19T15:45:00Z"/>
        </w:rPr>
      </w:pPr>
      <w:ins w:id="366" w:author="Alexander Morgan" w:date="2020-11-19T15:48:00Z">
        <w:r>
          <w:t>Due to th</w:t>
        </w:r>
      </w:ins>
      <w:ins w:id="367" w:author="Alexander Morgan" w:date="2020-11-19T16:07:00Z">
        <w:r w:rsidR="00BD7E76">
          <w:t>e</w:t>
        </w:r>
      </w:ins>
      <w:ins w:id="368" w:author="Alexander Morgan" w:date="2020-11-19T15:48:00Z">
        <w:r>
          <w:t xml:space="preserve"> large levels of uncertainty</w:t>
        </w:r>
      </w:ins>
      <w:ins w:id="369" w:author="Alexander Morgan" w:date="2020-11-19T16:08:00Z">
        <w:r w:rsidR="00BD7E76">
          <w:t xml:space="preserve"> with regard to the immunological and transmission characteristics of SARS-COV-2, and with the aim of this </w:t>
        </w:r>
      </w:ins>
      <w:ins w:id="370" w:author="Alexander Morgan" w:date="2020-11-19T15:48:00Z">
        <w:r w:rsidRPr="00451FD1">
          <w:t xml:space="preserve">study to describe the existence and </w:t>
        </w:r>
      </w:ins>
      <w:ins w:id="371" w:author="Alexander Morgan" w:date="2020-11-19T16:08:00Z">
        <w:r w:rsidR="00BD7E76">
          <w:t xml:space="preserve">qualitative </w:t>
        </w:r>
      </w:ins>
      <w:ins w:id="372" w:author="Alexander Morgan" w:date="2020-11-19T15:48:00Z">
        <w:r w:rsidRPr="00451FD1">
          <w:t>patterns</w:t>
        </w:r>
        <w:r w:rsidRPr="004F7DBA">
          <w:t xml:space="preserve"> of intervention optim</w:t>
        </w:r>
        <w:r>
          <w:t>a</w:t>
        </w:r>
        <w:r w:rsidRPr="004F7DBA">
          <w:t xml:space="preserve">, and not </w:t>
        </w:r>
        <w:r>
          <w:t xml:space="preserve">forecast or </w:t>
        </w:r>
        <w:r w:rsidRPr="004F7DBA">
          <w:t>describe the exact timing of said optim</w:t>
        </w:r>
        <w:r>
          <w:t xml:space="preserve">a, the use of SIR model was deemed justifiable for this analysis. </w:t>
        </w:r>
      </w:ins>
      <w:ins w:id="373" w:author="Alexander Morgan" w:date="2020-11-19T16:08:00Z">
        <w:r w:rsidR="00BD7E76">
          <w:t>However</w:t>
        </w:r>
      </w:ins>
      <w:ins w:id="374" w:author="Alexander Morgan" w:date="2020-11-19T16:09:00Z">
        <w:r w:rsidR="00BD7E76">
          <w:t>,</w:t>
        </w:r>
      </w:ins>
      <w:ins w:id="375" w:author="Alexander Morgan" w:date="2020-11-19T15:48:00Z">
        <w:r>
          <w:t xml:space="preserve"> we note that </w:t>
        </w:r>
      </w:ins>
      <w:ins w:id="376" w:author="Alexander Morgan" w:date="2020-11-19T15:49:00Z">
        <w:r>
          <w:t xml:space="preserve">for future </w:t>
        </w:r>
      </w:ins>
      <w:ins w:id="377" w:author="Alexander Morgan" w:date="2020-11-19T16:09:00Z">
        <w:r w:rsidR="00BD7E76">
          <w:t>predictive</w:t>
        </w:r>
      </w:ins>
      <w:ins w:id="378" w:author="Alexander Morgan" w:date="2020-11-19T15:49:00Z">
        <w:r>
          <w:t xml:space="preserve"> models which look to accurately identify the optimal parameter space, the </w:t>
        </w:r>
      </w:ins>
      <w:ins w:id="379" w:author="Alexander Morgan" w:date="2020-11-19T16:09:00Z">
        <w:r w:rsidR="00BD7E76">
          <w:t xml:space="preserve">integration of </w:t>
        </w:r>
      </w:ins>
      <w:ins w:id="380" w:author="Alexander Morgan" w:date="2020-11-19T16:10:00Z">
        <w:r w:rsidR="00BD7E76">
          <w:t>potentially all of the aforementioned models structures will be necessary.</w:t>
        </w:r>
      </w:ins>
    </w:p>
    <w:p w14:paraId="46F09EA8" w14:textId="77777777" w:rsidR="00B937C5" w:rsidRDefault="008F6C39" w:rsidP="00A44704">
      <w:pPr>
        <w:spacing w:line="360" w:lineRule="auto"/>
        <w:jc w:val="both"/>
        <w:rPr>
          <w:ins w:id="381" w:author="Alexander Morgan" w:date="2020-11-19T15:49:00Z"/>
        </w:rPr>
      </w:pPr>
      <w:del w:id="382" w:author="Alexander Morgan" w:date="2020-11-19T15:43:00Z">
        <w:r w:rsidRPr="00451FD1" w:rsidDel="00CA4F37">
          <w:delText xml:space="preserve">, </w:delText>
        </w:r>
        <w:r w:rsidR="00B6240C" w:rsidRPr="00451FD1" w:rsidDel="00CA4F37">
          <w:delText>resulting in</w:delText>
        </w:r>
        <w:r w:rsidRPr="00451FD1" w:rsidDel="00CA4F37">
          <w:delText xml:space="preserve"> a delay between </w:delText>
        </w:r>
        <w:r w:rsidR="000E1AC7" w:rsidRPr="00451FD1" w:rsidDel="00CA4F37">
          <w:delText xml:space="preserve">the intervention and observed effects in </w:delText>
        </w:r>
        <w:r w:rsidR="000E1AC7" w:rsidRPr="00451FD1" w:rsidDel="00CA4F37">
          <w:rPr>
            <w:i/>
            <w:iCs/>
          </w:rPr>
          <w:delText>I(t)</w:delText>
        </w:r>
        <w:r w:rsidR="000844E2" w:rsidRPr="00451FD1" w:rsidDel="00CA4F37">
          <w:rPr>
            <w:i/>
            <w:iCs/>
          </w:rPr>
          <w:delText xml:space="preserve"> </w:delText>
        </w:r>
        <w:r w:rsidR="000844E2" w:rsidRPr="00451FD1" w:rsidDel="00CA4F37">
          <w:delText>(</w:delText>
        </w:r>
        <w:r w:rsidR="003E75A6" w:rsidRPr="00451FD1" w:rsidDel="00CA4F37">
          <w:delText>Figure S</w:delText>
        </w:r>
      </w:del>
      <w:del w:id="383" w:author="Alexander Morgan" w:date="2020-11-18T15:10:00Z">
        <w:r w:rsidR="003E75A6" w:rsidRPr="00451FD1" w:rsidDel="00550980">
          <w:delText>2</w:delText>
        </w:r>
      </w:del>
      <w:del w:id="384" w:author="Alexander Morgan" w:date="2020-11-19T15:43:00Z">
        <w:r w:rsidR="00CF5AE9" w:rsidRPr="00451FD1" w:rsidDel="00CA4F37">
          <w:delText>7</w:delText>
        </w:r>
        <w:r w:rsidR="003E75A6" w:rsidRPr="00451FD1" w:rsidDel="00CA4F37">
          <w:delText>)</w:delText>
        </w:r>
        <w:r w:rsidR="000E1AC7" w:rsidRPr="00451FD1" w:rsidDel="00CA4F37">
          <w:delText>. However, this was considered unnecessary, with the aim of this study to describe the existence and patterns</w:delText>
        </w:r>
        <w:r w:rsidR="000E1AC7" w:rsidRPr="004F7DBA" w:rsidDel="00CA4F37">
          <w:delText xml:space="preserve"> of intervention optim</w:delText>
        </w:r>
        <w:r w:rsidR="00A306F8" w:rsidDel="00CA4F37">
          <w:delText>a</w:delText>
        </w:r>
        <w:r w:rsidR="000E1AC7" w:rsidRPr="004F7DBA" w:rsidDel="00CA4F37">
          <w:delText xml:space="preserve">, and not </w:delText>
        </w:r>
        <w:r w:rsidR="00975620" w:rsidDel="00CA4F37">
          <w:delText xml:space="preserve">forecast or </w:delText>
        </w:r>
        <w:r w:rsidR="000E1AC7" w:rsidRPr="004F7DBA" w:rsidDel="00CA4F37">
          <w:delText>describe the exact timing</w:delText>
        </w:r>
        <w:r w:rsidR="009D443D" w:rsidRPr="004F7DBA" w:rsidDel="00CA4F37">
          <w:delText xml:space="preserve"> of said optim</w:delText>
        </w:r>
        <w:r w:rsidR="00A306F8" w:rsidDel="00CA4F37">
          <w:delText>a</w:delText>
        </w:r>
      </w:del>
    </w:p>
    <w:p w14:paraId="58AF02E8" w14:textId="3212900B" w:rsidR="0015727F" w:rsidRDefault="000E1AC7" w:rsidP="00A44704">
      <w:pPr>
        <w:spacing w:line="360" w:lineRule="auto"/>
        <w:jc w:val="both"/>
        <w:rPr>
          <w:ins w:id="385" w:author="Alexander Morgan" w:date="2020-11-19T15:02:00Z"/>
        </w:rPr>
      </w:pPr>
      <w:del w:id="386" w:author="Alexander Morgan" w:date="2020-11-19T15:43:00Z">
        <w:r w:rsidRPr="004F7DBA" w:rsidDel="00CA4F37">
          <w:delText>.</w:delText>
        </w:r>
        <w:r w:rsidR="00290F28" w:rsidDel="00CA4F37">
          <w:delText xml:space="preserve"> </w:delText>
        </w:r>
      </w:del>
      <w:moveFromRangeStart w:id="387" w:author="Alexander Morgan" w:date="2020-11-19T11:56:00Z" w:name="move56679411"/>
      <w:moveFrom w:id="388" w:author="Alexander Morgan" w:date="2020-11-19T11:56:00Z">
        <w:del w:id="389" w:author="Alexander Morgan" w:date="2020-11-19T15:50:00Z">
          <w:r w:rsidR="00626BDE" w:rsidDel="00B937C5">
            <w:delText>T</w:delText>
          </w:r>
          <w:r w:rsidR="00E469CC" w:rsidDel="00B937C5">
            <w:delText xml:space="preserve">he socio-economic cost of each </w:delText>
          </w:r>
          <w:r w:rsidR="00E93805" w:rsidDel="00B937C5">
            <w:delText>intervention</w:delText>
          </w:r>
          <w:r w:rsidR="00E469CC" w:rsidDel="00B937C5">
            <w:delText xml:space="preserve"> w</w:delText>
          </w:r>
          <w:r w:rsidR="00E93805" w:rsidDel="00B937C5">
            <w:delText>as</w:delText>
          </w:r>
          <w:r w:rsidR="00E469CC" w:rsidDel="00B937C5">
            <w:delText xml:space="preserve"> </w:delText>
          </w:r>
          <w:r w:rsidR="00F02548" w:rsidDel="00B937C5">
            <w:delText xml:space="preserve">also </w:delText>
          </w:r>
          <w:r w:rsidR="00E469CC" w:rsidDel="00B937C5">
            <w:delText xml:space="preserve">not considered. Factors such as </w:delText>
          </w:r>
          <w:r w:rsidR="00F02548" w:rsidDel="00B937C5">
            <w:delText>adherence</w:delText>
          </w:r>
          <w:r w:rsidR="00E469CC" w:rsidDel="00B937C5">
            <w:delText xml:space="preserve"> have a large impact on</w:delText>
          </w:r>
          <w:r w:rsidR="00E93805" w:rsidDel="00B937C5">
            <w:delText xml:space="preserve"> </w:delText>
          </w:r>
          <w:r w:rsidR="00DC712B" w:rsidDel="00B937C5">
            <w:delText xml:space="preserve">intervention </w:delText>
          </w:r>
          <w:r w:rsidR="00DC712B" w:rsidRPr="00A44704" w:rsidDel="00B937C5">
            <w:delText>efficacy</w:delText>
          </w:r>
          <w:r w:rsidR="00322F52" w:rsidRPr="00A44704" w:rsidDel="00B937C5">
            <w:delText xml:space="preserve"> </w:delText>
          </w:r>
          <w:r w:rsidR="00F02548" w:rsidRPr="00A44704" w:rsidDel="00B937C5">
            <w:fldChar w:fldCharType="begin">
              <w:fldData xml:space="preserve">PEVuZE5vdGU+PENpdGU+PEF1dGhvcj5EYXZpZXM8L0F1dGhvcj48WWVhcj4yMDIwPC9ZZWFyPjxS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</w:fldData>
            </w:fldChar>
          </w:r>
          <w:r w:rsidR="00F02548" w:rsidRPr="00A44704" w:rsidDel="00B937C5">
            <w:delInstrText xml:space="preserve"> ADDIN EN.CITE </w:delInstrText>
          </w:r>
          <w:r w:rsidR="00F02548" w:rsidRPr="00A44704" w:rsidDel="00B937C5">
            <w:fldChar w:fldCharType="begin">
              <w:fldData xml:space="preserve">PEVuZE5vdGU+PENpdGU+PEF1dGhvcj5EYXZpZXM8L0F1dGhvcj48WWVhcj4yMDIwPC9ZZWFyPjxS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</w:fldData>
            </w:fldChar>
          </w:r>
          <w:r w:rsidR="00F02548" w:rsidRPr="00A44704" w:rsidDel="00B937C5">
            <w:delInstrText xml:space="preserve"> ADDIN EN.CITE.DATA </w:delInstrText>
          </w:r>
        </w:del>
      </w:moveFrom>
      <w:del w:id="390" w:author="Alexander Morgan" w:date="2020-11-19T11:56:00Z"/>
      <w:moveFrom w:id="391" w:author="Alexander Morgan" w:date="2020-11-19T11:56:00Z">
        <w:del w:id="392" w:author="Alexander Morgan" w:date="2020-11-19T15:50:00Z">
          <w:r w:rsidR="00F02548" w:rsidRPr="00A44704" w:rsidDel="00B937C5">
            <w:fldChar w:fldCharType="end"/>
          </w:r>
        </w:del>
      </w:moveFrom>
      <w:del w:id="393" w:author="Alexander Morgan" w:date="2020-11-19T11:56:00Z"/>
      <w:moveFrom w:id="394" w:author="Alexander Morgan" w:date="2020-11-19T11:56:00Z">
        <w:del w:id="395" w:author="Alexander Morgan" w:date="2020-11-19T15:50:00Z">
          <w:r w:rsidR="00F02548" w:rsidRPr="00A44704" w:rsidDel="00B937C5">
            <w:fldChar w:fldCharType="separate"/>
          </w:r>
          <w:r w:rsidR="00F02548" w:rsidRPr="00A44704" w:rsidDel="00B937C5">
            <w:rPr>
              <w:noProof/>
            </w:rPr>
            <w:delText>(25)</w:delText>
          </w:r>
          <w:r w:rsidR="00F02548" w:rsidRPr="00A44704" w:rsidDel="00B937C5">
            <w:fldChar w:fldCharType="end"/>
          </w:r>
          <w:r w:rsidR="00E93805" w:rsidRPr="00A44704" w:rsidDel="00B937C5">
            <w:delText>,</w:delText>
          </w:r>
          <w:r w:rsidR="00E469CC" w:rsidDel="00B937C5">
            <w:delText xml:space="preserve"> </w:delText>
          </w:r>
          <w:r w:rsidR="00F02548" w:rsidDel="00B937C5">
            <w:delText xml:space="preserve">and the </w:delText>
          </w:r>
          <w:r w:rsidR="00E93805" w:rsidDel="00B937C5">
            <w:delText>inclusion</w:delText>
          </w:r>
          <w:r w:rsidR="0090155D" w:rsidDel="00B937C5">
            <w:delText xml:space="preserve"> of these factors</w:delText>
          </w:r>
          <w:r w:rsidR="00E93805" w:rsidDel="00B937C5">
            <w:delText xml:space="preserve"> in the model </w:delText>
          </w:r>
          <w:r w:rsidR="00F02548" w:rsidDel="00B937C5">
            <w:delText xml:space="preserve">may </w:delText>
          </w:r>
          <w:r w:rsidR="0090155D" w:rsidDel="00B937C5">
            <w:lastRenderedPageBreak/>
            <w:delText>potentially provid</w:delText>
          </w:r>
          <w:r w:rsidR="00F02548" w:rsidDel="00B937C5">
            <w:delText>e</w:delText>
          </w:r>
          <w:r w:rsidR="00E93805" w:rsidDel="00B937C5">
            <w:delText xml:space="preserve"> support for </w:delText>
          </w:r>
          <w:r w:rsidR="00DC712B" w:rsidDel="00B937C5">
            <w:delText>NPI strategies</w:delText>
          </w:r>
          <w:r w:rsidR="00E93805" w:rsidDel="00B937C5">
            <w:delText xml:space="preserve"> </w:delText>
          </w:r>
          <w:r w:rsidR="00E469CC" w:rsidDel="00B937C5">
            <w:delText xml:space="preserve">with dedicated ramping </w:delText>
          </w:r>
          <w:r w:rsidR="00E93805" w:rsidDel="00B937C5">
            <w:delText>or pulsing</w:delText>
          </w:r>
          <w:r w:rsidR="00E469CC" w:rsidDel="00B937C5">
            <w:delText xml:space="preserve"> periods, </w:delText>
          </w:r>
          <w:r w:rsidR="00E93805" w:rsidDel="00B937C5">
            <w:delText xml:space="preserve">which aim to </w:delText>
          </w:r>
          <w:r w:rsidR="00DC712B" w:rsidDel="00B937C5">
            <w:delText>mitigate</w:delText>
          </w:r>
          <w:r w:rsidR="00E469CC" w:rsidDel="00B937C5">
            <w:delText xml:space="preserve"> the socio-economic effects of strong NPIs. </w:delText>
          </w:r>
        </w:del>
      </w:moveFrom>
      <w:moveFromRangeEnd w:id="387"/>
      <w:moveToRangeStart w:id="396" w:author="Alexander Morgan" w:date="2020-11-19T15:01:00Z" w:name="move56690534"/>
      <w:moveTo w:id="397" w:author="Alexander Morgan" w:date="2020-11-19T15:01:00Z">
        <w:del w:id="398" w:author="Alexander Morgan" w:date="2020-11-19T15:50:00Z">
          <w:r w:rsidR="0015727F" w:rsidDel="00B937C5">
            <w:delText>.</w:delText>
          </w:r>
        </w:del>
        <w:del w:id="399" w:author="Alexander Morgan" w:date="2020-11-19T15:46:00Z">
          <w:r w:rsidR="0015727F" w:rsidDel="00B937C5">
            <w:delText>An assumption of life-long immunity was also made following SARS-COV-2 infection</w:delText>
          </w:r>
        </w:del>
        <w:del w:id="400" w:author="Alexander Morgan" w:date="2020-11-19T15:50:00Z">
          <w:r w:rsidR="0015727F" w:rsidDel="00B937C5">
            <w:delText xml:space="preserve">. </w:delText>
          </w:r>
        </w:del>
        <w:del w:id="401" w:author="Alexander Morgan" w:date="2020-11-19T15:16:00Z">
          <w:r w:rsidR="0015727F" w:rsidDel="00AC7E7A">
            <w:delText xml:space="preserve">This choice was made due to the large amount of uncertainty regarding the immunological characteristics of the virus </w:delText>
          </w:r>
          <w:r w:rsidR="0015727F" w:rsidDel="00AC7E7A">
            <w:fldChar w:fldCharType="begin"/>
          </w:r>
          <w:r w:rsidR="0015727F" w:rsidDel="00AC7E7A">
            <w:delInstrText xml:space="preserve"> ADDIN EN.CITE &lt;EndNote&gt;&lt;Cite&gt;&lt;Author&gt;Mahase&lt;/Author&gt;&lt;Year&gt;2020&lt;/Year&gt;&lt;RecNum&gt;48&lt;/RecNum&gt;&lt;DisplayText&gt;(38)&lt;/DisplayText&gt;&lt;record&gt;&lt;rec-number&gt;48&lt;/rec-number&gt;&lt;foreign-keys&gt;&lt;key app="EN" db-id="ssw09xfaoww2dbetwsrpefx7pr0z0swafa9f" timestamp="1597336803"&gt;48&lt;/key&gt;&lt;/foreign-keys&gt;&lt;ref-type name="Generic"&gt;13&lt;/ref-type&gt;&lt;contributors&gt;&lt;authors&gt;&lt;author&gt;Mahase, Elisabeth&lt;/author&gt;&lt;/authors&gt;&lt;/contributors&gt;&lt;titles&gt;&lt;title&gt;Covid-19: Where are we on immunity and vaccines?&lt;/title&gt;&lt;/titles&gt;&lt;dates&gt;&lt;year&gt;2020&lt;/year&gt;&lt;/dates&gt;&lt;publisher&gt;British Medical Journal Publishing Group&lt;/publisher&gt;&lt;isbn&gt;1756-1833&lt;/isbn&gt;&lt;urls&gt;&lt;/urls&gt;&lt;/record&gt;&lt;/Cite&gt;&lt;/EndNote&gt;</w:delInstrText>
          </w:r>
          <w:r w:rsidR="0015727F" w:rsidDel="00AC7E7A">
            <w:fldChar w:fldCharType="separate"/>
          </w:r>
          <w:r w:rsidR="0015727F" w:rsidDel="00AC7E7A">
            <w:rPr>
              <w:noProof/>
            </w:rPr>
            <w:delText>(38)</w:delText>
          </w:r>
          <w:r w:rsidR="0015727F" w:rsidDel="00AC7E7A">
            <w:fldChar w:fldCharType="end"/>
          </w:r>
          <w:r w:rsidR="0015727F" w:rsidDel="00AC7E7A">
            <w:delText xml:space="preserve">. </w:delText>
          </w:r>
        </w:del>
        <w:del w:id="402" w:author="Alexander Morgan" w:date="2020-11-19T15:10:00Z">
          <w:r w:rsidR="0015727F" w:rsidDel="00AC7E7A">
            <w:delText xml:space="preserve">Future research could include modelling impact of waning immunity or serological cross-reactivity and how this could impact the optimal and suboptimal parameter spaces highlighted in this study </w:delText>
          </w:r>
          <w:r w:rsidR="0015727F" w:rsidDel="00AC7E7A">
            <w:fldChar w:fldCharType="begin">
              <w:fldData xml:space="preserve">PEVuZE5vdGU+PENpdGU+PEF1dGhvcj5LaXNzbGVyPC9BdXRob3I+PFllYXI+MjAyMDwvWWVhcj48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</w:fldData>
            </w:fldChar>
          </w:r>
          <w:r w:rsidR="0015727F" w:rsidDel="00AC7E7A">
            <w:delInstrText xml:space="preserve"> ADDIN EN.CITE </w:delInstrText>
          </w:r>
          <w:r w:rsidR="0015727F" w:rsidDel="00AC7E7A">
            <w:fldChar w:fldCharType="begin">
              <w:fldData xml:space="preserve">PEVuZE5vdGU+PENpdGU+PEF1dGhvcj5LaXNzbGVyPC9BdXRob3I+PFllYXI+MjAyMDwvWWVhcj48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</w:fldData>
            </w:fldChar>
          </w:r>
          <w:r w:rsidR="0015727F" w:rsidDel="00AC7E7A">
            <w:delInstrText xml:space="preserve"> ADDIN EN.CITE.DATA </w:delInstrText>
          </w:r>
        </w:del>
      </w:moveTo>
      <w:ins w:id="403" w:author="Alexander Morgan" w:date="2020-11-19T15:01:00Z">
        <w:del w:id="404" w:author="Alexander Morgan" w:date="2020-11-19T15:10:00Z"/>
      </w:ins>
      <w:moveTo w:id="405" w:author="Alexander Morgan" w:date="2020-11-19T15:01:00Z">
        <w:del w:id="406" w:author="Alexander Morgan" w:date="2020-11-19T15:10:00Z">
          <w:r w:rsidR="0015727F" w:rsidDel="00AC7E7A">
            <w:fldChar w:fldCharType="end"/>
          </w:r>
        </w:del>
      </w:moveTo>
      <w:ins w:id="407" w:author="Alexander Morgan" w:date="2020-11-19T15:01:00Z">
        <w:del w:id="408" w:author="Alexander Morgan" w:date="2020-11-19T15:10:00Z"/>
      </w:ins>
      <w:moveTo w:id="409" w:author="Alexander Morgan" w:date="2020-11-19T15:01:00Z">
        <w:del w:id="410" w:author="Alexander Morgan" w:date="2020-11-19T15:10:00Z">
          <w:r w:rsidR="0015727F" w:rsidDel="00AC7E7A">
            <w:fldChar w:fldCharType="separate"/>
          </w:r>
          <w:r w:rsidR="0015727F" w:rsidDel="00AC7E7A">
            <w:rPr>
              <w:noProof/>
            </w:rPr>
            <w:delText>(39)</w:delText>
          </w:r>
          <w:r w:rsidR="0015727F" w:rsidDel="00AC7E7A">
            <w:fldChar w:fldCharType="end"/>
          </w:r>
          <w:r w:rsidR="0015727F" w:rsidDel="00AC7E7A">
            <w:delText>.</w:delText>
          </w:r>
        </w:del>
      </w:moveTo>
      <w:moveToRangeEnd w:id="396"/>
    </w:p>
    <w:p w14:paraId="5D21D847" w14:textId="77777777" w:rsidR="0015727F" w:rsidRDefault="0015727F" w:rsidP="00A44704">
      <w:pPr>
        <w:spacing w:line="360" w:lineRule="auto"/>
        <w:jc w:val="both"/>
      </w:pPr>
    </w:p>
    <w:p w14:paraId="5AED726F" w14:textId="2E65D33E" w:rsidR="00A457A4" w:rsidRDefault="007271CB" w:rsidP="00A44704">
      <w:pPr>
        <w:spacing w:line="360" w:lineRule="auto"/>
        <w:jc w:val="both"/>
      </w:pPr>
      <w:moveToRangeStart w:id="411" w:author="Alexander Morgan" w:date="2020-11-19T11:56:00Z" w:name="move56679411"/>
      <w:moveTo w:id="412" w:author="Alexander Morgan" w:date="2020-11-19T11:56:00Z">
        <w:r>
          <w:t xml:space="preserve">The socio-economic cost of each intervention was also not considered. Factors such as adherence have a large impact on intervention </w:t>
        </w:r>
        <w:r w:rsidRPr="00A44704">
          <w:t xml:space="preserve">efficacy </w:t>
        </w:r>
        <w:r w:rsidRPr="00A44704">
          <w:fldChar w:fldCharType="begin">
            <w:fldData xml:space="preserve">PEVuZE5vdGU+PENpdGU+PEF1dGhvcj5EYXZpZXM8L0F1dGhvcj48WWVhcj4yMDIwPC9ZZWFyPjxS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</w:fldData>
          </w:fldChar>
        </w:r>
        <w:r w:rsidRPr="00A44704">
          <w:instrText xml:space="preserve"> ADDIN EN.CITE </w:instrText>
        </w:r>
        <w:r w:rsidRPr="00A44704">
          <w:fldChar w:fldCharType="begin">
            <w:fldData xml:space="preserve">PEVuZE5vdGU+PENpdGU+PEF1dGhvcj5EYXZpZXM8L0F1dGhvcj48WWVhcj4yMDIwPC9ZZWFyPjxS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</w:fldData>
          </w:fldChar>
        </w:r>
        <w:r w:rsidRPr="00A44704">
          <w:instrText xml:space="preserve"> ADDIN EN.CITE.DATA </w:instrText>
        </w:r>
      </w:moveTo>
      <w:ins w:id="413" w:author="Alexander Morgan" w:date="2020-11-19T11:56:00Z"/>
      <w:moveTo w:id="414" w:author="Alexander Morgan" w:date="2020-11-19T11:56:00Z">
        <w:r w:rsidRPr="00A44704">
          <w:fldChar w:fldCharType="end"/>
        </w:r>
      </w:moveTo>
      <w:ins w:id="415" w:author="Alexander Morgan" w:date="2020-11-19T11:56:00Z"/>
      <w:moveTo w:id="416" w:author="Alexander Morgan" w:date="2020-11-19T11:56:00Z">
        <w:r w:rsidRPr="00A44704">
          <w:fldChar w:fldCharType="separate"/>
        </w:r>
        <w:r w:rsidRPr="00A44704">
          <w:rPr>
            <w:noProof/>
          </w:rPr>
          <w:t>(25)</w:t>
        </w:r>
        <w:r w:rsidRPr="00A44704">
          <w:fldChar w:fldCharType="end"/>
        </w:r>
        <w:r w:rsidRPr="00A44704">
          <w:t>,</w:t>
        </w:r>
        <w:r>
          <w:t xml:space="preserve"> and the inclusion of these factors in the model may potentially provide support for NPI strategies with dedicated ramping or pulsing periods, which aim to mitigate the socio-economic effects of strong NPIs. </w:t>
        </w:r>
      </w:moveTo>
      <w:moveFromRangeStart w:id="417" w:author="Alexander Morgan" w:date="2020-11-19T15:01:00Z" w:name="move56690534"/>
      <w:moveToRangeEnd w:id="411"/>
      <w:moveFrom w:id="418" w:author="Alexander Morgan" w:date="2020-11-19T15:01:00Z">
        <w:r w:rsidDel="0015727F">
          <w:t>.</w:t>
        </w:r>
        <w:r w:rsidR="00E56DEB" w:rsidDel="0015727F">
          <w:t>A</w:t>
        </w:r>
        <w:r w:rsidR="000E1AC7" w:rsidDel="0015727F">
          <w:t xml:space="preserve">n assumption of life-long immunity was also </w:t>
        </w:r>
        <w:r w:rsidR="00B93C9A" w:rsidDel="0015727F">
          <w:t>made</w:t>
        </w:r>
        <w:r w:rsidR="000E1AC7" w:rsidDel="0015727F">
          <w:t xml:space="preserve"> following SARS-COV-2 infection. This choice was made due to the large amount of uncertainty regarding the immunological characteristics of the virus</w:t>
        </w:r>
        <w:r w:rsidR="002A6E5D" w:rsidDel="0015727F">
          <w:t xml:space="preserve"> </w:t>
        </w:r>
        <w:r w:rsidR="002A6E5D" w:rsidDel="0015727F">
          <w:fldChar w:fldCharType="begin"/>
        </w:r>
        <w:r w:rsidR="00C7778D" w:rsidDel="0015727F">
          <w:instrText xml:space="preserve"> ADDIN EN.CITE &lt;EndNote&gt;&lt;Cite&gt;&lt;Author&gt;Mahase&lt;/Author&gt;&lt;Year&gt;2020&lt;/Year&gt;&lt;RecNum&gt;48&lt;/RecNum&gt;&lt;DisplayText&gt;(38)&lt;/DisplayText&gt;&lt;record&gt;&lt;rec-number&gt;48&lt;/rec-number&gt;&lt;foreign-keys&gt;&lt;key app="EN" db-id="ssw09xfaoww2dbetwsrpefx7pr0z0swafa9f" timestamp="1597336803"&gt;48&lt;/key&gt;&lt;/foreign-keys&gt;&lt;ref-type name="Generic"&gt;13&lt;/ref-type&gt;&lt;contributors&gt;&lt;authors&gt;&lt;author&gt;Mahase, Elisabeth&lt;/author&gt;&lt;/authors&gt;&lt;/contributors&gt;&lt;titles&gt;&lt;title&gt;Covid-19: Where are we on immunity and vaccines?&lt;/title&gt;&lt;/titles&gt;&lt;dates&gt;&lt;year&gt;2020&lt;/year&gt;&lt;/dates&gt;&lt;publisher&gt;British Medical Journal Publishing Group&lt;/publisher&gt;&lt;isbn&gt;1756-1833&lt;/isbn&gt;&lt;urls&gt;&lt;/urls&gt;&lt;/record&gt;&lt;/Cite&gt;&lt;/EndNote&gt;</w:instrText>
        </w:r>
        <w:r w:rsidR="002A6E5D" w:rsidDel="0015727F">
          <w:fldChar w:fldCharType="separate"/>
        </w:r>
        <w:r w:rsidR="00C7778D" w:rsidDel="0015727F">
          <w:rPr>
            <w:noProof/>
          </w:rPr>
          <w:t>(38)</w:t>
        </w:r>
        <w:r w:rsidR="002A6E5D" w:rsidDel="0015727F">
          <w:fldChar w:fldCharType="end"/>
        </w:r>
        <w:r w:rsidR="000E1AC7" w:rsidDel="0015727F">
          <w:t xml:space="preserve">. </w:t>
        </w:r>
        <w:r w:rsidR="00F02548" w:rsidDel="0015727F">
          <w:t>F</w:t>
        </w:r>
        <w:r w:rsidR="00525DE0" w:rsidDel="0015727F">
          <w:t xml:space="preserve">uture research </w:t>
        </w:r>
        <w:r w:rsidR="009D443D" w:rsidDel="0015727F">
          <w:t xml:space="preserve">could include </w:t>
        </w:r>
        <w:r w:rsidR="00525DE0" w:rsidDel="0015727F">
          <w:t>modelling</w:t>
        </w:r>
        <w:r w:rsidR="009D443D" w:rsidDel="0015727F">
          <w:t xml:space="preserve"> impact of waning immunity or </w:t>
        </w:r>
        <w:r w:rsidR="00496AA8" w:rsidDel="0015727F">
          <w:t xml:space="preserve">serological </w:t>
        </w:r>
        <w:r w:rsidR="009D443D" w:rsidDel="0015727F">
          <w:t xml:space="preserve">cross-reactivity </w:t>
        </w:r>
        <w:r w:rsidR="00525DE0" w:rsidDel="0015727F">
          <w:t>and how this could impact the optimal and suboptimal parameter spaces highlighted in this study</w:t>
        </w:r>
        <w:r w:rsidR="00341BF0" w:rsidDel="0015727F">
          <w:t xml:space="preserve"> </w:t>
        </w:r>
        <w:r w:rsidR="000564B6" w:rsidDel="0015727F">
          <w:fldChar w:fldCharType="begin">
            <w:fldData xml:space="preserve">PEVuZE5vdGU+PENpdGU+PEF1dGhvcj5LaXNzbGVyPC9BdXRob3I+PFllYXI+MjAyMDwvWWVhcj48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</w:fldData>
          </w:fldChar>
        </w:r>
        <w:r w:rsidR="00C7778D" w:rsidDel="0015727F">
          <w:instrText xml:space="preserve"> ADDIN EN.CITE </w:instrText>
        </w:r>
        <w:r w:rsidR="00C7778D" w:rsidDel="0015727F">
          <w:fldChar w:fldCharType="begin">
            <w:fldData xml:space="preserve">PEVuZE5vdGU+PENpdGU+PEF1dGhvcj5LaXNzbGVyPC9BdXRob3I+PFllYXI+MjAyMDwvWWVhcj48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</w:fldData>
          </w:fldChar>
        </w:r>
        <w:r w:rsidR="00C7778D" w:rsidDel="0015727F">
          <w:instrText xml:space="preserve"> ADDIN EN.CITE.DATA </w:instrText>
        </w:r>
      </w:moveFrom>
      <w:del w:id="419" w:author="Alexander Morgan" w:date="2020-11-19T15:01:00Z"/>
      <w:moveFrom w:id="420" w:author="Alexander Morgan" w:date="2020-11-19T15:01:00Z">
        <w:r w:rsidR="00C7778D" w:rsidDel="0015727F">
          <w:fldChar w:fldCharType="end"/>
        </w:r>
      </w:moveFrom>
      <w:del w:id="421" w:author="Alexander Morgan" w:date="2020-11-19T15:01:00Z"/>
      <w:moveFrom w:id="422" w:author="Alexander Morgan" w:date="2020-11-19T15:01:00Z">
        <w:r w:rsidR="000564B6" w:rsidDel="0015727F">
          <w:fldChar w:fldCharType="separate"/>
        </w:r>
        <w:r w:rsidR="00C7778D" w:rsidDel="0015727F">
          <w:rPr>
            <w:noProof/>
          </w:rPr>
          <w:t>(39)</w:t>
        </w:r>
        <w:r w:rsidR="000564B6" w:rsidDel="0015727F">
          <w:fldChar w:fldCharType="end"/>
        </w:r>
        <w:r w:rsidR="00525DE0" w:rsidDel="0015727F">
          <w:t>.</w:t>
        </w:r>
        <w:r w:rsidR="00C610C2" w:rsidDel="0015727F">
          <w:rPr>
            <w:b/>
            <w:bCs/>
          </w:rPr>
          <w:t xml:space="preserve"> </w:t>
        </w:r>
      </w:moveFrom>
      <w:moveFromRangeEnd w:id="417"/>
      <w:r w:rsidR="000E1AC7">
        <w:t xml:space="preserve">A relatively simple disease metric was also used for this study, with an optimal intervention able to reduce maximum peak prevalence, </w:t>
      </w:r>
      <w:r w:rsidR="000E1AC7" w:rsidRPr="00B65188">
        <w:rPr>
          <w:i/>
          <w:iCs/>
        </w:rPr>
        <w:t>I</w:t>
      </w:r>
      <w:r w:rsidR="000E1AC7" w:rsidRPr="00B65188">
        <w:rPr>
          <w:i/>
          <w:iCs/>
          <w:vertAlign w:val="subscript"/>
        </w:rPr>
        <w:t>max</w:t>
      </w:r>
      <w:r w:rsidR="000E1AC7">
        <w:t xml:space="preserve">, and </w:t>
      </w:r>
      <w:r w:rsidR="009C6C85">
        <w:t>attack rate</w:t>
      </w:r>
      <w:r w:rsidR="000E1AC7">
        <w:t xml:space="preserve">, </w:t>
      </w:r>
      <w:proofErr w:type="spellStart"/>
      <w:r w:rsidR="000E1AC7" w:rsidRPr="00B65188">
        <w:rPr>
          <w:i/>
          <w:iCs/>
        </w:rPr>
        <w:t>I</w:t>
      </w:r>
      <w:r w:rsidR="000E1AC7" w:rsidRPr="004A2FC1">
        <w:rPr>
          <w:i/>
          <w:iCs/>
          <w:vertAlign w:val="subscript"/>
        </w:rPr>
        <w:t>c</w:t>
      </w:r>
      <w:proofErr w:type="spellEnd"/>
      <w:r w:rsidR="000E1AC7" w:rsidRPr="00B65188">
        <w:rPr>
          <w:i/>
          <w:iCs/>
        </w:rPr>
        <w:t>(</w:t>
      </w:r>
      <w:proofErr w:type="spellStart"/>
      <w:r w:rsidR="00CF5AE9">
        <w:rPr>
          <w:rFonts w:cstheme="minorHAnsi"/>
          <w:i/>
          <w:iCs/>
        </w:rPr>
        <w:t>t</w:t>
      </w:r>
      <w:r w:rsidR="00CF5AE9" w:rsidRPr="00CF5AE9">
        <w:rPr>
          <w:rFonts w:cstheme="minorHAnsi"/>
          <w:i/>
          <w:iCs/>
          <w:vertAlign w:val="subscript"/>
        </w:rPr>
        <w:t>max</w:t>
      </w:r>
      <w:proofErr w:type="spellEnd"/>
      <w:r w:rsidR="000E1AC7" w:rsidRPr="00B65188">
        <w:rPr>
          <w:i/>
          <w:iCs/>
        </w:rPr>
        <w:t>)</w:t>
      </w:r>
      <w:r w:rsidR="000E1AC7">
        <w:t xml:space="preserve">. While outside of the scope of this study, the use of </w:t>
      </w:r>
      <w:r w:rsidR="002D601E">
        <w:t>other</w:t>
      </w:r>
      <w:r w:rsidR="000E1AC7">
        <w:t xml:space="preserve"> epidemiologically relevant outcome measures such as occupied ICU capacity or deaths per 100,000 population may be of interest when investigating optimal COVID-19 interventions in a more policy-relevant context. This could also be complemented by an exploration into the impact of individual or population level variation of risk on intervention optimisation</w:t>
      </w:r>
      <w:r w:rsidR="000564B6">
        <w:t xml:space="preserve"> </w:t>
      </w:r>
      <w:r w:rsidR="000564B6">
        <w:fldChar w:fldCharType="begin">
          <w:fldData xml:space="preserve">PEVuZE5vdGU+PENpdGU+PEF1dGhvcj5Hb21lczwvQXV0aG9yPjxZZWFyPjIwMjA8L1llYXI+PFJl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</w:fldData>
        </w:fldChar>
      </w:r>
      <w:r w:rsidR="00C7778D">
        <w:instrText xml:space="preserve"> ADDIN EN.CITE </w:instrText>
      </w:r>
      <w:r w:rsidR="00C7778D">
        <w:fldChar w:fldCharType="begin">
          <w:fldData xml:space="preserve">PEVuZE5vdGU+PENpdGU+PEF1dGhvcj5Hb21lczwvQXV0aG9yPjxZZWFyPjIwMjA8L1llYXI+PFJl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</w:fldData>
        </w:fldChar>
      </w:r>
      <w:r w:rsidR="00C7778D">
        <w:instrText xml:space="preserve"> ADDIN EN.CITE.DATA </w:instrText>
      </w:r>
      <w:r w:rsidR="00C7778D">
        <w:fldChar w:fldCharType="end"/>
      </w:r>
      <w:r w:rsidR="000564B6">
        <w:fldChar w:fldCharType="separate"/>
      </w:r>
      <w:r w:rsidR="00C7778D">
        <w:rPr>
          <w:noProof/>
        </w:rPr>
        <w:t>(40-42)</w:t>
      </w:r>
      <w:r w:rsidR="000564B6">
        <w:fldChar w:fldCharType="end"/>
      </w:r>
      <w:r w:rsidR="000E1AC7">
        <w:t xml:space="preserve">.  </w:t>
      </w:r>
    </w:p>
    <w:bookmarkEnd w:id="196"/>
    <w:p w14:paraId="4DD172CB" w14:textId="77777777" w:rsidR="00B46082" w:rsidRDefault="00B46082" w:rsidP="00A44704">
      <w:pPr>
        <w:spacing w:after="0" w:line="360" w:lineRule="auto"/>
        <w:jc w:val="both"/>
        <w:rPr>
          <w:b/>
          <w:bCs/>
          <w:u w:val="single"/>
        </w:rPr>
      </w:pPr>
    </w:p>
    <w:p w14:paraId="242E8249" w14:textId="24C26AB6" w:rsidR="00CC795D" w:rsidRDefault="00902A25" w:rsidP="00A44704">
      <w:pPr>
        <w:spacing w:after="0" w:line="360" w:lineRule="auto"/>
        <w:jc w:val="both"/>
        <w:rPr>
          <w:ins w:id="423" w:author="Alexander Morgan" w:date="2020-11-20T11:53:00Z"/>
          <w:rFonts w:cstheme="minorHAnsi"/>
        </w:rPr>
      </w:pPr>
      <w:r w:rsidRPr="00D4796E">
        <w:rPr>
          <w:rFonts w:cstheme="minorHAnsi"/>
        </w:rPr>
        <w:t xml:space="preserve">NPI optimisation has been highlighted </w:t>
      </w:r>
      <w:r w:rsidR="00496AA8" w:rsidRPr="00D4796E">
        <w:rPr>
          <w:rFonts w:cstheme="minorHAnsi"/>
        </w:rPr>
        <w:t xml:space="preserve">in this study </w:t>
      </w:r>
      <w:r w:rsidRPr="00D4796E">
        <w:rPr>
          <w:rFonts w:cstheme="minorHAnsi"/>
        </w:rPr>
        <w:t xml:space="preserve">as a powerful tool to greatly mitigate the </w:t>
      </w:r>
      <w:r w:rsidR="001D3F02" w:rsidRPr="00D4796E">
        <w:rPr>
          <w:rFonts w:cstheme="minorHAnsi"/>
        </w:rPr>
        <w:t>epidemiological</w:t>
      </w:r>
      <w:r w:rsidRPr="00D4796E">
        <w:rPr>
          <w:rFonts w:cstheme="minorHAnsi"/>
        </w:rPr>
        <w:t xml:space="preserve"> impacts of a COVID-19 outbreak. This can be considered of </w:t>
      </w:r>
      <w:r w:rsidR="00F772E5" w:rsidRPr="00D4796E">
        <w:rPr>
          <w:rFonts w:cstheme="minorHAnsi"/>
        </w:rPr>
        <w:t>significant</w:t>
      </w:r>
      <w:r w:rsidRPr="00D4796E">
        <w:rPr>
          <w:rFonts w:cstheme="minorHAnsi"/>
        </w:rPr>
        <w:t xml:space="preserve"> relevance, with the</w:t>
      </w:r>
      <w:r w:rsidR="00F772E5" w:rsidRPr="00D4796E">
        <w:rPr>
          <w:rFonts w:cstheme="minorHAnsi"/>
        </w:rPr>
        <w:t xml:space="preserve"> recent</w:t>
      </w:r>
      <w:r w:rsidRPr="00D4796E">
        <w:rPr>
          <w:rFonts w:cstheme="minorHAnsi"/>
        </w:rPr>
        <w:t xml:space="preserve"> reinstitution of NPIs and </w:t>
      </w:r>
      <w:r w:rsidR="0091362B" w:rsidRPr="00D4796E">
        <w:rPr>
          <w:rFonts w:cstheme="minorHAnsi"/>
        </w:rPr>
        <w:t>stricter</w:t>
      </w:r>
      <w:r w:rsidR="0091362B">
        <w:rPr>
          <w:rFonts w:cstheme="minorHAnsi"/>
        </w:rPr>
        <w:t xml:space="preserve"> measures</w:t>
      </w:r>
      <w:r>
        <w:rPr>
          <w:rFonts w:cstheme="minorHAnsi"/>
        </w:rPr>
        <w:t xml:space="preserve"> being used to combat resurgent outbreaks. However, the results described in this study are highly nuanced, with narrow intervention optim</w:t>
      </w:r>
      <w:r w:rsidR="00A306F8">
        <w:rPr>
          <w:rFonts w:cstheme="minorHAnsi"/>
        </w:rPr>
        <w:t>a</w:t>
      </w:r>
      <w:r>
        <w:rPr>
          <w:rFonts w:cstheme="minorHAnsi"/>
        </w:rPr>
        <w:t xml:space="preserve"> and a number of other factors likely preventing the trajectory of an epidemic conforming uniformly to the dynamics observed in this study. </w:t>
      </w:r>
      <w:r w:rsidR="00F772E5">
        <w:rPr>
          <w:rFonts w:cstheme="minorHAnsi"/>
        </w:rPr>
        <w:t>We highlight suboptimal interventions as an alternative policy option</w:t>
      </w:r>
      <w:r>
        <w:rPr>
          <w:rFonts w:cstheme="minorHAnsi"/>
        </w:rPr>
        <w:t xml:space="preserve">, </w:t>
      </w:r>
      <w:r w:rsidR="00F772E5">
        <w:rPr>
          <w:rFonts w:cstheme="minorHAnsi"/>
        </w:rPr>
        <w:t xml:space="preserve">with these interventions being less prone to implementation error </w:t>
      </w:r>
      <w:r w:rsidR="000C2CE5">
        <w:rPr>
          <w:rFonts w:cstheme="minorHAnsi"/>
        </w:rPr>
        <w:t xml:space="preserve">and more robust to epidemiological uncertainty. These interventions have </w:t>
      </w:r>
      <w:r w:rsidR="00F772E5">
        <w:rPr>
          <w:rFonts w:cstheme="minorHAnsi"/>
        </w:rPr>
        <w:t xml:space="preserve">the </w:t>
      </w:r>
      <w:r>
        <w:rPr>
          <w:rFonts w:cstheme="minorHAnsi"/>
        </w:rPr>
        <w:t>additional benefit of being a risk-averse approach</w:t>
      </w:r>
      <w:r w:rsidR="000C2CE5">
        <w:rPr>
          <w:rFonts w:cstheme="minorHAnsi"/>
        </w:rPr>
        <w:t xml:space="preserve">, often </w:t>
      </w:r>
      <w:r w:rsidR="00F772E5">
        <w:rPr>
          <w:rFonts w:cstheme="minorHAnsi"/>
        </w:rPr>
        <w:t xml:space="preserve"> </w:t>
      </w:r>
      <w:r>
        <w:rPr>
          <w:rFonts w:cstheme="minorHAnsi"/>
        </w:rPr>
        <w:t xml:space="preserve">favourable during the initial stages of the outbreak, where </w:t>
      </w:r>
      <w:r w:rsidR="000C2CE5">
        <w:rPr>
          <w:rFonts w:cstheme="minorHAnsi"/>
        </w:rPr>
        <w:t xml:space="preserve">the </w:t>
      </w:r>
      <w:r>
        <w:rPr>
          <w:rFonts w:cstheme="minorHAnsi"/>
        </w:rPr>
        <w:t>impact of risky public health policy can lead to disastrous consequences.</w:t>
      </w:r>
      <w:r w:rsidR="00F772E5" w:rsidRPr="00F772E5">
        <w:rPr>
          <w:rFonts w:cstheme="minorHAnsi"/>
        </w:rPr>
        <w:t xml:space="preserve"> </w:t>
      </w:r>
      <w:ins w:id="424" w:author="Alexander Morgan" w:date="2020-11-20T11:28:00Z">
        <w:r w:rsidR="000446A3">
          <w:rPr>
            <w:rFonts w:cstheme="minorHAnsi"/>
          </w:rPr>
          <w:t>We also note t</w:t>
        </w:r>
      </w:ins>
      <w:ins w:id="425" w:author="Alexander Morgan" w:date="2020-11-20T11:29:00Z">
        <w:r w:rsidR="000446A3">
          <w:rPr>
            <w:rFonts w:cstheme="minorHAnsi"/>
          </w:rPr>
          <w:t xml:space="preserve">hat the sensitivity analysis based framework used in </w:t>
        </w:r>
        <w:r w:rsidR="000446A3">
          <w:rPr>
            <w:rFonts w:cstheme="minorHAnsi"/>
          </w:rPr>
          <w:lastRenderedPageBreak/>
          <w:t>this study is widely applicable to ot</w:t>
        </w:r>
      </w:ins>
      <w:ins w:id="426" w:author="Alexander Morgan" w:date="2020-11-20T11:30:00Z">
        <w:r w:rsidR="000446A3">
          <w:rPr>
            <w:rFonts w:cstheme="minorHAnsi"/>
          </w:rPr>
          <w:t>her immunising pathogens</w:t>
        </w:r>
      </w:ins>
      <w:ins w:id="427" w:author="Alexander Morgan" w:date="2020-11-20T11:59:00Z">
        <w:r w:rsidR="00D509D6">
          <w:rPr>
            <w:rFonts w:cstheme="minorHAnsi"/>
          </w:rPr>
          <w:t>,</w:t>
        </w:r>
      </w:ins>
      <w:ins w:id="428" w:author="Alexander Morgan" w:date="2020-11-20T11:30:00Z">
        <w:r w:rsidR="000446A3">
          <w:rPr>
            <w:rFonts w:cstheme="minorHAnsi"/>
          </w:rPr>
          <w:t xml:space="preserve"> where transmission can be mitigated through non-pharmaceutical interventions. </w:t>
        </w:r>
      </w:ins>
      <w:ins w:id="429" w:author="Alexander Morgan" w:date="2020-11-20T11:33:00Z">
        <w:r w:rsidR="000D4C5A">
          <w:rPr>
            <w:rFonts w:cstheme="minorHAnsi"/>
          </w:rPr>
          <w:t xml:space="preserve">This has potential benefit in emerging outbreak scenarios </w:t>
        </w:r>
      </w:ins>
    </w:p>
    <w:p w14:paraId="37A66C21" w14:textId="15BC8D91" w:rsidR="0050670C" w:rsidDel="00CC795D" w:rsidRDefault="000D4C5A" w:rsidP="00A44704">
      <w:pPr>
        <w:spacing w:after="0" w:line="360" w:lineRule="auto"/>
        <w:jc w:val="both"/>
        <w:rPr>
          <w:del w:id="430" w:author="Alexander Morgan" w:date="2020-11-20T11:48:00Z"/>
          <w:rFonts w:cstheme="minorHAnsi"/>
        </w:rPr>
      </w:pPr>
      <w:ins w:id="431" w:author="Alexander Morgan" w:date="2020-11-20T11:35:00Z">
        <w:r>
          <w:rPr>
            <w:rFonts w:cstheme="minorHAnsi"/>
          </w:rPr>
          <w:t>where</w:t>
        </w:r>
      </w:ins>
      <w:ins w:id="432" w:author="Alexander Morgan" w:date="2020-11-20T11:39:00Z">
        <w:r>
          <w:rPr>
            <w:rFonts w:cstheme="minorHAnsi"/>
          </w:rPr>
          <w:t xml:space="preserve"> the</w:t>
        </w:r>
      </w:ins>
      <w:ins w:id="433" w:author="Alexander Morgan" w:date="2020-11-20T11:35:00Z">
        <w:r>
          <w:rPr>
            <w:rFonts w:cstheme="minorHAnsi"/>
          </w:rPr>
          <w:t xml:space="preserve"> rapid identification of optimal (or sub</w:t>
        </w:r>
      </w:ins>
      <w:ins w:id="434" w:author="Alexander Morgan" w:date="2020-11-20T11:36:00Z">
        <w:r>
          <w:rPr>
            <w:rFonts w:cstheme="minorHAnsi"/>
          </w:rPr>
          <w:t>-optimal) NPI introduction</w:t>
        </w:r>
      </w:ins>
      <w:ins w:id="435" w:author="Alexander Morgan" w:date="2020-11-20T11:48:00Z">
        <w:r w:rsidR="00CC795D">
          <w:rPr>
            <w:rFonts w:cstheme="minorHAnsi"/>
          </w:rPr>
          <w:t>s</w:t>
        </w:r>
      </w:ins>
      <w:ins w:id="436" w:author="Alexander Morgan" w:date="2020-11-20T11:36:00Z">
        <w:r>
          <w:rPr>
            <w:rFonts w:cstheme="minorHAnsi"/>
          </w:rPr>
          <w:t xml:space="preserve"> </w:t>
        </w:r>
      </w:ins>
      <w:ins w:id="437" w:author="Alexander Morgan" w:date="2020-11-20T11:46:00Z">
        <w:r w:rsidR="00CC795D">
          <w:rPr>
            <w:rFonts w:cstheme="minorHAnsi"/>
          </w:rPr>
          <w:t>could</w:t>
        </w:r>
      </w:ins>
      <w:ins w:id="438" w:author="Alexander Morgan" w:date="2020-11-20T11:59:00Z">
        <w:r w:rsidR="00D509D6">
          <w:rPr>
            <w:rFonts w:cstheme="minorHAnsi"/>
          </w:rPr>
          <w:t xml:space="preserve"> help</w:t>
        </w:r>
      </w:ins>
      <w:ins w:id="439" w:author="Alexander Morgan" w:date="2020-11-20T11:46:00Z">
        <w:r w:rsidR="00CC795D">
          <w:rPr>
            <w:rFonts w:cstheme="minorHAnsi"/>
          </w:rPr>
          <w:t xml:space="preserve"> </w:t>
        </w:r>
      </w:ins>
      <w:ins w:id="440" w:author="Alexander Morgan" w:date="2020-11-20T11:59:00Z">
        <w:r w:rsidR="00D509D6">
          <w:rPr>
            <w:rFonts w:cstheme="minorHAnsi"/>
          </w:rPr>
          <w:t>identify the potential outcomes associated with different</w:t>
        </w:r>
      </w:ins>
      <w:ins w:id="441" w:author="Alexander Morgan" w:date="2020-11-20T12:00:00Z">
        <w:r w:rsidR="00D509D6">
          <w:rPr>
            <w:rFonts w:cstheme="minorHAnsi"/>
          </w:rPr>
          <w:t xml:space="preserve"> proposed</w:t>
        </w:r>
      </w:ins>
      <w:ins w:id="442" w:author="Alexander Morgan" w:date="2020-11-20T11:59:00Z">
        <w:r w:rsidR="00D509D6">
          <w:rPr>
            <w:rFonts w:cstheme="minorHAnsi"/>
          </w:rPr>
          <w:t xml:space="preserve"> </w:t>
        </w:r>
      </w:ins>
      <w:ins w:id="443" w:author="Alexander Morgan" w:date="2020-11-20T12:00:00Z">
        <w:r w:rsidR="00D509D6">
          <w:rPr>
            <w:rFonts w:cstheme="minorHAnsi"/>
          </w:rPr>
          <w:t xml:space="preserve">intervention strategies and ultimately </w:t>
        </w:r>
      </w:ins>
      <w:ins w:id="444" w:author="Alexander Morgan" w:date="2020-11-20T11:58:00Z">
        <w:r w:rsidR="00D509D6">
          <w:rPr>
            <w:rFonts w:cstheme="minorHAnsi"/>
          </w:rPr>
          <w:t xml:space="preserve">help add to the </w:t>
        </w:r>
      </w:ins>
      <w:ins w:id="445" w:author="Alexander Morgan" w:date="2020-11-20T11:47:00Z">
        <w:r w:rsidR="00CC795D">
          <w:rPr>
            <w:rFonts w:cstheme="minorHAnsi"/>
          </w:rPr>
          <w:t xml:space="preserve">evidence base for outbreak response. </w:t>
        </w:r>
      </w:ins>
    </w:p>
    <w:p w14:paraId="391AB6F4" w14:textId="77777777" w:rsidR="0050670C" w:rsidRDefault="0050670C" w:rsidP="00A44704">
      <w:pPr>
        <w:spacing w:after="0" w:line="360" w:lineRule="auto"/>
        <w:jc w:val="both"/>
        <w:rPr>
          <w:rFonts w:cstheme="minorHAnsi"/>
        </w:rPr>
      </w:pPr>
    </w:p>
    <w:p w14:paraId="112D18B3" w14:textId="2B0C835B" w:rsidR="00F772E5" w:rsidRDefault="00F772E5" w:rsidP="00A44704">
      <w:pPr>
        <w:spacing w:after="0" w:line="360" w:lineRule="auto"/>
        <w:jc w:val="both"/>
        <w:rPr>
          <w:rFonts w:cstheme="minorHAnsi"/>
        </w:rPr>
      </w:pPr>
      <w:r>
        <w:rPr>
          <w:rFonts w:cstheme="minorHAnsi"/>
        </w:rPr>
        <w:t>Finally,</w:t>
      </w:r>
      <w:r w:rsidRPr="00F772E5">
        <w:rPr>
          <w:rFonts w:cstheme="minorHAnsi"/>
        </w:rPr>
        <w:t xml:space="preserve"> </w:t>
      </w:r>
      <w:r>
        <w:rPr>
          <w:rFonts w:cstheme="minorHAnsi"/>
        </w:rPr>
        <w:t>we stress that it was not the intention of this study to propose any one strategy as a singular policy option for COVID-19 control. The evidence from this study should be taken into context with the work tirelessly undertaken by the wider epidemiological and modelling community. It is only through this collaboration and synthesis that effective and altruistic public health policy can be generated to combat the COVID-19 pandemic.</w:t>
      </w:r>
    </w:p>
    <w:p w14:paraId="1A1815B3" w14:textId="77777777" w:rsidR="00451FD1" w:rsidRDefault="00451FD1" w:rsidP="00A44704">
      <w:pPr>
        <w:spacing w:after="0" w:line="360" w:lineRule="auto"/>
        <w:jc w:val="both"/>
        <w:rPr>
          <w:rFonts w:cstheme="minorHAnsi"/>
        </w:rPr>
      </w:pPr>
    </w:p>
    <w:p w14:paraId="5BD1052B" w14:textId="270BBF3A" w:rsidR="00383D41" w:rsidRDefault="00A44704" w:rsidP="00F863A0">
      <w:pPr>
        <w:pStyle w:val="Heading2"/>
        <w:spacing w:before="0" w:line="360" w:lineRule="auto"/>
        <w:jc w:val="center"/>
        <w:rPr>
          <w:rFonts w:asciiTheme="minorHAnsi" w:hAnsiTheme="minorHAnsi" w:cstheme="minorHAnsi"/>
          <w:b/>
          <w:bCs/>
          <w:color w:val="auto"/>
          <w:sz w:val="28"/>
          <w:szCs w:val="28"/>
        </w:rPr>
      </w:pPr>
      <w:r>
        <w:rPr>
          <w:rFonts w:asciiTheme="minorHAnsi" w:hAnsiTheme="minorHAnsi" w:cstheme="minorHAnsi"/>
          <w:b/>
          <w:bCs/>
          <w:color w:val="auto"/>
          <w:sz w:val="28"/>
          <w:szCs w:val="28"/>
        </w:rPr>
        <w:t>A</w:t>
      </w:r>
      <w:r w:rsidR="00383D41">
        <w:rPr>
          <w:rFonts w:asciiTheme="minorHAnsi" w:hAnsiTheme="minorHAnsi" w:cstheme="minorHAnsi"/>
          <w:b/>
          <w:bCs/>
          <w:color w:val="auto"/>
          <w:sz w:val="28"/>
          <w:szCs w:val="28"/>
        </w:rPr>
        <w:t>CKNOWLEDGEMENTS</w:t>
      </w:r>
      <w:r w:rsidR="00D80837">
        <w:rPr>
          <w:rFonts w:asciiTheme="minorHAnsi" w:hAnsiTheme="minorHAnsi" w:cstheme="minorHAnsi"/>
          <w:b/>
          <w:bCs/>
          <w:color w:val="auto"/>
          <w:sz w:val="28"/>
          <w:szCs w:val="28"/>
        </w:rPr>
        <w:t xml:space="preserve"> AND FUNDING</w:t>
      </w:r>
    </w:p>
    <w:p w14:paraId="295D032E" w14:textId="75A96F5B" w:rsidR="00383D41" w:rsidRPr="00D80837" w:rsidRDefault="001B7E31" w:rsidP="00D406E2">
      <w:pPr>
        <w:spacing w:line="360" w:lineRule="auto"/>
        <w:jc w:val="both"/>
        <w:rPr>
          <w:rFonts w:cstheme="minorHAnsi"/>
        </w:rPr>
      </w:pPr>
      <w:r>
        <w:t xml:space="preserve">We thank Hannah Lepper for the useful comments </w:t>
      </w:r>
      <w:r w:rsidR="005E240D">
        <w:t xml:space="preserve">during the drafting of this paper and </w:t>
      </w:r>
      <w:r w:rsidR="005E240D" w:rsidRPr="00D80837">
        <w:rPr>
          <w:rFonts w:cstheme="minorHAnsi"/>
        </w:rPr>
        <w:t xml:space="preserve">the initial stages of model implementation. </w:t>
      </w:r>
      <w:r w:rsidR="00D80837" w:rsidRPr="00D80837">
        <w:rPr>
          <w:rFonts w:cstheme="minorHAnsi"/>
        </w:rPr>
        <w:t xml:space="preserve">This study was supported by the </w:t>
      </w:r>
      <w:proofErr w:type="spellStart"/>
      <w:r w:rsidR="00D80837" w:rsidRPr="00D80837">
        <w:rPr>
          <w:rFonts w:cstheme="minorHAnsi"/>
        </w:rPr>
        <w:t>Wellcome</w:t>
      </w:r>
      <w:proofErr w:type="spellEnd"/>
      <w:r w:rsidR="00D80837" w:rsidRPr="00D80837">
        <w:rPr>
          <w:rFonts w:cstheme="minorHAnsi"/>
        </w:rPr>
        <w:t xml:space="preserve"> Trust PhD grant (</w:t>
      </w:r>
      <w:r w:rsidR="00D80837" w:rsidRPr="00D80837">
        <w:rPr>
          <w:rFonts w:cstheme="minorHAnsi"/>
          <w:color w:val="1A171B"/>
          <w:shd w:val="clear" w:color="auto" w:fill="FFFFFF"/>
        </w:rPr>
        <w:t>215094/Z/18/Z</w:t>
      </w:r>
      <w:r w:rsidR="00D80837" w:rsidRPr="00D80837">
        <w:rPr>
          <w:rFonts w:cstheme="minorHAnsi"/>
        </w:rPr>
        <w:t>).</w:t>
      </w:r>
    </w:p>
    <w:p w14:paraId="0EC3F5AD" w14:textId="54CAC46D" w:rsidR="008E7D23" w:rsidRDefault="00585D2F" w:rsidP="00DB1FA5">
      <w:pPr>
        <w:pStyle w:val="Heading2"/>
        <w:spacing w:before="0" w:line="360" w:lineRule="auto"/>
        <w:jc w:val="center"/>
        <w:rPr>
          <w:rFonts w:asciiTheme="minorHAnsi" w:hAnsiTheme="minorHAnsi" w:cstheme="minorHAnsi"/>
          <w:b/>
          <w:bCs/>
          <w:color w:val="auto"/>
          <w:sz w:val="28"/>
          <w:szCs w:val="28"/>
        </w:rPr>
      </w:pPr>
      <w:bookmarkStart w:id="446" w:name="_Hlk48554037"/>
      <w:r w:rsidRPr="00FC2478">
        <w:rPr>
          <w:rFonts w:asciiTheme="minorHAnsi" w:hAnsiTheme="minorHAnsi" w:cstheme="minorHAnsi"/>
          <w:b/>
          <w:bCs/>
          <w:color w:val="auto"/>
          <w:sz w:val="28"/>
          <w:szCs w:val="28"/>
        </w:rPr>
        <w:t>REFERENCES</w:t>
      </w:r>
      <w:r w:rsidR="00E40CC4" w:rsidRPr="00FC2478">
        <w:rPr>
          <w:rFonts w:asciiTheme="minorHAnsi" w:hAnsiTheme="minorHAnsi" w:cstheme="minorHAnsi"/>
          <w:b/>
          <w:bCs/>
          <w:color w:val="auto"/>
          <w:sz w:val="28"/>
          <w:szCs w:val="28"/>
        </w:rPr>
        <w:t xml:space="preserve"> </w:t>
      </w:r>
    </w:p>
    <w:p w14:paraId="01DE5BB9" w14:textId="77777777" w:rsidR="00FC2478" w:rsidRPr="00FC2478" w:rsidRDefault="00FC2478" w:rsidP="00FC2478"/>
    <w:p w14:paraId="7BB4D7F6" w14:textId="5470FC56" w:rsidR="00C7778D" w:rsidRPr="003825CF" w:rsidRDefault="008E7D23" w:rsidP="00E748E4">
      <w:pPr>
        <w:pStyle w:val="EndNoteBibliography"/>
        <w:spacing w:after="0"/>
        <w:jc w:val="left"/>
        <w:rPr>
          <w:rFonts w:asciiTheme="minorHAnsi" w:hAnsiTheme="minorHAnsi" w:cstheme="minorHAnsi"/>
        </w:rPr>
      </w:pPr>
      <w:r w:rsidRPr="003825CF">
        <w:rPr>
          <w:rFonts w:asciiTheme="minorHAnsi" w:hAnsiTheme="minorHAnsi" w:cstheme="minorHAnsi"/>
        </w:rPr>
        <w:fldChar w:fldCharType="begin"/>
      </w:r>
      <w:r w:rsidRPr="003825CF">
        <w:rPr>
          <w:rFonts w:asciiTheme="minorHAnsi" w:hAnsiTheme="minorHAnsi" w:cstheme="minorHAnsi"/>
        </w:rPr>
        <w:instrText xml:space="preserve"> ADDIN EN.REFLIST </w:instrText>
      </w:r>
      <w:r w:rsidRPr="003825CF">
        <w:rPr>
          <w:rFonts w:asciiTheme="minorHAnsi" w:hAnsiTheme="minorHAnsi" w:cstheme="minorHAnsi"/>
        </w:rPr>
        <w:fldChar w:fldCharType="separate"/>
      </w:r>
      <w:r w:rsidR="00C7778D" w:rsidRPr="003825CF">
        <w:rPr>
          <w:rFonts w:asciiTheme="minorHAnsi" w:hAnsiTheme="minorHAnsi" w:cstheme="minorHAnsi"/>
        </w:rPr>
        <w:t>1.</w:t>
      </w:r>
      <w:r w:rsidR="00C7778D" w:rsidRPr="003825CF">
        <w:rPr>
          <w:rFonts w:asciiTheme="minorHAnsi" w:hAnsiTheme="minorHAnsi" w:cstheme="minorHAnsi"/>
        </w:rPr>
        <w:tab/>
      </w:r>
      <w:r w:rsidR="00ED5A64" w:rsidRPr="003825CF">
        <w:rPr>
          <w:rFonts w:asciiTheme="minorHAnsi" w:hAnsiTheme="minorHAnsi" w:cstheme="minorHAnsi"/>
        </w:rPr>
        <w:t>Centers for Disease Control and Prevention</w:t>
      </w:r>
      <w:r w:rsidR="00C7778D" w:rsidRPr="003825CF">
        <w:rPr>
          <w:rFonts w:asciiTheme="minorHAnsi" w:hAnsiTheme="minorHAnsi" w:cstheme="minorHAnsi"/>
        </w:rPr>
        <w:t xml:space="preserve">. </w:t>
      </w:r>
      <w:r w:rsidR="00C7778D" w:rsidRPr="003825CF">
        <w:rPr>
          <w:rFonts w:asciiTheme="minorHAnsi" w:hAnsiTheme="minorHAnsi" w:cstheme="minorHAnsi"/>
          <w:i/>
          <w:iCs/>
        </w:rPr>
        <w:t>Nonpharmaceutical Interventions (NPIs)</w:t>
      </w:r>
      <w:r w:rsidR="00B20FE4" w:rsidRPr="003825CF">
        <w:rPr>
          <w:rFonts w:asciiTheme="minorHAnsi" w:hAnsiTheme="minorHAnsi" w:cstheme="minorHAnsi"/>
        </w:rPr>
        <w:t>. [Internet].</w:t>
      </w:r>
      <w:r w:rsidR="00C7778D" w:rsidRPr="003825CF">
        <w:rPr>
          <w:rFonts w:asciiTheme="minorHAnsi" w:hAnsiTheme="minorHAnsi" w:cstheme="minorHAnsi"/>
        </w:rPr>
        <w:t xml:space="preserve"> United States: U.S. Department of Health &amp; Human Services</w:t>
      </w:r>
      <w:r w:rsidR="00B20FE4" w:rsidRPr="003825CF">
        <w:rPr>
          <w:rFonts w:asciiTheme="minorHAnsi" w:hAnsiTheme="minorHAnsi" w:cstheme="minorHAnsi"/>
        </w:rPr>
        <w:t>.</w:t>
      </w:r>
      <w:r w:rsidR="00C7778D" w:rsidRPr="003825CF">
        <w:rPr>
          <w:rFonts w:asciiTheme="minorHAnsi" w:hAnsiTheme="minorHAnsi" w:cstheme="minorHAnsi"/>
        </w:rPr>
        <w:t xml:space="preserve"> 2020</w:t>
      </w:r>
      <w:r w:rsidR="00B20FE4" w:rsidRPr="003825CF">
        <w:rPr>
          <w:rFonts w:asciiTheme="minorHAnsi" w:hAnsiTheme="minorHAnsi" w:cstheme="minorHAnsi"/>
        </w:rPr>
        <w:t>.</w:t>
      </w:r>
      <w:r w:rsidR="00C7778D" w:rsidRPr="003825CF">
        <w:rPr>
          <w:rFonts w:asciiTheme="minorHAnsi" w:hAnsiTheme="minorHAnsi" w:cstheme="minorHAnsi"/>
        </w:rPr>
        <w:t xml:space="preserve"> [</w:t>
      </w:r>
      <w:r w:rsidR="00B20FE4" w:rsidRPr="003825CF">
        <w:rPr>
          <w:rFonts w:asciiTheme="minorHAnsi" w:hAnsiTheme="minorHAnsi" w:cstheme="minorHAnsi"/>
        </w:rPr>
        <w:t>Up</w:t>
      </w:r>
      <w:r w:rsidR="00C7778D" w:rsidRPr="003825CF">
        <w:rPr>
          <w:rFonts w:asciiTheme="minorHAnsi" w:hAnsiTheme="minorHAnsi" w:cstheme="minorHAnsi"/>
        </w:rPr>
        <w:t>dated 27/04/2020</w:t>
      </w:r>
      <w:r w:rsidR="00B20FE4" w:rsidRPr="003825CF">
        <w:rPr>
          <w:rFonts w:asciiTheme="minorHAnsi" w:hAnsiTheme="minorHAnsi" w:cstheme="minorHAnsi"/>
        </w:rPr>
        <w:t>, cited 20/07/2020]</w:t>
      </w:r>
      <w:r w:rsidR="00C7778D" w:rsidRPr="003825CF">
        <w:rPr>
          <w:rFonts w:asciiTheme="minorHAnsi" w:hAnsiTheme="minorHAnsi" w:cstheme="minorHAnsi"/>
        </w:rPr>
        <w:t xml:space="preserve">. Available from: </w:t>
      </w:r>
      <w:hyperlink r:id="rId11" w:history="1">
        <w:r w:rsidR="00C7778D" w:rsidRPr="003825CF">
          <w:rPr>
            <w:rStyle w:val="Hyperlink"/>
            <w:rFonts w:asciiTheme="minorHAnsi" w:hAnsiTheme="minorHAnsi" w:cstheme="minorHAnsi"/>
            <w:color w:val="auto"/>
          </w:rPr>
          <w:t>https://www.cdc.gov/nonpharmaceutical-interventions/index.html</w:t>
        </w:r>
      </w:hyperlink>
      <w:r w:rsidR="00C7778D" w:rsidRPr="003825CF">
        <w:rPr>
          <w:rFonts w:asciiTheme="minorHAnsi" w:hAnsiTheme="minorHAnsi" w:cstheme="minorHAnsi"/>
        </w:rPr>
        <w:t>.</w:t>
      </w:r>
    </w:p>
    <w:p w14:paraId="5F18DA6F" w14:textId="275545D9"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2.</w:t>
      </w:r>
      <w:r w:rsidRPr="003825CF">
        <w:rPr>
          <w:rFonts w:asciiTheme="minorHAnsi" w:hAnsiTheme="minorHAnsi" w:cstheme="minorHAnsi"/>
        </w:rPr>
        <w:tab/>
      </w:r>
      <w:r w:rsidR="00B20FE4" w:rsidRPr="003825CF">
        <w:rPr>
          <w:rFonts w:asciiTheme="minorHAnsi" w:hAnsiTheme="minorHAnsi" w:cstheme="minorHAnsi"/>
        </w:rPr>
        <w:t xml:space="preserve">Cabinet Office. </w:t>
      </w:r>
      <w:r w:rsidRPr="003825CF">
        <w:rPr>
          <w:rFonts w:asciiTheme="minorHAnsi" w:hAnsiTheme="minorHAnsi" w:cstheme="minorHAnsi"/>
          <w:i/>
          <w:iCs/>
        </w:rPr>
        <w:t>Guidance: Staying at home and away from others (social distancing)</w:t>
      </w:r>
      <w:r w:rsidR="00B20FE4" w:rsidRPr="003825CF">
        <w:rPr>
          <w:rFonts w:asciiTheme="minorHAnsi" w:hAnsiTheme="minorHAnsi" w:cstheme="minorHAnsi"/>
        </w:rPr>
        <w:t>. [P</w:t>
      </w:r>
      <w:r w:rsidRPr="003825CF">
        <w:rPr>
          <w:rFonts w:asciiTheme="minorHAnsi" w:hAnsiTheme="minorHAnsi" w:cstheme="minorHAnsi"/>
        </w:rPr>
        <w:t xml:space="preserve">ress </w:t>
      </w:r>
      <w:r w:rsidR="00B20FE4" w:rsidRPr="003825CF">
        <w:rPr>
          <w:rFonts w:asciiTheme="minorHAnsi" w:hAnsiTheme="minorHAnsi" w:cstheme="minorHAnsi"/>
        </w:rPr>
        <w:t>r</w:t>
      </w:r>
      <w:r w:rsidRPr="003825CF">
        <w:rPr>
          <w:rFonts w:asciiTheme="minorHAnsi" w:hAnsiTheme="minorHAnsi" w:cstheme="minorHAnsi"/>
        </w:rPr>
        <w:t>elease]. United Kingdom: Cabinet Office</w:t>
      </w:r>
      <w:r w:rsidR="00B20FE4" w:rsidRPr="003825CF">
        <w:rPr>
          <w:rFonts w:asciiTheme="minorHAnsi" w:hAnsiTheme="minorHAnsi" w:cstheme="minorHAnsi"/>
        </w:rPr>
        <w:t>. 2020. [Updated</w:t>
      </w:r>
      <w:r w:rsidRPr="003825CF">
        <w:rPr>
          <w:rFonts w:asciiTheme="minorHAnsi" w:hAnsiTheme="minorHAnsi" w:cstheme="minorHAnsi"/>
        </w:rPr>
        <w:t xml:space="preserve"> 01/05/2020</w:t>
      </w:r>
      <w:r w:rsidR="00B20FE4" w:rsidRPr="003825CF">
        <w:rPr>
          <w:rFonts w:asciiTheme="minorHAnsi" w:hAnsiTheme="minorHAnsi" w:cstheme="minorHAnsi"/>
        </w:rPr>
        <w:t xml:space="preserve">, cited 04/08/2020]. Available from: </w:t>
      </w:r>
      <w:hyperlink r:id="rId12" w:history="1">
        <w:r w:rsidR="00B20FE4" w:rsidRPr="003825CF">
          <w:rPr>
            <w:rStyle w:val="Hyperlink"/>
            <w:rFonts w:asciiTheme="minorHAnsi" w:hAnsiTheme="minorHAnsi" w:cstheme="minorHAnsi"/>
            <w:color w:val="auto"/>
          </w:rPr>
          <w:t>https://www.gov.uk/government/publications/full-guidance-on-staying-at-home-and-away-from-others/full-guidance-on-staying-at-home-and-away-from-others</w:t>
        </w:r>
      </w:hyperlink>
      <w:r w:rsidRPr="003825CF">
        <w:rPr>
          <w:rFonts w:asciiTheme="minorHAnsi" w:hAnsiTheme="minorHAnsi" w:cstheme="minorHAnsi"/>
        </w:rPr>
        <w:t>.</w:t>
      </w:r>
    </w:p>
    <w:p w14:paraId="4FAF31EA" w14:textId="0D9590CF" w:rsidR="00C7778D" w:rsidRPr="003825CF" w:rsidRDefault="00C7778D" w:rsidP="00E748E4">
      <w:pPr>
        <w:pStyle w:val="EndNoteBibliography"/>
        <w:spacing w:after="0"/>
        <w:jc w:val="left"/>
        <w:rPr>
          <w:rFonts w:asciiTheme="minorHAnsi" w:hAnsiTheme="minorHAnsi" w:cstheme="minorHAnsi"/>
        </w:rPr>
      </w:pPr>
      <w:r w:rsidRPr="00695E86">
        <w:rPr>
          <w:rFonts w:asciiTheme="minorHAnsi" w:hAnsiTheme="minorHAnsi" w:cstheme="minorHAnsi"/>
          <w:lang w:val="it-IT"/>
        </w:rPr>
        <w:t>3.</w:t>
      </w:r>
      <w:r w:rsidRPr="00695E86">
        <w:rPr>
          <w:rFonts w:asciiTheme="minorHAnsi" w:hAnsiTheme="minorHAnsi" w:cstheme="minorHAnsi"/>
          <w:lang w:val="it-IT"/>
        </w:rPr>
        <w:tab/>
        <w:t xml:space="preserve">Nicola M, Alsafi Z, Sohrabi C, Kerwan A, Al-Jabir A, Iosifidis C, et al. </w:t>
      </w:r>
      <w:r w:rsidRPr="003825CF">
        <w:rPr>
          <w:rFonts w:asciiTheme="minorHAnsi" w:hAnsiTheme="minorHAnsi" w:cstheme="minorHAnsi"/>
        </w:rPr>
        <w:t>The socio-economic implications of the coronavirus pandemic (COVID-19): A review.</w:t>
      </w:r>
      <w:r w:rsidRPr="003825CF">
        <w:rPr>
          <w:rFonts w:asciiTheme="minorHAnsi" w:hAnsiTheme="minorHAnsi" w:cstheme="minorHAnsi"/>
          <w:i/>
          <w:iCs/>
        </w:rPr>
        <w:t xml:space="preserve"> Int J Surg</w:t>
      </w:r>
      <w:r w:rsidRPr="003825CF">
        <w:rPr>
          <w:rFonts w:asciiTheme="minorHAnsi" w:hAnsiTheme="minorHAnsi" w:cstheme="minorHAnsi"/>
        </w:rPr>
        <w:t>. 2020</w:t>
      </w:r>
      <w:r w:rsidR="002A75EF" w:rsidRPr="003825CF">
        <w:rPr>
          <w:rFonts w:asciiTheme="minorHAnsi" w:hAnsiTheme="minorHAnsi" w:cstheme="minorHAnsi"/>
        </w:rPr>
        <w:t xml:space="preserve">. </w:t>
      </w:r>
      <w:r w:rsidRPr="003825CF">
        <w:rPr>
          <w:rFonts w:asciiTheme="minorHAnsi" w:hAnsiTheme="minorHAnsi" w:cstheme="minorHAnsi"/>
        </w:rPr>
        <w:t>78:185-93.</w:t>
      </w:r>
    </w:p>
    <w:p w14:paraId="0F568E25" w14:textId="4681302E"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4.</w:t>
      </w:r>
      <w:r w:rsidRPr="003825CF">
        <w:rPr>
          <w:rFonts w:asciiTheme="minorHAnsi" w:hAnsiTheme="minorHAnsi" w:cstheme="minorHAnsi"/>
        </w:rPr>
        <w:tab/>
        <w:t xml:space="preserve">Pierce M, Hope H, Ford T, Hatch S, Hotopf M, John A, et al. Mental health before and during the COVID-19 pandemic: a longitudinal probability sample survey of the UK population. </w:t>
      </w:r>
      <w:r w:rsidRPr="003825CF">
        <w:rPr>
          <w:rFonts w:asciiTheme="minorHAnsi" w:hAnsiTheme="minorHAnsi" w:cstheme="minorHAnsi"/>
          <w:i/>
          <w:iCs/>
        </w:rPr>
        <w:t>Lancet Psychiatry</w:t>
      </w:r>
      <w:r w:rsidRPr="003825CF">
        <w:rPr>
          <w:rFonts w:asciiTheme="minorHAnsi" w:hAnsiTheme="minorHAnsi" w:cstheme="minorHAnsi"/>
        </w:rPr>
        <w:t>.</w:t>
      </w:r>
      <w:r w:rsidR="00B20FE4" w:rsidRPr="003825CF">
        <w:rPr>
          <w:rFonts w:asciiTheme="minorHAnsi" w:hAnsiTheme="minorHAnsi" w:cstheme="minorHAnsi"/>
        </w:rPr>
        <w:t xml:space="preserve"> [Internet]. </w:t>
      </w:r>
      <w:r w:rsidRPr="003825CF">
        <w:rPr>
          <w:rFonts w:asciiTheme="minorHAnsi" w:hAnsiTheme="minorHAnsi" w:cstheme="minorHAnsi"/>
        </w:rPr>
        <w:t>2020.</w:t>
      </w:r>
      <w:r w:rsidR="00B20FE4" w:rsidRPr="003825CF">
        <w:rPr>
          <w:rFonts w:asciiTheme="minorHAnsi" w:hAnsiTheme="minorHAnsi" w:cstheme="minorHAnsi"/>
        </w:rPr>
        <w:t xml:space="preserve"> S2215-0366(20)30308-4. Available from: </w:t>
      </w:r>
      <w:r w:rsidR="00B20FE4" w:rsidRPr="00762A0B">
        <w:rPr>
          <w:rFonts w:asciiTheme="minorHAnsi" w:hAnsiTheme="minorHAnsi" w:cstheme="minorHAnsi"/>
          <w:u w:val="single"/>
        </w:rPr>
        <w:t>https://doi.org/10.1016/S2215-0366(20)30308-4</w:t>
      </w:r>
      <w:r w:rsidR="00B20FE4" w:rsidRPr="003825CF">
        <w:rPr>
          <w:rFonts w:asciiTheme="minorHAnsi" w:hAnsiTheme="minorHAnsi" w:cstheme="minorHAnsi"/>
        </w:rPr>
        <w:t>.</w:t>
      </w:r>
    </w:p>
    <w:p w14:paraId="21129574" w14:textId="40A89FA4"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5.</w:t>
      </w:r>
      <w:r w:rsidRPr="003825CF">
        <w:rPr>
          <w:rFonts w:asciiTheme="minorHAnsi" w:hAnsiTheme="minorHAnsi" w:cstheme="minorHAnsi"/>
        </w:rPr>
        <w:tab/>
        <w:t xml:space="preserve">Pfefferbaum B, North CS. Mental Health and the Covid-19 Pandemic. </w:t>
      </w:r>
      <w:r w:rsidRPr="003825CF">
        <w:rPr>
          <w:rFonts w:asciiTheme="minorHAnsi" w:hAnsiTheme="minorHAnsi" w:cstheme="minorHAnsi"/>
          <w:i/>
          <w:iCs/>
        </w:rPr>
        <w:t>N Engl J Med</w:t>
      </w:r>
      <w:r w:rsidRPr="003825CF">
        <w:rPr>
          <w:rFonts w:asciiTheme="minorHAnsi" w:hAnsiTheme="minorHAnsi" w:cstheme="minorHAnsi"/>
        </w:rPr>
        <w:t>. 2020</w:t>
      </w:r>
      <w:r w:rsidR="002A75EF" w:rsidRPr="003825CF">
        <w:rPr>
          <w:rFonts w:asciiTheme="minorHAnsi" w:hAnsiTheme="minorHAnsi" w:cstheme="minorHAnsi"/>
        </w:rPr>
        <w:t xml:space="preserve">. </w:t>
      </w:r>
      <w:r w:rsidRPr="003825CF">
        <w:rPr>
          <w:rFonts w:asciiTheme="minorHAnsi" w:hAnsiTheme="minorHAnsi" w:cstheme="minorHAnsi"/>
        </w:rPr>
        <w:t>383(6):510-2.</w:t>
      </w:r>
    </w:p>
    <w:p w14:paraId="22F4C936" w14:textId="1EFC183E"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6.</w:t>
      </w:r>
      <w:r w:rsidRPr="003825CF">
        <w:rPr>
          <w:rFonts w:asciiTheme="minorHAnsi" w:hAnsiTheme="minorHAnsi" w:cstheme="minorHAnsi"/>
        </w:rPr>
        <w:tab/>
        <w:t xml:space="preserve">Dickens BL, Koo JR, Lim JT, Park M, Quaye S, Sun H, et al. Modelling lockdown and exit strategies for COVID-19 in Singapore. </w:t>
      </w:r>
      <w:r w:rsidRPr="003825CF">
        <w:rPr>
          <w:rFonts w:asciiTheme="minorHAnsi" w:hAnsiTheme="minorHAnsi" w:cstheme="minorHAnsi"/>
          <w:i/>
          <w:iCs/>
        </w:rPr>
        <w:t>The Lancet Regional Health-Western Pacific</w:t>
      </w:r>
      <w:r w:rsidRPr="003825CF">
        <w:rPr>
          <w:rFonts w:asciiTheme="minorHAnsi" w:hAnsiTheme="minorHAnsi" w:cstheme="minorHAnsi"/>
        </w:rPr>
        <w:t>.</w:t>
      </w:r>
      <w:r w:rsidR="00B20FE4" w:rsidRPr="003825CF">
        <w:rPr>
          <w:rFonts w:asciiTheme="minorHAnsi" w:hAnsiTheme="minorHAnsi" w:cstheme="minorHAnsi"/>
        </w:rPr>
        <w:t xml:space="preserve"> [Internet].</w:t>
      </w:r>
      <w:r w:rsidRPr="003825CF">
        <w:rPr>
          <w:rFonts w:asciiTheme="minorHAnsi" w:hAnsiTheme="minorHAnsi" w:cstheme="minorHAnsi"/>
        </w:rPr>
        <w:t xml:space="preserve"> 2020</w:t>
      </w:r>
      <w:r w:rsidR="00B20FE4" w:rsidRPr="003825CF">
        <w:rPr>
          <w:rFonts w:asciiTheme="minorHAnsi" w:hAnsiTheme="minorHAnsi" w:cstheme="minorHAnsi"/>
        </w:rPr>
        <w:t>. e</w:t>
      </w:r>
      <w:r w:rsidRPr="003825CF">
        <w:rPr>
          <w:rFonts w:asciiTheme="minorHAnsi" w:hAnsiTheme="minorHAnsi" w:cstheme="minorHAnsi"/>
        </w:rPr>
        <w:t>100004.</w:t>
      </w:r>
      <w:r w:rsidR="00B20FE4" w:rsidRPr="003825CF">
        <w:rPr>
          <w:rFonts w:asciiTheme="minorHAnsi" w:hAnsiTheme="minorHAnsi" w:cstheme="minorHAnsi"/>
        </w:rPr>
        <w:t xml:space="preserve"> Available from: </w:t>
      </w:r>
      <w:r w:rsidR="00B20FE4" w:rsidRPr="00762A0B">
        <w:rPr>
          <w:rFonts w:asciiTheme="minorHAnsi" w:hAnsiTheme="minorHAnsi" w:cstheme="minorHAnsi"/>
          <w:u w:val="single"/>
        </w:rPr>
        <w:t>https://doi.org/10.1016/j.lanwpc.2020.100004</w:t>
      </w:r>
      <w:r w:rsidR="00B20FE4" w:rsidRPr="003825CF">
        <w:rPr>
          <w:rFonts w:asciiTheme="minorHAnsi" w:hAnsiTheme="minorHAnsi" w:cstheme="minorHAnsi"/>
        </w:rPr>
        <w:t>.</w:t>
      </w:r>
    </w:p>
    <w:p w14:paraId="29B8B5FF" w14:textId="37AE4D72"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7.</w:t>
      </w:r>
      <w:r w:rsidRPr="003825CF">
        <w:rPr>
          <w:rFonts w:asciiTheme="minorHAnsi" w:hAnsiTheme="minorHAnsi" w:cstheme="minorHAnsi"/>
        </w:rPr>
        <w:tab/>
        <w:t xml:space="preserve">Daly M. </w:t>
      </w:r>
      <w:r w:rsidRPr="003825CF">
        <w:rPr>
          <w:rFonts w:asciiTheme="minorHAnsi" w:hAnsiTheme="minorHAnsi" w:cstheme="minorHAnsi"/>
          <w:i/>
          <w:iCs/>
        </w:rPr>
        <w:t>Coronavirus: Earlier Scottish lockdown 'could have prevented 2,000 deaths'</w:t>
      </w:r>
      <w:r w:rsidR="00FB7770" w:rsidRPr="003825CF">
        <w:rPr>
          <w:rFonts w:asciiTheme="minorHAnsi" w:hAnsiTheme="minorHAnsi" w:cstheme="minorHAnsi"/>
        </w:rPr>
        <w:t>. BBC News.</w:t>
      </w:r>
      <w:r w:rsidR="003531B5" w:rsidRPr="003825CF">
        <w:rPr>
          <w:rFonts w:asciiTheme="minorHAnsi" w:hAnsiTheme="minorHAnsi" w:cstheme="minorHAnsi"/>
        </w:rPr>
        <w:t xml:space="preserve"> [News].</w:t>
      </w:r>
      <w:r w:rsidR="00FB7770" w:rsidRPr="003825CF">
        <w:rPr>
          <w:rFonts w:asciiTheme="minorHAnsi" w:hAnsiTheme="minorHAnsi" w:cstheme="minorHAnsi"/>
        </w:rPr>
        <w:t xml:space="preserve"> </w:t>
      </w:r>
      <w:r w:rsidRPr="003825CF">
        <w:rPr>
          <w:rFonts w:asciiTheme="minorHAnsi" w:hAnsiTheme="minorHAnsi" w:cstheme="minorHAnsi"/>
        </w:rPr>
        <w:t>2020</w:t>
      </w:r>
      <w:r w:rsidR="00FB7770" w:rsidRPr="003825CF">
        <w:rPr>
          <w:rFonts w:asciiTheme="minorHAnsi" w:hAnsiTheme="minorHAnsi" w:cstheme="minorHAnsi"/>
        </w:rPr>
        <w:t xml:space="preserve">. </w:t>
      </w:r>
      <w:r w:rsidR="003531B5" w:rsidRPr="003825CF">
        <w:rPr>
          <w:rFonts w:asciiTheme="minorHAnsi" w:hAnsiTheme="minorHAnsi" w:cstheme="minorHAnsi"/>
        </w:rPr>
        <w:t xml:space="preserve">[Updated </w:t>
      </w:r>
      <w:r w:rsidRPr="003825CF">
        <w:rPr>
          <w:rFonts w:asciiTheme="minorHAnsi" w:hAnsiTheme="minorHAnsi" w:cstheme="minorHAnsi"/>
        </w:rPr>
        <w:t>14/06/2020</w:t>
      </w:r>
      <w:r w:rsidR="003531B5" w:rsidRPr="003825CF">
        <w:rPr>
          <w:rFonts w:asciiTheme="minorHAnsi" w:hAnsiTheme="minorHAnsi" w:cstheme="minorHAnsi"/>
        </w:rPr>
        <w:t>, cited 10/08/2020]</w:t>
      </w:r>
      <w:r w:rsidRPr="003825CF">
        <w:rPr>
          <w:rFonts w:asciiTheme="minorHAnsi" w:hAnsiTheme="minorHAnsi" w:cstheme="minorHAnsi"/>
        </w:rPr>
        <w:t xml:space="preserve">. Available from: </w:t>
      </w:r>
      <w:hyperlink r:id="rId13" w:history="1">
        <w:r w:rsidRPr="003825CF">
          <w:rPr>
            <w:rStyle w:val="Hyperlink"/>
            <w:rFonts w:asciiTheme="minorHAnsi" w:hAnsiTheme="minorHAnsi" w:cstheme="minorHAnsi"/>
            <w:color w:val="auto"/>
          </w:rPr>
          <w:t>https://www.bbc.co.uk/news/uk-scotland-52617895</w:t>
        </w:r>
      </w:hyperlink>
      <w:r w:rsidRPr="003825CF">
        <w:rPr>
          <w:rFonts w:asciiTheme="minorHAnsi" w:hAnsiTheme="minorHAnsi" w:cstheme="minorHAnsi"/>
        </w:rPr>
        <w:t>.</w:t>
      </w:r>
    </w:p>
    <w:p w14:paraId="689B74D6" w14:textId="5A819140" w:rsidR="00C7778D" w:rsidRPr="00695E86" w:rsidRDefault="00C7778D" w:rsidP="00E748E4">
      <w:pPr>
        <w:pStyle w:val="EndNoteBibliography"/>
        <w:spacing w:after="0"/>
        <w:jc w:val="left"/>
        <w:rPr>
          <w:rFonts w:asciiTheme="minorHAnsi" w:hAnsiTheme="minorHAnsi" w:cstheme="minorHAnsi"/>
          <w:lang w:val="fr-FR"/>
        </w:rPr>
      </w:pPr>
      <w:r w:rsidRPr="003825CF">
        <w:rPr>
          <w:rFonts w:asciiTheme="minorHAnsi" w:hAnsiTheme="minorHAnsi" w:cstheme="minorHAnsi"/>
        </w:rPr>
        <w:lastRenderedPageBreak/>
        <w:t>8.</w:t>
      </w:r>
      <w:r w:rsidRPr="003825CF">
        <w:rPr>
          <w:rFonts w:asciiTheme="minorHAnsi" w:hAnsiTheme="minorHAnsi" w:cstheme="minorHAnsi"/>
        </w:rPr>
        <w:tab/>
        <w:t xml:space="preserve">Islam N, Sharp SJ, Chowell G, Shabnam S, Kawachi I, Lacey B, et al. Physical distancing interventions and incidence of coronavirus disease 2019: natural experiment in 149 countries. </w:t>
      </w:r>
      <w:r w:rsidRPr="00695E86">
        <w:rPr>
          <w:rFonts w:asciiTheme="minorHAnsi" w:hAnsiTheme="minorHAnsi" w:cstheme="minorHAnsi"/>
          <w:i/>
          <w:iCs/>
          <w:lang w:val="fr-FR"/>
        </w:rPr>
        <w:t>BMJ</w:t>
      </w:r>
      <w:r w:rsidRPr="00695E86">
        <w:rPr>
          <w:rFonts w:asciiTheme="minorHAnsi" w:hAnsiTheme="minorHAnsi" w:cstheme="minorHAnsi"/>
          <w:lang w:val="fr-FR"/>
        </w:rPr>
        <w:t>. 2020</w:t>
      </w:r>
      <w:r w:rsidR="00ED5A64" w:rsidRPr="00695E86">
        <w:rPr>
          <w:rFonts w:asciiTheme="minorHAnsi" w:hAnsiTheme="minorHAnsi" w:cstheme="minorHAnsi"/>
          <w:lang w:val="fr-FR"/>
        </w:rPr>
        <w:t xml:space="preserve">. </w:t>
      </w:r>
      <w:r w:rsidRPr="00695E86">
        <w:rPr>
          <w:rFonts w:asciiTheme="minorHAnsi" w:hAnsiTheme="minorHAnsi" w:cstheme="minorHAnsi"/>
          <w:lang w:val="fr-FR"/>
        </w:rPr>
        <w:t>370:m2743.</w:t>
      </w:r>
    </w:p>
    <w:p w14:paraId="3FF09EC3" w14:textId="0EBAB590" w:rsidR="00C7778D" w:rsidRPr="003825CF" w:rsidRDefault="00C7778D" w:rsidP="00E748E4">
      <w:pPr>
        <w:pStyle w:val="EndNoteBibliography"/>
        <w:spacing w:after="0"/>
        <w:jc w:val="left"/>
        <w:rPr>
          <w:rFonts w:asciiTheme="minorHAnsi" w:hAnsiTheme="minorHAnsi" w:cstheme="minorHAnsi"/>
        </w:rPr>
      </w:pPr>
      <w:r w:rsidRPr="00695E86">
        <w:rPr>
          <w:rFonts w:asciiTheme="minorHAnsi" w:hAnsiTheme="minorHAnsi" w:cstheme="minorHAnsi"/>
          <w:lang w:val="fr-FR"/>
        </w:rPr>
        <w:t>9.</w:t>
      </w:r>
      <w:r w:rsidRPr="00695E86">
        <w:rPr>
          <w:rFonts w:asciiTheme="minorHAnsi" w:hAnsiTheme="minorHAnsi" w:cstheme="minorHAnsi"/>
          <w:lang w:val="fr-FR"/>
        </w:rPr>
        <w:tab/>
        <w:t xml:space="preserve">Morris DH, Rossine FW, Plotkin JB, Levin SA. </w:t>
      </w:r>
      <w:r w:rsidRPr="003825CF">
        <w:rPr>
          <w:rFonts w:asciiTheme="minorHAnsi" w:hAnsiTheme="minorHAnsi" w:cstheme="minorHAnsi"/>
        </w:rPr>
        <w:t xml:space="preserve">Optimal, near-optimal, and robust epidemic control. </w:t>
      </w:r>
      <w:r w:rsidRPr="003825CF">
        <w:rPr>
          <w:rFonts w:asciiTheme="minorHAnsi" w:hAnsiTheme="minorHAnsi" w:cstheme="minorHAnsi"/>
          <w:i/>
          <w:iCs/>
        </w:rPr>
        <w:t>arXiv</w:t>
      </w:r>
      <w:r w:rsidR="00ED5A64" w:rsidRPr="003825CF">
        <w:rPr>
          <w:rFonts w:asciiTheme="minorHAnsi" w:hAnsiTheme="minorHAnsi" w:cstheme="minorHAnsi"/>
        </w:rPr>
        <w:t>. [P</w:t>
      </w:r>
      <w:r w:rsidRPr="003825CF">
        <w:rPr>
          <w:rFonts w:asciiTheme="minorHAnsi" w:hAnsiTheme="minorHAnsi" w:cstheme="minorHAnsi"/>
        </w:rPr>
        <w:t>reprint</w:t>
      </w:r>
      <w:r w:rsidR="00ED5A64" w:rsidRPr="003825CF">
        <w:rPr>
          <w:rFonts w:asciiTheme="minorHAnsi" w:hAnsiTheme="minorHAnsi" w:cstheme="minorHAnsi"/>
        </w:rPr>
        <w:t>]. 2020. Available from:</w:t>
      </w:r>
      <w:r w:rsidRPr="003825CF">
        <w:rPr>
          <w:rFonts w:asciiTheme="minorHAnsi" w:hAnsiTheme="minorHAnsi" w:cstheme="minorHAnsi"/>
        </w:rPr>
        <w:t xml:space="preserve"> </w:t>
      </w:r>
      <w:r w:rsidRPr="00762A0B">
        <w:rPr>
          <w:rFonts w:asciiTheme="minorHAnsi" w:hAnsiTheme="minorHAnsi" w:cstheme="minorHAnsi"/>
          <w:u w:val="single"/>
        </w:rPr>
        <w:t>arXiv:200402209</w:t>
      </w:r>
      <w:r w:rsidRPr="003825CF">
        <w:rPr>
          <w:rFonts w:asciiTheme="minorHAnsi" w:hAnsiTheme="minorHAnsi" w:cstheme="minorHAnsi"/>
        </w:rPr>
        <w:t xml:space="preserve">. </w:t>
      </w:r>
    </w:p>
    <w:p w14:paraId="7046588E" w14:textId="230774C4"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10.</w:t>
      </w:r>
      <w:r w:rsidRPr="003825CF">
        <w:rPr>
          <w:rFonts w:asciiTheme="minorHAnsi" w:hAnsiTheme="minorHAnsi" w:cstheme="minorHAnsi"/>
        </w:rPr>
        <w:tab/>
        <w:t xml:space="preserve">Di Lauro F, Kiss IZ, Miller J. The timing of one-shot interventions for epidemic control. </w:t>
      </w:r>
      <w:r w:rsidRPr="003825CF">
        <w:rPr>
          <w:rFonts w:asciiTheme="minorHAnsi" w:hAnsiTheme="minorHAnsi" w:cstheme="minorHAnsi"/>
          <w:i/>
          <w:iCs/>
        </w:rPr>
        <w:t>medRxiv</w:t>
      </w:r>
      <w:r w:rsidRPr="003825CF">
        <w:rPr>
          <w:rFonts w:asciiTheme="minorHAnsi" w:hAnsiTheme="minorHAnsi" w:cstheme="minorHAnsi"/>
        </w:rPr>
        <w:t>.</w:t>
      </w:r>
      <w:r w:rsidR="00ED5A64" w:rsidRPr="003825CF">
        <w:rPr>
          <w:rFonts w:asciiTheme="minorHAnsi" w:hAnsiTheme="minorHAnsi" w:cstheme="minorHAnsi"/>
        </w:rPr>
        <w:t xml:space="preserve"> [Preprint].</w:t>
      </w:r>
      <w:r w:rsidRPr="003825CF">
        <w:rPr>
          <w:rFonts w:asciiTheme="minorHAnsi" w:hAnsiTheme="minorHAnsi" w:cstheme="minorHAnsi"/>
        </w:rPr>
        <w:t xml:space="preserve"> 2020</w:t>
      </w:r>
      <w:r w:rsidR="00ED5A64" w:rsidRPr="003825CF">
        <w:rPr>
          <w:rFonts w:asciiTheme="minorHAnsi" w:hAnsiTheme="minorHAnsi" w:cstheme="minorHAnsi"/>
        </w:rPr>
        <w:t xml:space="preserve">. Available from: </w:t>
      </w:r>
      <w:r w:rsidR="00ED5A64" w:rsidRPr="00762A0B">
        <w:rPr>
          <w:rFonts w:asciiTheme="minorHAnsi" w:hAnsiTheme="minorHAnsi" w:cstheme="minorHAnsi"/>
          <w:u w:val="single"/>
          <w:shd w:val="clear" w:color="auto" w:fill="FFFFFF"/>
        </w:rPr>
        <w:t>https://doi.org/10.1101/2020.03.02.20030007</w:t>
      </w:r>
      <w:r w:rsidRPr="003825CF">
        <w:rPr>
          <w:rFonts w:asciiTheme="minorHAnsi" w:hAnsiTheme="minorHAnsi" w:cstheme="minorHAnsi"/>
        </w:rPr>
        <w:t>.</w:t>
      </w:r>
    </w:p>
    <w:p w14:paraId="774AADA8" w14:textId="14726DEA"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11.</w:t>
      </w:r>
      <w:r w:rsidRPr="003825CF">
        <w:rPr>
          <w:rFonts w:asciiTheme="minorHAnsi" w:hAnsiTheme="minorHAnsi" w:cstheme="minorHAnsi"/>
        </w:rPr>
        <w:tab/>
        <w:t xml:space="preserve">Gevertz J, Greene J, Tapia CHS, Sontag ED. A novel COVID-19 epidemiological model with explicit susceptible and asymptomatic isolation compartments reveals unexpected consequences of timing social distancing. </w:t>
      </w:r>
      <w:r w:rsidRPr="003825CF">
        <w:rPr>
          <w:rFonts w:asciiTheme="minorHAnsi" w:hAnsiTheme="minorHAnsi" w:cstheme="minorHAnsi"/>
          <w:i/>
          <w:iCs/>
        </w:rPr>
        <w:t>medRxiv</w:t>
      </w:r>
      <w:r w:rsidRPr="003825CF">
        <w:rPr>
          <w:rFonts w:asciiTheme="minorHAnsi" w:hAnsiTheme="minorHAnsi" w:cstheme="minorHAnsi"/>
        </w:rPr>
        <w:t>.</w:t>
      </w:r>
      <w:r w:rsidR="00ED5A64" w:rsidRPr="003825CF">
        <w:rPr>
          <w:rFonts w:asciiTheme="minorHAnsi" w:hAnsiTheme="minorHAnsi" w:cstheme="minorHAnsi"/>
        </w:rPr>
        <w:t xml:space="preserve"> [Preprint].</w:t>
      </w:r>
      <w:r w:rsidRPr="003825CF">
        <w:rPr>
          <w:rFonts w:asciiTheme="minorHAnsi" w:hAnsiTheme="minorHAnsi" w:cstheme="minorHAnsi"/>
        </w:rPr>
        <w:t xml:space="preserve"> 2020.</w:t>
      </w:r>
      <w:r w:rsidR="00ED5A64" w:rsidRPr="003825CF">
        <w:rPr>
          <w:rFonts w:asciiTheme="minorHAnsi" w:hAnsiTheme="minorHAnsi" w:cstheme="minorHAnsi"/>
        </w:rPr>
        <w:t xml:space="preserve"> Available from: </w:t>
      </w:r>
      <w:r w:rsidR="00ED5A64" w:rsidRPr="00762A0B">
        <w:rPr>
          <w:rFonts w:asciiTheme="minorHAnsi" w:hAnsiTheme="minorHAnsi" w:cstheme="minorHAnsi"/>
          <w:u w:val="single"/>
          <w:shd w:val="clear" w:color="auto" w:fill="FFFFFF"/>
        </w:rPr>
        <w:t>https://doi.org/10.1101/2020.05.11.20098335</w:t>
      </w:r>
      <w:r w:rsidR="00762A0B">
        <w:rPr>
          <w:rFonts w:asciiTheme="minorHAnsi" w:hAnsiTheme="minorHAnsi" w:cstheme="minorHAnsi"/>
          <w:shd w:val="clear" w:color="auto" w:fill="FFFFFF"/>
        </w:rPr>
        <w:t>.</w:t>
      </w:r>
      <w:r w:rsidR="00ED5A64" w:rsidRPr="003825CF">
        <w:rPr>
          <w:rFonts w:asciiTheme="minorHAnsi" w:hAnsiTheme="minorHAnsi" w:cstheme="minorHAnsi"/>
        </w:rPr>
        <w:t xml:space="preserve"> </w:t>
      </w:r>
    </w:p>
    <w:p w14:paraId="7DF4E075" w14:textId="13C05506"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12.</w:t>
      </w:r>
      <w:r w:rsidRPr="003825CF">
        <w:rPr>
          <w:rFonts w:asciiTheme="minorHAnsi" w:hAnsiTheme="minorHAnsi" w:cstheme="minorHAnsi"/>
        </w:rPr>
        <w:tab/>
        <w:t xml:space="preserve">Miclo L, Spiro D, Weibull J. Optimal epidemic suppression under an ICU constraint. </w:t>
      </w:r>
      <w:r w:rsidRPr="003825CF">
        <w:rPr>
          <w:rFonts w:asciiTheme="minorHAnsi" w:hAnsiTheme="minorHAnsi" w:cstheme="minorHAnsi"/>
          <w:i/>
          <w:iCs/>
        </w:rPr>
        <w:t>arXiv</w:t>
      </w:r>
      <w:r w:rsidR="00ED5A64" w:rsidRPr="003825CF">
        <w:rPr>
          <w:rFonts w:asciiTheme="minorHAnsi" w:hAnsiTheme="minorHAnsi" w:cstheme="minorHAnsi"/>
        </w:rPr>
        <w:t xml:space="preserve">. </w:t>
      </w:r>
      <w:r w:rsidRPr="003825CF">
        <w:rPr>
          <w:rFonts w:asciiTheme="minorHAnsi" w:hAnsiTheme="minorHAnsi" w:cstheme="minorHAnsi"/>
        </w:rPr>
        <w:t xml:space="preserve"> </w:t>
      </w:r>
      <w:r w:rsidR="00ED5A64" w:rsidRPr="003825CF">
        <w:rPr>
          <w:rFonts w:asciiTheme="minorHAnsi" w:hAnsiTheme="minorHAnsi" w:cstheme="minorHAnsi"/>
        </w:rPr>
        <w:t>[P</w:t>
      </w:r>
      <w:r w:rsidRPr="003825CF">
        <w:rPr>
          <w:rFonts w:asciiTheme="minorHAnsi" w:hAnsiTheme="minorHAnsi" w:cstheme="minorHAnsi"/>
        </w:rPr>
        <w:t>reprint</w:t>
      </w:r>
      <w:r w:rsidR="00ED5A64" w:rsidRPr="003825CF">
        <w:rPr>
          <w:rFonts w:asciiTheme="minorHAnsi" w:hAnsiTheme="minorHAnsi" w:cstheme="minorHAnsi"/>
        </w:rPr>
        <w:t>].</w:t>
      </w:r>
      <w:r w:rsidR="00F8475F" w:rsidRPr="003825CF">
        <w:rPr>
          <w:rFonts w:asciiTheme="minorHAnsi" w:hAnsiTheme="minorHAnsi" w:cstheme="minorHAnsi"/>
        </w:rPr>
        <w:t xml:space="preserve"> 2020.</w:t>
      </w:r>
      <w:r w:rsidR="00ED5A64" w:rsidRPr="003825CF">
        <w:rPr>
          <w:rFonts w:asciiTheme="minorHAnsi" w:hAnsiTheme="minorHAnsi" w:cstheme="minorHAnsi"/>
        </w:rPr>
        <w:t xml:space="preserve"> Available from:</w:t>
      </w:r>
      <w:r w:rsidRPr="003825CF">
        <w:rPr>
          <w:rFonts w:asciiTheme="minorHAnsi" w:hAnsiTheme="minorHAnsi" w:cstheme="minorHAnsi"/>
        </w:rPr>
        <w:t xml:space="preserve"> </w:t>
      </w:r>
      <w:r w:rsidRPr="00762A0B">
        <w:rPr>
          <w:rFonts w:asciiTheme="minorHAnsi" w:hAnsiTheme="minorHAnsi" w:cstheme="minorHAnsi"/>
          <w:u w:val="single"/>
        </w:rPr>
        <w:t>arXiv:200501327</w:t>
      </w:r>
      <w:r w:rsidRPr="003825CF">
        <w:rPr>
          <w:rFonts w:asciiTheme="minorHAnsi" w:hAnsiTheme="minorHAnsi" w:cstheme="minorHAnsi"/>
        </w:rPr>
        <w:t xml:space="preserve">. </w:t>
      </w:r>
    </w:p>
    <w:p w14:paraId="6F09B441" w14:textId="4DCB2066"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13.</w:t>
      </w:r>
      <w:r w:rsidRPr="003825CF">
        <w:rPr>
          <w:rFonts w:asciiTheme="minorHAnsi" w:hAnsiTheme="minorHAnsi" w:cstheme="minorHAnsi"/>
        </w:rPr>
        <w:tab/>
        <w:t xml:space="preserve">Rawson T, Brewer T, Veltcheva D, Huntingford C, Bonsall MB. How and when to end the COVID-19 lockdown: an optimization approach. </w:t>
      </w:r>
      <w:r w:rsidRPr="003825CF">
        <w:rPr>
          <w:rFonts w:asciiTheme="minorHAnsi" w:hAnsiTheme="minorHAnsi" w:cstheme="minorHAnsi"/>
          <w:i/>
          <w:iCs/>
        </w:rPr>
        <w:t>Frontiers in Public Health</w:t>
      </w:r>
      <w:r w:rsidRPr="003825CF">
        <w:rPr>
          <w:rFonts w:asciiTheme="minorHAnsi" w:hAnsiTheme="minorHAnsi" w:cstheme="minorHAnsi"/>
        </w:rPr>
        <w:t>. 2020</w:t>
      </w:r>
      <w:r w:rsidR="00F8475F" w:rsidRPr="003825CF">
        <w:rPr>
          <w:rFonts w:asciiTheme="minorHAnsi" w:hAnsiTheme="minorHAnsi" w:cstheme="minorHAnsi"/>
        </w:rPr>
        <w:t xml:space="preserve">. </w:t>
      </w:r>
      <w:r w:rsidRPr="003825CF">
        <w:rPr>
          <w:rFonts w:asciiTheme="minorHAnsi" w:hAnsiTheme="minorHAnsi" w:cstheme="minorHAnsi"/>
        </w:rPr>
        <w:t>8:262.</w:t>
      </w:r>
    </w:p>
    <w:p w14:paraId="1385731E" w14:textId="3D0F6B7B"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14.</w:t>
      </w:r>
      <w:r w:rsidRPr="003825CF">
        <w:rPr>
          <w:rFonts w:asciiTheme="minorHAnsi" w:hAnsiTheme="minorHAnsi" w:cstheme="minorHAnsi"/>
        </w:rPr>
        <w:tab/>
        <w:t xml:space="preserve">Bin M, Cheung P, Crisostomi E, Ferraro P, Lhachemi H, Murray-Smith R, et al. On fast multi-shot covid-19 interventions for post lock-down mitigation. </w:t>
      </w:r>
      <w:r w:rsidRPr="003825CF">
        <w:rPr>
          <w:rFonts w:asciiTheme="minorHAnsi" w:hAnsiTheme="minorHAnsi" w:cstheme="minorHAnsi"/>
          <w:i/>
          <w:iCs/>
        </w:rPr>
        <w:t>arXiv</w:t>
      </w:r>
      <w:r w:rsidR="00F8475F" w:rsidRPr="003825CF">
        <w:rPr>
          <w:rFonts w:asciiTheme="minorHAnsi" w:hAnsiTheme="minorHAnsi" w:cstheme="minorHAnsi"/>
        </w:rPr>
        <w:t>.</w:t>
      </w:r>
      <w:r w:rsidRPr="003825CF">
        <w:rPr>
          <w:rFonts w:asciiTheme="minorHAnsi" w:hAnsiTheme="minorHAnsi" w:cstheme="minorHAnsi"/>
        </w:rPr>
        <w:t xml:space="preserve"> </w:t>
      </w:r>
      <w:r w:rsidR="00F8475F" w:rsidRPr="003825CF">
        <w:rPr>
          <w:rFonts w:asciiTheme="minorHAnsi" w:hAnsiTheme="minorHAnsi" w:cstheme="minorHAnsi"/>
        </w:rPr>
        <w:t>[P</w:t>
      </w:r>
      <w:r w:rsidRPr="003825CF">
        <w:rPr>
          <w:rFonts w:asciiTheme="minorHAnsi" w:hAnsiTheme="minorHAnsi" w:cstheme="minorHAnsi"/>
        </w:rPr>
        <w:t>reprint</w:t>
      </w:r>
      <w:r w:rsidR="00F8475F" w:rsidRPr="003825CF">
        <w:rPr>
          <w:rFonts w:asciiTheme="minorHAnsi" w:hAnsiTheme="minorHAnsi" w:cstheme="minorHAnsi"/>
        </w:rPr>
        <w:t>]. 2020.</w:t>
      </w:r>
      <w:r w:rsidRPr="003825CF">
        <w:rPr>
          <w:rFonts w:asciiTheme="minorHAnsi" w:hAnsiTheme="minorHAnsi" w:cstheme="minorHAnsi"/>
        </w:rPr>
        <w:t xml:space="preserve"> </w:t>
      </w:r>
      <w:r w:rsidR="00F8475F" w:rsidRPr="003825CF">
        <w:rPr>
          <w:rFonts w:asciiTheme="minorHAnsi" w:hAnsiTheme="minorHAnsi" w:cstheme="minorHAnsi"/>
        </w:rPr>
        <w:t xml:space="preserve">Available from: </w:t>
      </w:r>
      <w:r w:rsidR="00F8475F" w:rsidRPr="00762A0B">
        <w:rPr>
          <w:rFonts w:asciiTheme="minorHAnsi" w:hAnsiTheme="minorHAnsi" w:cstheme="minorHAnsi"/>
          <w:u w:val="single"/>
        </w:rPr>
        <w:t>https://arxiv.org/abs/2003.09930v5</w:t>
      </w:r>
      <w:r w:rsidRPr="003825CF">
        <w:rPr>
          <w:rFonts w:asciiTheme="minorHAnsi" w:hAnsiTheme="minorHAnsi" w:cstheme="minorHAnsi"/>
        </w:rPr>
        <w:t>.</w:t>
      </w:r>
    </w:p>
    <w:p w14:paraId="26E18D9D" w14:textId="04EF5EFC" w:rsidR="00C7778D" w:rsidRPr="00762A0B"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15.</w:t>
      </w:r>
      <w:r w:rsidRPr="003825CF">
        <w:rPr>
          <w:rFonts w:asciiTheme="minorHAnsi" w:hAnsiTheme="minorHAnsi" w:cstheme="minorHAnsi"/>
        </w:rPr>
        <w:tab/>
        <w:t xml:space="preserve">Sadeghi M, Greene J, Sontag E. Universal features of epidemic models under social distancing guidelines. </w:t>
      </w:r>
      <w:r w:rsidRPr="003825CF">
        <w:rPr>
          <w:rFonts w:asciiTheme="minorHAnsi" w:hAnsiTheme="minorHAnsi" w:cstheme="minorHAnsi"/>
          <w:i/>
          <w:iCs/>
        </w:rPr>
        <w:t>bioRxiv</w:t>
      </w:r>
      <w:r w:rsidRPr="003825CF">
        <w:rPr>
          <w:rFonts w:asciiTheme="minorHAnsi" w:hAnsiTheme="minorHAnsi" w:cstheme="minorHAnsi"/>
        </w:rPr>
        <w:t>.</w:t>
      </w:r>
      <w:r w:rsidR="00F8475F" w:rsidRPr="003825CF">
        <w:rPr>
          <w:rFonts w:asciiTheme="minorHAnsi" w:hAnsiTheme="minorHAnsi" w:cstheme="minorHAnsi"/>
        </w:rPr>
        <w:t xml:space="preserve"> [Preprint].</w:t>
      </w:r>
      <w:r w:rsidRPr="003825CF">
        <w:rPr>
          <w:rFonts w:asciiTheme="minorHAnsi" w:hAnsiTheme="minorHAnsi" w:cstheme="minorHAnsi"/>
        </w:rPr>
        <w:t xml:space="preserve"> 2020.</w:t>
      </w:r>
      <w:r w:rsidR="00F8475F" w:rsidRPr="003825CF">
        <w:rPr>
          <w:rFonts w:asciiTheme="minorHAnsi" w:hAnsiTheme="minorHAnsi" w:cstheme="minorHAnsi"/>
        </w:rPr>
        <w:t xml:space="preserve"> Available from: </w:t>
      </w:r>
      <w:r w:rsidR="00F8475F" w:rsidRPr="00762A0B">
        <w:rPr>
          <w:rFonts w:asciiTheme="minorHAnsi" w:hAnsiTheme="minorHAnsi" w:cstheme="minorHAnsi"/>
          <w:u w:val="single"/>
          <w:shd w:val="clear" w:color="auto" w:fill="FFFFFF"/>
        </w:rPr>
        <w:t>https://doi.org/10.1101/2020.06.21.163931</w:t>
      </w:r>
      <w:r w:rsidR="00762A0B">
        <w:rPr>
          <w:rFonts w:asciiTheme="minorHAnsi" w:hAnsiTheme="minorHAnsi" w:cstheme="minorHAnsi"/>
          <w:shd w:val="clear" w:color="auto" w:fill="FFFFFF"/>
        </w:rPr>
        <w:t>.</w:t>
      </w:r>
    </w:p>
    <w:p w14:paraId="771179E2" w14:textId="26A5A6F1"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16.</w:t>
      </w:r>
      <w:r w:rsidRPr="003825CF">
        <w:rPr>
          <w:rFonts w:asciiTheme="minorHAnsi" w:hAnsiTheme="minorHAnsi" w:cstheme="minorHAnsi"/>
        </w:rPr>
        <w:tab/>
        <w:t xml:space="preserve">Grasselli G, Pesenti A, Cecconi M. Critical Care Utilization for the COVID-19 Outbreak in Lombardy, Italy: Early Experience and Forecast During an Emergency Response. </w:t>
      </w:r>
      <w:r w:rsidRPr="003825CF">
        <w:rPr>
          <w:rFonts w:asciiTheme="minorHAnsi" w:hAnsiTheme="minorHAnsi" w:cstheme="minorHAnsi"/>
          <w:i/>
          <w:iCs/>
        </w:rPr>
        <w:t>JAMA</w:t>
      </w:r>
      <w:r w:rsidRPr="003825CF">
        <w:rPr>
          <w:rFonts w:asciiTheme="minorHAnsi" w:hAnsiTheme="minorHAnsi" w:cstheme="minorHAnsi"/>
        </w:rPr>
        <w:t>. 2020.</w:t>
      </w:r>
      <w:r w:rsidR="00F8475F" w:rsidRPr="003825CF">
        <w:rPr>
          <w:rFonts w:asciiTheme="minorHAnsi" w:hAnsiTheme="minorHAnsi" w:cstheme="minorHAnsi"/>
        </w:rPr>
        <w:t xml:space="preserve"> </w:t>
      </w:r>
      <w:r w:rsidR="00F8475F" w:rsidRPr="003825CF">
        <w:rPr>
          <w:rFonts w:asciiTheme="minorHAnsi" w:hAnsiTheme="minorHAnsi" w:cstheme="minorHAnsi"/>
          <w:shd w:val="clear" w:color="auto" w:fill="FFFFFF"/>
        </w:rPr>
        <w:t>323(16):1545–1546.</w:t>
      </w:r>
    </w:p>
    <w:p w14:paraId="58E204A8" w14:textId="25471A10"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17.</w:t>
      </w:r>
      <w:r w:rsidRPr="003825CF">
        <w:rPr>
          <w:rFonts w:asciiTheme="minorHAnsi" w:hAnsiTheme="minorHAnsi" w:cstheme="minorHAnsi"/>
        </w:rPr>
        <w:tab/>
        <w:t xml:space="preserve">Li R, Rivers C, Tan Q, Murray MB, Toner E, Lipsitch M. Estimated Demand for US Hospital Inpatient and Intensive Care Unit Beds for Patients With COVID-19 Based on Comparisons With Wuhan and Guangzhou, China. </w:t>
      </w:r>
      <w:r w:rsidRPr="003825CF">
        <w:rPr>
          <w:rFonts w:asciiTheme="minorHAnsi" w:hAnsiTheme="minorHAnsi" w:cstheme="minorHAnsi"/>
          <w:i/>
          <w:iCs/>
        </w:rPr>
        <w:t>JAMA Netw Open</w:t>
      </w:r>
      <w:r w:rsidRPr="003825CF">
        <w:rPr>
          <w:rFonts w:asciiTheme="minorHAnsi" w:hAnsiTheme="minorHAnsi" w:cstheme="minorHAnsi"/>
        </w:rPr>
        <w:t>. 2020</w:t>
      </w:r>
      <w:r w:rsidR="00F8475F" w:rsidRPr="003825CF">
        <w:rPr>
          <w:rFonts w:asciiTheme="minorHAnsi" w:hAnsiTheme="minorHAnsi" w:cstheme="minorHAnsi"/>
        </w:rPr>
        <w:t xml:space="preserve">. </w:t>
      </w:r>
      <w:r w:rsidRPr="003825CF">
        <w:rPr>
          <w:rFonts w:asciiTheme="minorHAnsi" w:hAnsiTheme="minorHAnsi" w:cstheme="minorHAnsi"/>
        </w:rPr>
        <w:t>3(5):e208297.</w:t>
      </w:r>
    </w:p>
    <w:p w14:paraId="4CC0C3CE" w14:textId="10B8C162"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18.</w:t>
      </w:r>
      <w:r w:rsidRPr="003825CF">
        <w:rPr>
          <w:rFonts w:asciiTheme="minorHAnsi" w:hAnsiTheme="minorHAnsi" w:cstheme="minorHAnsi"/>
        </w:rPr>
        <w:tab/>
        <w:t xml:space="preserve">Kermack WO, McKendrick AG. A contribution to the mathematical theory of epidemics. </w:t>
      </w:r>
      <w:r w:rsidRPr="003825CF">
        <w:rPr>
          <w:rFonts w:asciiTheme="minorHAnsi" w:hAnsiTheme="minorHAnsi" w:cstheme="minorHAnsi"/>
          <w:i/>
          <w:iCs/>
        </w:rPr>
        <w:t>Proceedings of the royal society of london Series A, Containing papers of a mathematical and physical character</w:t>
      </w:r>
      <w:r w:rsidRPr="003825CF">
        <w:rPr>
          <w:rFonts w:asciiTheme="minorHAnsi" w:hAnsiTheme="minorHAnsi" w:cstheme="minorHAnsi"/>
        </w:rPr>
        <w:t>. 1927</w:t>
      </w:r>
      <w:r w:rsidR="00F8475F" w:rsidRPr="003825CF">
        <w:rPr>
          <w:rFonts w:asciiTheme="minorHAnsi" w:hAnsiTheme="minorHAnsi" w:cstheme="minorHAnsi"/>
        </w:rPr>
        <w:t xml:space="preserve">. </w:t>
      </w:r>
      <w:r w:rsidRPr="003825CF">
        <w:rPr>
          <w:rFonts w:asciiTheme="minorHAnsi" w:hAnsiTheme="minorHAnsi" w:cstheme="minorHAnsi"/>
        </w:rPr>
        <w:t>115(772):700-21.</w:t>
      </w:r>
    </w:p>
    <w:p w14:paraId="2500F550" w14:textId="7004E20D" w:rsidR="00C7778D" w:rsidRPr="00695E86" w:rsidRDefault="00C7778D" w:rsidP="00E748E4">
      <w:pPr>
        <w:pStyle w:val="EndNoteBibliography"/>
        <w:spacing w:after="0"/>
        <w:jc w:val="left"/>
        <w:rPr>
          <w:rFonts w:asciiTheme="minorHAnsi" w:hAnsiTheme="minorHAnsi" w:cstheme="minorHAnsi"/>
          <w:lang w:val="fr-FR"/>
        </w:rPr>
      </w:pPr>
      <w:r w:rsidRPr="003825CF">
        <w:rPr>
          <w:rFonts w:asciiTheme="minorHAnsi" w:hAnsiTheme="minorHAnsi" w:cstheme="minorHAnsi"/>
        </w:rPr>
        <w:t>19.</w:t>
      </w:r>
      <w:r w:rsidRPr="003825CF">
        <w:rPr>
          <w:rFonts w:asciiTheme="minorHAnsi" w:hAnsiTheme="minorHAnsi" w:cstheme="minorHAnsi"/>
        </w:rPr>
        <w:tab/>
        <w:t xml:space="preserve">Pan A, Liu L, Wang C, Guo H, Hao X, Wang Q, et al. Association of Public Health Interventions With the Epidemiology of the COVID-19 Outbreak in Wuhan, China. </w:t>
      </w:r>
      <w:r w:rsidRPr="00695E86">
        <w:rPr>
          <w:rFonts w:asciiTheme="minorHAnsi" w:hAnsiTheme="minorHAnsi" w:cstheme="minorHAnsi"/>
          <w:i/>
          <w:iCs/>
          <w:lang w:val="fr-FR"/>
        </w:rPr>
        <w:t>JAMA</w:t>
      </w:r>
      <w:r w:rsidRPr="00695E86">
        <w:rPr>
          <w:rFonts w:asciiTheme="minorHAnsi" w:hAnsiTheme="minorHAnsi" w:cstheme="minorHAnsi"/>
          <w:lang w:val="fr-FR"/>
        </w:rPr>
        <w:t>. 2020.</w:t>
      </w:r>
      <w:r w:rsidR="00F8475F" w:rsidRPr="00695E86">
        <w:rPr>
          <w:rFonts w:asciiTheme="minorHAnsi" w:hAnsiTheme="minorHAnsi" w:cstheme="minorHAnsi"/>
          <w:lang w:val="fr-FR"/>
        </w:rPr>
        <w:t xml:space="preserve"> 323(19):1915-1923.</w:t>
      </w:r>
    </w:p>
    <w:p w14:paraId="2F2A9B25" w14:textId="257A3867" w:rsidR="00C7778D" w:rsidRPr="003825CF" w:rsidRDefault="00C7778D" w:rsidP="00E748E4">
      <w:pPr>
        <w:pStyle w:val="EndNoteBibliography"/>
        <w:spacing w:after="0"/>
        <w:jc w:val="left"/>
        <w:rPr>
          <w:rFonts w:asciiTheme="minorHAnsi" w:hAnsiTheme="minorHAnsi" w:cstheme="minorHAnsi"/>
        </w:rPr>
      </w:pPr>
      <w:r w:rsidRPr="00695E86">
        <w:rPr>
          <w:rFonts w:asciiTheme="minorHAnsi" w:hAnsiTheme="minorHAnsi" w:cstheme="minorHAnsi"/>
          <w:lang w:val="fr-FR"/>
        </w:rPr>
        <w:t>20.</w:t>
      </w:r>
      <w:r w:rsidRPr="00695E86">
        <w:rPr>
          <w:rFonts w:asciiTheme="minorHAnsi" w:hAnsiTheme="minorHAnsi" w:cstheme="minorHAnsi"/>
          <w:lang w:val="fr-FR"/>
        </w:rPr>
        <w:tab/>
        <w:t xml:space="preserve">Pellis L, Scarabel F, Stage HB, Overton CE, Chappell LH, Lythgoe KA, et al. </w:t>
      </w:r>
      <w:r w:rsidRPr="003825CF">
        <w:rPr>
          <w:rFonts w:asciiTheme="minorHAnsi" w:hAnsiTheme="minorHAnsi" w:cstheme="minorHAnsi"/>
        </w:rPr>
        <w:t xml:space="preserve">Challenges in control of Covid-19: short doubling time and long delay to effect of interventions. </w:t>
      </w:r>
      <w:r w:rsidRPr="003825CF">
        <w:rPr>
          <w:rFonts w:asciiTheme="minorHAnsi" w:hAnsiTheme="minorHAnsi" w:cstheme="minorHAnsi"/>
          <w:i/>
          <w:iCs/>
        </w:rPr>
        <w:t>arXiv</w:t>
      </w:r>
      <w:r w:rsidR="00F8475F" w:rsidRPr="003825CF">
        <w:rPr>
          <w:rFonts w:asciiTheme="minorHAnsi" w:hAnsiTheme="minorHAnsi" w:cstheme="minorHAnsi"/>
        </w:rPr>
        <w:t>.</w:t>
      </w:r>
      <w:r w:rsidRPr="003825CF">
        <w:rPr>
          <w:rFonts w:asciiTheme="minorHAnsi" w:hAnsiTheme="minorHAnsi" w:cstheme="minorHAnsi"/>
        </w:rPr>
        <w:t xml:space="preserve"> </w:t>
      </w:r>
      <w:r w:rsidR="00F8475F" w:rsidRPr="003825CF">
        <w:rPr>
          <w:rFonts w:asciiTheme="minorHAnsi" w:hAnsiTheme="minorHAnsi" w:cstheme="minorHAnsi"/>
        </w:rPr>
        <w:t>[P</w:t>
      </w:r>
      <w:r w:rsidRPr="003825CF">
        <w:rPr>
          <w:rFonts w:asciiTheme="minorHAnsi" w:hAnsiTheme="minorHAnsi" w:cstheme="minorHAnsi"/>
        </w:rPr>
        <w:t>reprint</w:t>
      </w:r>
      <w:r w:rsidR="00F8475F" w:rsidRPr="003825CF">
        <w:rPr>
          <w:rFonts w:asciiTheme="minorHAnsi" w:hAnsiTheme="minorHAnsi" w:cstheme="minorHAnsi"/>
        </w:rPr>
        <w:t>]. 2020. Available from:</w:t>
      </w:r>
      <w:r w:rsidRPr="003825CF">
        <w:rPr>
          <w:rFonts w:asciiTheme="minorHAnsi" w:hAnsiTheme="minorHAnsi" w:cstheme="minorHAnsi"/>
        </w:rPr>
        <w:t xml:space="preserve"> </w:t>
      </w:r>
      <w:r w:rsidR="00F8475F" w:rsidRPr="00762A0B">
        <w:rPr>
          <w:rFonts w:asciiTheme="minorHAnsi" w:hAnsiTheme="minorHAnsi" w:cstheme="minorHAnsi"/>
          <w:u w:val="single"/>
          <w:shd w:val="clear" w:color="auto" w:fill="FFFFFF"/>
        </w:rPr>
        <w:t>https://doi.org/10.1101/2020.04.12.20059972</w:t>
      </w:r>
      <w:r w:rsidRPr="003825CF">
        <w:rPr>
          <w:rFonts w:asciiTheme="minorHAnsi" w:hAnsiTheme="minorHAnsi" w:cstheme="minorHAnsi"/>
        </w:rPr>
        <w:t>.</w:t>
      </w:r>
    </w:p>
    <w:p w14:paraId="61D5D40E" w14:textId="6E1BAD21"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21.</w:t>
      </w:r>
      <w:r w:rsidRPr="003825CF">
        <w:rPr>
          <w:rFonts w:asciiTheme="minorHAnsi" w:hAnsiTheme="minorHAnsi" w:cstheme="minorHAnsi"/>
        </w:rPr>
        <w:tab/>
        <w:t xml:space="preserve">Petersen E, Koopmans M, Go U, Hamer DH, Petrosillo N, Castelli F, et al. Comparing SARS-CoV-2 with SARS-CoV and influenza pandemics. </w:t>
      </w:r>
      <w:r w:rsidRPr="003825CF">
        <w:rPr>
          <w:rFonts w:asciiTheme="minorHAnsi" w:hAnsiTheme="minorHAnsi" w:cstheme="minorHAnsi"/>
          <w:i/>
          <w:iCs/>
        </w:rPr>
        <w:t>Lancet Infect Dis</w:t>
      </w:r>
      <w:r w:rsidRPr="003825CF">
        <w:rPr>
          <w:rFonts w:asciiTheme="minorHAnsi" w:hAnsiTheme="minorHAnsi" w:cstheme="minorHAnsi"/>
        </w:rPr>
        <w:t xml:space="preserve">. </w:t>
      </w:r>
      <w:r w:rsidR="00F8475F" w:rsidRPr="003825CF">
        <w:rPr>
          <w:rFonts w:asciiTheme="minorHAnsi" w:hAnsiTheme="minorHAnsi" w:cstheme="minorHAnsi"/>
        </w:rPr>
        <w:t xml:space="preserve">[Internet]. </w:t>
      </w:r>
      <w:r w:rsidRPr="003825CF">
        <w:rPr>
          <w:rFonts w:asciiTheme="minorHAnsi" w:hAnsiTheme="minorHAnsi" w:cstheme="minorHAnsi"/>
        </w:rPr>
        <w:t>2020.</w:t>
      </w:r>
      <w:r w:rsidR="00F8475F" w:rsidRPr="003825CF">
        <w:rPr>
          <w:rFonts w:asciiTheme="minorHAnsi" w:hAnsiTheme="minorHAnsi" w:cstheme="minorHAnsi"/>
        </w:rPr>
        <w:t xml:space="preserve"> Available from: </w:t>
      </w:r>
      <w:r w:rsidR="00F8475F" w:rsidRPr="00762A0B">
        <w:rPr>
          <w:rFonts w:asciiTheme="minorHAnsi" w:hAnsiTheme="minorHAnsi" w:cstheme="minorHAnsi"/>
          <w:u w:val="single"/>
        </w:rPr>
        <w:t>https://doi.org/10.1016/S1473-3099(20)30484-9</w:t>
      </w:r>
      <w:r w:rsidR="00762A0B">
        <w:rPr>
          <w:rFonts w:asciiTheme="minorHAnsi" w:hAnsiTheme="minorHAnsi" w:cstheme="minorHAnsi"/>
        </w:rPr>
        <w:t>.</w:t>
      </w:r>
      <w:r w:rsidR="00F8475F" w:rsidRPr="003825CF">
        <w:rPr>
          <w:rFonts w:asciiTheme="minorHAnsi" w:hAnsiTheme="minorHAnsi" w:cstheme="minorHAnsi"/>
        </w:rPr>
        <w:t xml:space="preserve"> </w:t>
      </w:r>
    </w:p>
    <w:p w14:paraId="6946B632" w14:textId="04E10C94"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22.</w:t>
      </w:r>
      <w:r w:rsidRPr="003825CF">
        <w:rPr>
          <w:rFonts w:asciiTheme="minorHAnsi" w:hAnsiTheme="minorHAnsi" w:cstheme="minorHAnsi"/>
        </w:rPr>
        <w:tab/>
        <w:t xml:space="preserve">Zhou L, Liu JM, Dong XP, McGoogan JM, Wu ZY. COVID-19 seeding time and doubling time model: an early epidemic risk assessment tool. </w:t>
      </w:r>
      <w:r w:rsidRPr="003825CF">
        <w:rPr>
          <w:rFonts w:asciiTheme="minorHAnsi" w:hAnsiTheme="minorHAnsi" w:cstheme="minorHAnsi"/>
          <w:i/>
          <w:iCs/>
        </w:rPr>
        <w:t>Infect Dis Poverty</w:t>
      </w:r>
      <w:r w:rsidRPr="003825CF">
        <w:rPr>
          <w:rFonts w:asciiTheme="minorHAnsi" w:hAnsiTheme="minorHAnsi" w:cstheme="minorHAnsi"/>
        </w:rPr>
        <w:t>. 2020</w:t>
      </w:r>
      <w:r w:rsidR="00F8475F" w:rsidRPr="003825CF">
        <w:rPr>
          <w:rFonts w:asciiTheme="minorHAnsi" w:hAnsiTheme="minorHAnsi" w:cstheme="minorHAnsi"/>
        </w:rPr>
        <w:t xml:space="preserve">. </w:t>
      </w:r>
      <w:r w:rsidRPr="003825CF">
        <w:rPr>
          <w:rFonts w:asciiTheme="minorHAnsi" w:hAnsiTheme="minorHAnsi" w:cstheme="minorHAnsi"/>
        </w:rPr>
        <w:t>9(1):76.</w:t>
      </w:r>
    </w:p>
    <w:p w14:paraId="2112AB9E" w14:textId="308B350C"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23.</w:t>
      </w:r>
      <w:r w:rsidRPr="003825CF">
        <w:rPr>
          <w:rFonts w:asciiTheme="minorHAnsi" w:hAnsiTheme="minorHAnsi" w:cstheme="minorHAnsi"/>
        </w:rPr>
        <w:tab/>
        <w:t xml:space="preserve">Flaxman S, Mishra S, Gandy A, Unwin HJT, Mellan TA, Coupland H, et al. Estimating the effects of non-pharmaceutical interventions on COVID-19 in Europe. </w:t>
      </w:r>
      <w:r w:rsidRPr="003825CF">
        <w:rPr>
          <w:rFonts w:asciiTheme="minorHAnsi" w:hAnsiTheme="minorHAnsi" w:cstheme="minorHAnsi"/>
          <w:i/>
          <w:iCs/>
        </w:rPr>
        <w:t>Nature</w:t>
      </w:r>
      <w:r w:rsidRPr="003825CF">
        <w:rPr>
          <w:rFonts w:asciiTheme="minorHAnsi" w:hAnsiTheme="minorHAnsi" w:cstheme="minorHAnsi"/>
        </w:rPr>
        <w:t>.</w:t>
      </w:r>
      <w:r w:rsidR="00F8475F" w:rsidRPr="003825CF">
        <w:rPr>
          <w:rFonts w:asciiTheme="minorHAnsi" w:hAnsiTheme="minorHAnsi" w:cstheme="minorHAnsi"/>
        </w:rPr>
        <w:t xml:space="preserve"> </w:t>
      </w:r>
      <w:r w:rsidRPr="003825CF">
        <w:rPr>
          <w:rFonts w:asciiTheme="minorHAnsi" w:hAnsiTheme="minorHAnsi" w:cstheme="minorHAnsi"/>
        </w:rPr>
        <w:t>2020.</w:t>
      </w:r>
      <w:r w:rsidR="00F8475F" w:rsidRPr="003825CF">
        <w:rPr>
          <w:rFonts w:asciiTheme="minorHAnsi" w:hAnsiTheme="minorHAnsi" w:cstheme="minorHAnsi"/>
        </w:rPr>
        <w:t xml:space="preserve"> </w:t>
      </w:r>
      <w:r w:rsidR="00F8475F" w:rsidRPr="003825CF">
        <w:rPr>
          <w:rFonts w:asciiTheme="minorHAnsi" w:hAnsiTheme="minorHAnsi" w:cstheme="minorHAnsi"/>
          <w:shd w:val="clear" w:color="auto" w:fill="FFFFFF"/>
        </w:rPr>
        <w:t>257–261</w:t>
      </w:r>
      <w:r w:rsidR="00F8475F" w:rsidRPr="003825CF">
        <w:rPr>
          <w:rFonts w:asciiTheme="minorHAnsi" w:hAnsiTheme="minorHAnsi" w:cstheme="minorHAnsi"/>
        </w:rPr>
        <w:t xml:space="preserve"> </w:t>
      </w:r>
    </w:p>
    <w:p w14:paraId="1A2AFD8C" w14:textId="3B29B04B"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24.</w:t>
      </w:r>
      <w:r w:rsidRPr="003825CF">
        <w:rPr>
          <w:rFonts w:asciiTheme="minorHAnsi" w:hAnsiTheme="minorHAnsi" w:cstheme="minorHAnsi"/>
        </w:rPr>
        <w:tab/>
        <w:t>Anderson RM</w:t>
      </w:r>
      <w:r w:rsidR="003531B5" w:rsidRPr="003825CF">
        <w:rPr>
          <w:rFonts w:asciiTheme="minorHAnsi" w:hAnsiTheme="minorHAnsi" w:cstheme="minorHAnsi"/>
        </w:rPr>
        <w:t xml:space="preserve"> and</w:t>
      </w:r>
      <w:r w:rsidRPr="003825CF">
        <w:rPr>
          <w:rFonts w:asciiTheme="minorHAnsi" w:hAnsiTheme="minorHAnsi" w:cstheme="minorHAnsi"/>
        </w:rPr>
        <w:t xml:space="preserve"> May RM. </w:t>
      </w:r>
      <w:r w:rsidRPr="003825CF">
        <w:rPr>
          <w:rFonts w:asciiTheme="minorHAnsi" w:hAnsiTheme="minorHAnsi" w:cstheme="minorHAnsi"/>
          <w:i/>
          <w:iCs/>
        </w:rPr>
        <w:t>Infectious diseases of humans : dynamics and control</w:t>
      </w:r>
      <w:r w:rsidRPr="003825CF">
        <w:rPr>
          <w:rFonts w:asciiTheme="minorHAnsi" w:hAnsiTheme="minorHAnsi" w:cstheme="minorHAnsi"/>
        </w:rPr>
        <w:t>.</w:t>
      </w:r>
      <w:r w:rsidR="003531B5" w:rsidRPr="003825CF">
        <w:rPr>
          <w:rFonts w:asciiTheme="minorHAnsi" w:hAnsiTheme="minorHAnsi" w:cstheme="minorHAnsi"/>
        </w:rPr>
        <w:t xml:space="preserve"> </w:t>
      </w:r>
      <w:r w:rsidRPr="003825CF">
        <w:rPr>
          <w:rFonts w:asciiTheme="minorHAnsi" w:hAnsiTheme="minorHAnsi" w:cstheme="minorHAnsi"/>
        </w:rPr>
        <w:t>New York: Oxford University Press</w:t>
      </w:r>
      <w:r w:rsidR="003531B5" w:rsidRPr="003825CF">
        <w:rPr>
          <w:rFonts w:asciiTheme="minorHAnsi" w:hAnsiTheme="minorHAnsi" w:cstheme="minorHAnsi"/>
        </w:rPr>
        <w:t>.</w:t>
      </w:r>
      <w:r w:rsidRPr="003825CF">
        <w:rPr>
          <w:rFonts w:asciiTheme="minorHAnsi" w:hAnsiTheme="minorHAnsi" w:cstheme="minorHAnsi"/>
        </w:rPr>
        <w:t xml:space="preserve"> 1991. </w:t>
      </w:r>
    </w:p>
    <w:p w14:paraId="5461B957" w14:textId="57B89FC7"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25.</w:t>
      </w:r>
      <w:r w:rsidRPr="003825CF">
        <w:rPr>
          <w:rFonts w:asciiTheme="minorHAnsi" w:hAnsiTheme="minorHAnsi" w:cstheme="minorHAnsi"/>
        </w:rPr>
        <w:tab/>
        <w:t xml:space="preserve">Davies NG, Kucharski AJ, Eggo RM, Gimma A, Edmunds WJ, Centre for the Mathematical Modelling of Infectious Diseases C-wg. Effects of non-pharmaceutical interventions on COVID-19 cases, deaths, and demand for hospital services in the UK: a modelling study. </w:t>
      </w:r>
      <w:r w:rsidRPr="003825CF">
        <w:rPr>
          <w:rFonts w:asciiTheme="minorHAnsi" w:hAnsiTheme="minorHAnsi" w:cstheme="minorHAnsi"/>
          <w:i/>
          <w:iCs/>
        </w:rPr>
        <w:t>Lancet Public Health</w:t>
      </w:r>
      <w:r w:rsidRPr="003825CF">
        <w:rPr>
          <w:rFonts w:asciiTheme="minorHAnsi" w:hAnsiTheme="minorHAnsi" w:cstheme="minorHAnsi"/>
        </w:rPr>
        <w:t>. 2020</w:t>
      </w:r>
      <w:r w:rsidR="00C63932" w:rsidRPr="003825CF">
        <w:rPr>
          <w:rFonts w:asciiTheme="minorHAnsi" w:hAnsiTheme="minorHAnsi" w:cstheme="minorHAnsi"/>
        </w:rPr>
        <w:t xml:space="preserve">. </w:t>
      </w:r>
      <w:r w:rsidRPr="003825CF">
        <w:rPr>
          <w:rFonts w:asciiTheme="minorHAnsi" w:hAnsiTheme="minorHAnsi" w:cstheme="minorHAnsi"/>
        </w:rPr>
        <w:t>5(7):e375-e85.</w:t>
      </w:r>
    </w:p>
    <w:p w14:paraId="138CFE78" w14:textId="10A26AC9"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26.</w:t>
      </w:r>
      <w:r w:rsidRPr="003825CF">
        <w:rPr>
          <w:rFonts w:asciiTheme="minorHAnsi" w:hAnsiTheme="minorHAnsi" w:cstheme="minorHAnsi"/>
        </w:rPr>
        <w:tab/>
        <w:t xml:space="preserve">Flaxman S, Mishra S, Gandy A, Unwin H, Coupland H, Mellan T, et al. </w:t>
      </w:r>
      <w:r w:rsidRPr="003825CF">
        <w:rPr>
          <w:rFonts w:asciiTheme="minorHAnsi" w:hAnsiTheme="minorHAnsi" w:cstheme="minorHAnsi"/>
          <w:i/>
          <w:iCs/>
        </w:rPr>
        <w:t xml:space="preserve">Report 13: Estimating the number of infections and the impact of non-pharmaceutical interventions on COVID-19 in 11 </w:t>
      </w:r>
      <w:r w:rsidRPr="003825CF">
        <w:rPr>
          <w:rFonts w:asciiTheme="minorHAnsi" w:hAnsiTheme="minorHAnsi" w:cstheme="minorHAnsi"/>
          <w:i/>
          <w:iCs/>
        </w:rPr>
        <w:lastRenderedPageBreak/>
        <w:t>European countries</w:t>
      </w:r>
      <w:r w:rsidRPr="003825CF">
        <w:rPr>
          <w:rFonts w:asciiTheme="minorHAnsi" w:hAnsiTheme="minorHAnsi" w:cstheme="minorHAnsi"/>
        </w:rPr>
        <w:t>.</w:t>
      </w:r>
      <w:r w:rsidR="003531B5" w:rsidRPr="003825CF">
        <w:rPr>
          <w:rFonts w:asciiTheme="minorHAnsi" w:hAnsiTheme="minorHAnsi" w:cstheme="minorHAnsi"/>
        </w:rPr>
        <w:t xml:space="preserve"> [Report]. Imperial College London.</w:t>
      </w:r>
      <w:r w:rsidRPr="003825CF">
        <w:rPr>
          <w:rFonts w:asciiTheme="minorHAnsi" w:hAnsiTheme="minorHAnsi" w:cstheme="minorHAnsi"/>
        </w:rPr>
        <w:t xml:space="preserve"> 2020.</w:t>
      </w:r>
      <w:r w:rsidR="003531B5" w:rsidRPr="003825CF">
        <w:rPr>
          <w:rFonts w:asciiTheme="minorHAnsi" w:hAnsiTheme="minorHAnsi" w:cstheme="minorHAnsi"/>
        </w:rPr>
        <w:t xml:space="preserve"> Available from: </w:t>
      </w:r>
      <w:r w:rsidR="003531B5" w:rsidRPr="00762A0B">
        <w:rPr>
          <w:rFonts w:asciiTheme="minorHAnsi" w:hAnsiTheme="minorHAnsi" w:cstheme="minorHAnsi"/>
          <w:u w:val="single"/>
        </w:rPr>
        <w:t>https://doi.org/10.25561/77731</w:t>
      </w:r>
      <w:r w:rsidR="003531B5" w:rsidRPr="003825CF">
        <w:rPr>
          <w:rFonts w:asciiTheme="minorHAnsi" w:hAnsiTheme="minorHAnsi" w:cstheme="minorHAnsi"/>
        </w:rPr>
        <w:t>.</w:t>
      </w:r>
    </w:p>
    <w:p w14:paraId="153CCB59" w14:textId="53F0824E"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27.</w:t>
      </w:r>
      <w:r w:rsidRPr="003825CF">
        <w:rPr>
          <w:rFonts w:asciiTheme="minorHAnsi" w:hAnsiTheme="minorHAnsi" w:cstheme="minorHAnsi"/>
        </w:rPr>
        <w:tab/>
        <w:t>Anderson RM, Heesterbeek H, Klinkenberg D, Hollingsworth TD. How will country-based mitigation measures influence the course of the COVID-19 epidemic?</w:t>
      </w:r>
      <w:r w:rsidR="00C63932" w:rsidRPr="003825CF">
        <w:rPr>
          <w:rFonts w:asciiTheme="minorHAnsi" w:hAnsiTheme="minorHAnsi" w:cstheme="minorHAnsi"/>
        </w:rPr>
        <w:t>.</w:t>
      </w:r>
      <w:r w:rsidRPr="003825CF">
        <w:rPr>
          <w:rFonts w:asciiTheme="minorHAnsi" w:hAnsiTheme="minorHAnsi" w:cstheme="minorHAnsi"/>
        </w:rPr>
        <w:t xml:space="preserve"> </w:t>
      </w:r>
      <w:r w:rsidRPr="003825CF">
        <w:rPr>
          <w:rFonts w:asciiTheme="minorHAnsi" w:hAnsiTheme="minorHAnsi" w:cstheme="minorHAnsi"/>
          <w:i/>
          <w:iCs/>
        </w:rPr>
        <w:t>Lancet</w:t>
      </w:r>
      <w:r w:rsidRPr="003825CF">
        <w:rPr>
          <w:rFonts w:asciiTheme="minorHAnsi" w:hAnsiTheme="minorHAnsi" w:cstheme="minorHAnsi"/>
        </w:rPr>
        <w:t>. 2020</w:t>
      </w:r>
      <w:r w:rsidR="00C63932" w:rsidRPr="003825CF">
        <w:rPr>
          <w:rFonts w:asciiTheme="minorHAnsi" w:hAnsiTheme="minorHAnsi" w:cstheme="minorHAnsi"/>
        </w:rPr>
        <w:t xml:space="preserve">. </w:t>
      </w:r>
      <w:r w:rsidRPr="003825CF">
        <w:rPr>
          <w:rFonts w:asciiTheme="minorHAnsi" w:hAnsiTheme="minorHAnsi" w:cstheme="minorHAnsi"/>
        </w:rPr>
        <w:t>395(10228):931-4.</w:t>
      </w:r>
    </w:p>
    <w:p w14:paraId="577CDD3F" w14:textId="4DA14365"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28.</w:t>
      </w:r>
      <w:r w:rsidRPr="003825CF">
        <w:rPr>
          <w:rFonts w:asciiTheme="minorHAnsi" w:hAnsiTheme="minorHAnsi" w:cstheme="minorHAnsi"/>
        </w:rPr>
        <w:tab/>
        <w:t xml:space="preserve">R Development Core Team. </w:t>
      </w:r>
      <w:r w:rsidRPr="003825CF">
        <w:rPr>
          <w:rFonts w:asciiTheme="minorHAnsi" w:hAnsiTheme="minorHAnsi" w:cstheme="minorHAnsi"/>
          <w:i/>
          <w:iCs/>
        </w:rPr>
        <w:t>R: A language and environment for statistical computing</w:t>
      </w:r>
      <w:r w:rsidRPr="003825CF">
        <w:rPr>
          <w:rFonts w:asciiTheme="minorHAnsi" w:hAnsiTheme="minorHAnsi" w:cstheme="minorHAnsi"/>
        </w:rPr>
        <w:t xml:space="preserve">. </w:t>
      </w:r>
      <w:r w:rsidR="003531B5" w:rsidRPr="003825CF">
        <w:rPr>
          <w:rFonts w:asciiTheme="minorHAnsi" w:hAnsiTheme="minorHAnsi" w:cstheme="minorHAnsi"/>
        </w:rPr>
        <w:t>(v</w:t>
      </w:r>
      <w:r w:rsidRPr="003825CF">
        <w:rPr>
          <w:rFonts w:asciiTheme="minorHAnsi" w:hAnsiTheme="minorHAnsi" w:cstheme="minorHAnsi"/>
        </w:rPr>
        <w:t>3.6.2</w:t>
      </w:r>
      <w:r w:rsidR="003531B5" w:rsidRPr="003825CF">
        <w:rPr>
          <w:rFonts w:asciiTheme="minorHAnsi" w:hAnsiTheme="minorHAnsi" w:cstheme="minorHAnsi"/>
        </w:rPr>
        <w:t>)</w:t>
      </w:r>
      <w:r w:rsidRPr="003825CF">
        <w:rPr>
          <w:rFonts w:asciiTheme="minorHAnsi" w:hAnsiTheme="minorHAnsi" w:cstheme="minorHAnsi"/>
        </w:rPr>
        <w:t>. Vienna: R: Foundation for Statistical Computing</w:t>
      </w:r>
      <w:r w:rsidR="003531B5" w:rsidRPr="003825CF">
        <w:rPr>
          <w:rFonts w:asciiTheme="minorHAnsi" w:hAnsiTheme="minorHAnsi" w:cstheme="minorHAnsi"/>
        </w:rPr>
        <w:t>.</w:t>
      </w:r>
      <w:r w:rsidRPr="003825CF">
        <w:rPr>
          <w:rFonts w:asciiTheme="minorHAnsi" w:hAnsiTheme="minorHAnsi" w:cstheme="minorHAnsi"/>
        </w:rPr>
        <w:t xml:space="preserve"> 2020.</w:t>
      </w:r>
      <w:r w:rsidR="003531B5" w:rsidRPr="003825CF">
        <w:rPr>
          <w:rFonts w:asciiTheme="minorHAnsi" w:hAnsiTheme="minorHAnsi" w:cstheme="minorHAnsi"/>
        </w:rPr>
        <w:t xml:space="preserve"> Available from: </w:t>
      </w:r>
      <w:hyperlink r:id="rId14" w:history="1">
        <w:r w:rsidR="003531B5" w:rsidRPr="003825CF">
          <w:rPr>
            <w:rStyle w:val="Hyperlink"/>
            <w:rFonts w:asciiTheme="minorHAnsi" w:hAnsiTheme="minorHAnsi" w:cstheme="minorHAnsi"/>
            <w:color w:val="auto"/>
          </w:rPr>
          <w:t>https://www.r-project.org/</w:t>
        </w:r>
      </w:hyperlink>
      <w:r w:rsidR="003531B5" w:rsidRPr="003825CF">
        <w:rPr>
          <w:rFonts w:asciiTheme="minorHAnsi" w:hAnsiTheme="minorHAnsi" w:cstheme="minorHAnsi"/>
        </w:rPr>
        <w:t>.</w:t>
      </w:r>
    </w:p>
    <w:p w14:paraId="479F44A2" w14:textId="67BDBB45"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29.</w:t>
      </w:r>
      <w:r w:rsidRPr="003825CF">
        <w:rPr>
          <w:rFonts w:asciiTheme="minorHAnsi" w:hAnsiTheme="minorHAnsi" w:cstheme="minorHAnsi"/>
        </w:rPr>
        <w:tab/>
        <w:t xml:space="preserve">RStudio Team. </w:t>
      </w:r>
      <w:r w:rsidRPr="003825CF">
        <w:rPr>
          <w:rFonts w:asciiTheme="minorHAnsi" w:hAnsiTheme="minorHAnsi" w:cstheme="minorHAnsi"/>
          <w:i/>
          <w:iCs/>
        </w:rPr>
        <w:t>RStudio: Integrated Development for R</w:t>
      </w:r>
      <w:r w:rsidRPr="003825CF">
        <w:rPr>
          <w:rFonts w:asciiTheme="minorHAnsi" w:hAnsiTheme="minorHAnsi" w:cstheme="minorHAnsi"/>
        </w:rPr>
        <w:t xml:space="preserve">. </w:t>
      </w:r>
      <w:r w:rsidR="003531B5" w:rsidRPr="003825CF">
        <w:rPr>
          <w:rFonts w:asciiTheme="minorHAnsi" w:hAnsiTheme="minorHAnsi" w:cstheme="minorHAnsi"/>
        </w:rPr>
        <w:t>(v</w:t>
      </w:r>
      <w:r w:rsidRPr="003825CF">
        <w:rPr>
          <w:rFonts w:asciiTheme="minorHAnsi" w:hAnsiTheme="minorHAnsi" w:cstheme="minorHAnsi"/>
        </w:rPr>
        <w:t>1.3.959</w:t>
      </w:r>
      <w:r w:rsidR="003531B5" w:rsidRPr="003825CF">
        <w:rPr>
          <w:rFonts w:asciiTheme="minorHAnsi" w:hAnsiTheme="minorHAnsi" w:cstheme="minorHAnsi"/>
        </w:rPr>
        <w:t>)</w:t>
      </w:r>
      <w:r w:rsidRPr="003825CF">
        <w:rPr>
          <w:rFonts w:asciiTheme="minorHAnsi" w:hAnsiTheme="minorHAnsi" w:cstheme="minorHAnsi"/>
        </w:rPr>
        <w:t>. Boston: RStudio, PBC</w:t>
      </w:r>
      <w:r w:rsidR="003531B5" w:rsidRPr="003825CF">
        <w:rPr>
          <w:rFonts w:asciiTheme="minorHAnsi" w:hAnsiTheme="minorHAnsi" w:cstheme="minorHAnsi"/>
        </w:rPr>
        <w:t>.</w:t>
      </w:r>
      <w:r w:rsidRPr="003825CF">
        <w:rPr>
          <w:rFonts w:asciiTheme="minorHAnsi" w:hAnsiTheme="minorHAnsi" w:cstheme="minorHAnsi"/>
        </w:rPr>
        <w:t xml:space="preserve"> 2020.</w:t>
      </w:r>
      <w:r w:rsidR="003531B5" w:rsidRPr="003825CF">
        <w:rPr>
          <w:rFonts w:asciiTheme="minorHAnsi" w:hAnsiTheme="minorHAnsi" w:cstheme="minorHAnsi"/>
        </w:rPr>
        <w:t xml:space="preserve"> Available from: </w:t>
      </w:r>
      <w:hyperlink r:id="rId15" w:history="1">
        <w:r w:rsidR="003531B5" w:rsidRPr="003825CF">
          <w:rPr>
            <w:rStyle w:val="Hyperlink"/>
            <w:rFonts w:asciiTheme="minorHAnsi" w:hAnsiTheme="minorHAnsi" w:cstheme="minorHAnsi"/>
            <w:color w:val="auto"/>
          </w:rPr>
          <w:t>https://rstudio.com/</w:t>
        </w:r>
      </w:hyperlink>
      <w:r w:rsidR="003531B5" w:rsidRPr="003825CF">
        <w:rPr>
          <w:rFonts w:asciiTheme="minorHAnsi" w:hAnsiTheme="minorHAnsi" w:cstheme="minorHAnsi"/>
        </w:rPr>
        <w:t>.</w:t>
      </w:r>
    </w:p>
    <w:p w14:paraId="0795FC9F" w14:textId="19189803"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30.</w:t>
      </w:r>
      <w:r w:rsidRPr="003825CF">
        <w:rPr>
          <w:rFonts w:asciiTheme="minorHAnsi" w:hAnsiTheme="minorHAnsi" w:cstheme="minorHAnsi"/>
        </w:rPr>
        <w:tab/>
        <w:t>Soetaert KE, Petzoldt T, Setzer RW. Solving differential equations in R: package deSolve. Journal of statistical software. 2010</w:t>
      </w:r>
      <w:r w:rsidR="00C63932" w:rsidRPr="003825CF">
        <w:rPr>
          <w:rFonts w:asciiTheme="minorHAnsi" w:hAnsiTheme="minorHAnsi" w:cstheme="minorHAnsi"/>
        </w:rPr>
        <w:t xml:space="preserve">. </w:t>
      </w:r>
      <w:r w:rsidRPr="003825CF">
        <w:rPr>
          <w:rFonts w:asciiTheme="minorHAnsi" w:hAnsiTheme="minorHAnsi" w:cstheme="minorHAnsi"/>
        </w:rPr>
        <w:t>33</w:t>
      </w:r>
      <w:r w:rsidR="00C63932" w:rsidRPr="003825CF">
        <w:rPr>
          <w:rFonts w:asciiTheme="minorHAnsi" w:hAnsiTheme="minorHAnsi" w:cstheme="minorHAnsi"/>
        </w:rPr>
        <w:t>(9)</w:t>
      </w:r>
      <w:r w:rsidRPr="003825CF">
        <w:rPr>
          <w:rFonts w:asciiTheme="minorHAnsi" w:hAnsiTheme="minorHAnsi" w:cstheme="minorHAnsi"/>
        </w:rPr>
        <w:t>.</w:t>
      </w:r>
    </w:p>
    <w:p w14:paraId="1BA8F55C" w14:textId="16B08C78"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31.</w:t>
      </w:r>
      <w:r w:rsidRPr="003825CF">
        <w:rPr>
          <w:rFonts w:asciiTheme="minorHAnsi" w:hAnsiTheme="minorHAnsi" w:cstheme="minorHAnsi"/>
        </w:rPr>
        <w:tab/>
        <w:t xml:space="preserve">Hunter DJ. Covid-19 and the Stiff Upper Lip - The Pandemic Response in the United Kingdom. </w:t>
      </w:r>
      <w:r w:rsidRPr="003825CF">
        <w:rPr>
          <w:rFonts w:asciiTheme="minorHAnsi" w:hAnsiTheme="minorHAnsi" w:cstheme="minorHAnsi"/>
          <w:i/>
          <w:iCs/>
        </w:rPr>
        <w:t>N Engl J Med</w:t>
      </w:r>
      <w:r w:rsidRPr="003825CF">
        <w:rPr>
          <w:rFonts w:asciiTheme="minorHAnsi" w:hAnsiTheme="minorHAnsi" w:cstheme="minorHAnsi"/>
        </w:rPr>
        <w:t>. 2020</w:t>
      </w:r>
      <w:r w:rsidR="00C63932" w:rsidRPr="003825CF">
        <w:rPr>
          <w:rFonts w:asciiTheme="minorHAnsi" w:hAnsiTheme="minorHAnsi" w:cstheme="minorHAnsi"/>
        </w:rPr>
        <w:t xml:space="preserve">. </w:t>
      </w:r>
      <w:r w:rsidRPr="003825CF">
        <w:rPr>
          <w:rFonts w:asciiTheme="minorHAnsi" w:hAnsiTheme="minorHAnsi" w:cstheme="minorHAnsi"/>
        </w:rPr>
        <w:t>382(16):e31.</w:t>
      </w:r>
    </w:p>
    <w:p w14:paraId="53CDDE4F" w14:textId="3C3F06FC"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32.</w:t>
      </w:r>
      <w:r w:rsidRPr="003825CF">
        <w:rPr>
          <w:rFonts w:asciiTheme="minorHAnsi" w:hAnsiTheme="minorHAnsi" w:cstheme="minorHAnsi"/>
        </w:rPr>
        <w:tab/>
        <w:t>Media P. Fewer young adults sticking to lockdown rules, UK study shows</w:t>
      </w:r>
      <w:r w:rsidR="003531B5" w:rsidRPr="003825CF">
        <w:rPr>
          <w:rFonts w:asciiTheme="minorHAnsi" w:hAnsiTheme="minorHAnsi" w:cstheme="minorHAnsi"/>
        </w:rPr>
        <w:t xml:space="preserve">. </w:t>
      </w:r>
      <w:r w:rsidR="003531B5" w:rsidRPr="003825CF">
        <w:rPr>
          <w:rFonts w:asciiTheme="minorHAnsi" w:hAnsiTheme="minorHAnsi" w:cstheme="minorHAnsi"/>
          <w:i/>
          <w:iCs/>
        </w:rPr>
        <w:t>The Guardian</w:t>
      </w:r>
      <w:r w:rsidR="003531B5" w:rsidRPr="003825CF">
        <w:rPr>
          <w:rFonts w:asciiTheme="minorHAnsi" w:hAnsiTheme="minorHAnsi" w:cstheme="minorHAnsi"/>
        </w:rPr>
        <w:t xml:space="preserve">. [News]. </w:t>
      </w:r>
      <w:r w:rsidRPr="003825CF">
        <w:rPr>
          <w:rFonts w:asciiTheme="minorHAnsi" w:hAnsiTheme="minorHAnsi" w:cstheme="minorHAnsi"/>
        </w:rPr>
        <w:t>2020</w:t>
      </w:r>
      <w:r w:rsidR="003531B5" w:rsidRPr="003825CF">
        <w:rPr>
          <w:rFonts w:asciiTheme="minorHAnsi" w:hAnsiTheme="minorHAnsi" w:cstheme="minorHAnsi"/>
        </w:rPr>
        <w:t>. [Updated</w:t>
      </w:r>
      <w:r w:rsidRPr="003825CF">
        <w:rPr>
          <w:rFonts w:asciiTheme="minorHAnsi" w:hAnsiTheme="minorHAnsi" w:cstheme="minorHAnsi"/>
        </w:rPr>
        <w:t xml:space="preserve"> 01/08/2020</w:t>
      </w:r>
      <w:r w:rsidR="003531B5" w:rsidRPr="003825CF">
        <w:rPr>
          <w:rFonts w:asciiTheme="minorHAnsi" w:hAnsiTheme="minorHAnsi" w:cstheme="minorHAnsi"/>
        </w:rPr>
        <w:t>, cited 04/08/2020]</w:t>
      </w:r>
      <w:r w:rsidRPr="003825CF">
        <w:rPr>
          <w:rFonts w:asciiTheme="minorHAnsi" w:hAnsiTheme="minorHAnsi" w:cstheme="minorHAnsi"/>
        </w:rPr>
        <w:t xml:space="preserve">. Available from: </w:t>
      </w:r>
      <w:hyperlink r:id="rId16" w:history="1">
        <w:r w:rsidRPr="003825CF">
          <w:rPr>
            <w:rStyle w:val="Hyperlink"/>
            <w:rFonts w:asciiTheme="minorHAnsi" w:hAnsiTheme="minorHAnsi" w:cstheme="minorHAnsi"/>
            <w:color w:val="auto"/>
          </w:rPr>
          <w:t>https://www.theguardian.com/world/2020/may/21/fewer-young-adults-sticking-uk-lockdown-rules-study-coronavirus</w:t>
        </w:r>
      </w:hyperlink>
      <w:r w:rsidRPr="003825CF">
        <w:rPr>
          <w:rFonts w:asciiTheme="minorHAnsi" w:hAnsiTheme="minorHAnsi" w:cstheme="minorHAnsi"/>
        </w:rPr>
        <w:t>.</w:t>
      </w:r>
    </w:p>
    <w:p w14:paraId="0A9748BA" w14:textId="7F8022C5"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33.</w:t>
      </w:r>
      <w:r w:rsidRPr="003825CF">
        <w:rPr>
          <w:rFonts w:asciiTheme="minorHAnsi" w:hAnsiTheme="minorHAnsi" w:cstheme="minorHAnsi"/>
        </w:rPr>
        <w:tab/>
        <w:t xml:space="preserve">Elliot AJ, Harcourt SE, Hughes HE, Loveridge P, Morbey RA, Smith S, et al. The COVID-19 pandemic: a new challenge for syndromic surveillance. </w:t>
      </w:r>
      <w:r w:rsidRPr="003825CF">
        <w:rPr>
          <w:rFonts w:asciiTheme="minorHAnsi" w:hAnsiTheme="minorHAnsi" w:cstheme="minorHAnsi"/>
          <w:i/>
          <w:iCs/>
        </w:rPr>
        <w:t>Epidemiol Infect</w:t>
      </w:r>
      <w:r w:rsidRPr="003825CF">
        <w:rPr>
          <w:rFonts w:asciiTheme="minorHAnsi" w:hAnsiTheme="minorHAnsi" w:cstheme="minorHAnsi"/>
        </w:rPr>
        <w:t>. 2020</w:t>
      </w:r>
      <w:r w:rsidR="00C63932" w:rsidRPr="003825CF">
        <w:rPr>
          <w:rFonts w:asciiTheme="minorHAnsi" w:hAnsiTheme="minorHAnsi" w:cstheme="minorHAnsi"/>
        </w:rPr>
        <w:t xml:space="preserve">. </w:t>
      </w:r>
      <w:r w:rsidRPr="003825CF">
        <w:rPr>
          <w:rFonts w:asciiTheme="minorHAnsi" w:hAnsiTheme="minorHAnsi" w:cstheme="minorHAnsi"/>
        </w:rPr>
        <w:t>148:e122.</w:t>
      </w:r>
    </w:p>
    <w:p w14:paraId="55CB9C82" w14:textId="6113DCBF"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34.</w:t>
      </w:r>
      <w:r w:rsidRPr="003825CF">
        <w:rPr>
          <w:rFonts w:asciiTheme="minorHAnsi" w:hAnsiTheme="minorHAnsi" w:cstheme="minorHAnsi"/>
        </w:rPr>
        <w:tab/>
        <w:t>Lagan B. ‘Hard and fast’ plan takes New Zealand through coronavirus crisis</w:t>
      </w:r>
      <w:r w:rsidR="003531B5" w:rsidRPr="003825CF">
        <w:rPr>
          <w:rFonts w:asciiTheme="minorHAnsi" w:hAnsiTheme="minorHAnsi" w:cstheme="minorHAnsi"/>
        </w:rPr>
        <w:t xml:space="preserve">. </w:t>
      </w:r>
      <w:r w:rsidR="003531B5" w:rsidRPr="003825CF">
        <w:rPr>
          <w:rFonts w:asciiTheme="minorHAnsi" w:hAnsiTheme="minorHAnsi" w:cstheme="minorHAnsi"/>
          <w:i/>
          <w:iCs/>
        </w:rPr>
        <w:t>The Times</w:t>
      </w:r>
      <w:r w:rsidR="003531B5" w:rsidRPr="003825CF">
        <w:rPr>
          <w:rFonts w:asciiTheme="minorHAnsi" w:hAnsiTheme="minorHAnsi" w:cstheme="minorHAnsi"/>
        </w:rPr>
        <w:t xml:space="preserve">. [News]. </w:t>
      </w:r>
      <w:r w:rsidRPr="003825CF">
        <w:rPr>
          <w:rFonts w:asciiTheme="minorHAnsi" w:hAnsiTheme="minorHAnsi" w:cstheme="minorHAnsi"/>
        </w:rPr>
        <w:t>2020</w:t>
      </w:r>
      <w:r w:rsidR="003531B5" w:rsidRPr="003825CF">
        <w:rPr>
          <w:rFonts w:asciiTheme="minorHAnsi" w:hAnsiTheme="minorHAnsi" w:cstheme="minorHAnsi"/>
        </w:rPr>
        <w:t>. [Updated</w:t>
      </w:r>
      <w:r w:rsidRPr="003825CF">
        <w:rPr>
          <w:rFonts w:asciiTheme="minorHAnsi" w:hAnsiTheme="minorHAnsi" w:cstheme="minorHAnsi"/>
        </w:rPr>
        <w:t xml:space="preserve"> 20/07/2020</w:t>
      </w:r>
      <w:r w:rsidR="003531B5" w:rsidRPr="003825CF">
        <w:rPr>
          <w:rFonts w:asciiTheme="minorHAnsi" w:hAnsiTheme="minorHAnsi" w:cstheme="minorHAnsi"/>
        </w:rPr>
        <w:t>, cited 10/08/2020]</w:t>
      </w:r>
      <w:r w:rsidRPr="003825CF">
        <w:rPr>
          <w:rFonts w:asciiTheme="minorHAnsi" w:hAnsiTheme="minorHAnsi" w:cstheme="minorHAnsi"/>
        </w:rPr>
        <w:t xml:space="preserve">. Available from: </w:t>
      </w:r>
      <w:hyperlink r:id="rId17" w:history="1">
        <w:r w:rsidRPr="003825CF">
          <w:rPr>
            <w:rStyle w:val="Hyperlink"/>
            <w:rFonts w:asciiTheme="minorHAnsi" w:hAnsiTheme="minorHAnsi" w:cstheme="minorHAnsi"/>
            <w:color w:val="auto"/>
          </w:rPr>
          <w:t>https://www.thetimes.co.uk/article/hard-and-fast-plan-takes-kiwis-through-coronavirus-crisis-lnrxvtmxj</w:t>
        </w:r>
      </w:hyperlink>
      <w:r w:rsidRPr="003825CF">
        <w:rPr>
          <w:rFonts w:asciiTheme="minorHAnsi" w:hAnsiTheme="minorHAnsi" w:cstheme="minorHAnsi"/>
        </w:rPr>
        <w:t>.</w:t>
      </w:r>
    </w:p>
    <w:p w14:paraId="7134F730" w14:textId="52086DFE" w:rsidR="00C7778D" w:rsidRPr="00695E86" w:rsidRDefault="00C7778D" w:rsidP="00E748E4">
      <w:pPr>
        <w:pStyle w:val="EndNoteBibliography"/>
        <w:spacing w:after="0"/>
        <w:jc w:val="left"/>
        <w:rPr>
          <w:rFonts w:asciiTheme="minorHAnsi" w:hAnsiTheme="minorHAnsi" w:cstheme="minorHAnsi"/>
          <w:lang w:val="it-IT"/>
        </w:rPr>
      </w:pPr>
      <w:r w:rsidRPr="003825CF">
        <w:rPr>
          <w:rFonts w:asciiTheme="minorHAnsi" w:hAnsiTheme="minorHAnsi" w:cstheme="minorHAnsi"/>
        </w:rPr>
        <w:t>35.</w:t>
      </w:r>
      <w:r w:rsidRPr="003825CF">
        <w:rPr>
          <w:rFonts w:asciiTheme="minorHAnsi" w:hAnsiTheme="minorHAnsi" w:cstheme="minorHAnsi"/>
        </w:rPr>
        <w:tab/>
        <w:t xml:space="preserve">Baker MG, Wilson N, Anglemyer A. Successful Elimination of Covid-19 Transmission in New Zealand. </w:t>
      </w:r>
      <w:r w:rsidRPr="00695E86">
        <w:rPr>
          <w:rFonts w:asciiTheme="minorHAnsi" w:hAnsiTheme="minorHAnsi" w:cstheme="minorHAnsi"/>
          <w:i/>
          <w:iCs/>
          <w:lang w:val="it-IT"/>
        </w:rPr>
        <w:t>N Engl J Med</w:t>
      </w:r>
      <w:r w:rsidRPr="00695E86">
        <w:rPr>
          <w:rFonts w:asciiTheme="minorHAnsi" w:hAnsiTheme="minorHAnsi" w:cstheme="minorHAnsi"/>
          <w:lang w:val="it-IT"/>
        </w:rPr>
        <w:t>. 2020.</w:t>
      </w:r>
      <w:r w:rsidR="00C63932" w:rsidRPr="00695E86">
        <w:rPr>
          <w:rFonts w:asciiTheme="minorHAnsi" w:hAnsiTheme="minorHAnsi" w:cstheme="minorHAnsi"/>
          <w:lang w:val="it-IT"/>
        </w:rPr>
        <w:t xml:space="preserve"> </w:t>
      </w:r>
      <w:r w:rsidR="00C63932" w:rsidRPr="00695E86">
        <w:rPr>
          <w:rFonts w:asciiTheme="minorHAnsi" w:hAnsiTheme="minorHAnsi" w:cstheme="minorHAnsi"/>
          <w:shd w:val="clear" w:color="auto" w:fill="FFFFFF"/>
          <w:lang w:val="it-IT"/>
        </w:rPr>
        <w:t>383:e56</w:t>
      </w:r>
      <w:r w:rsidR="003531B5" w:rsidRPr="00695E86">
        <w:rPr>
          <w:rFonts w:asciiTheme="minorHAnsi" w:hAnsiTheme="minorHAnsi" w:cstheme="minorHAnsi"/>
          <w:shd w:val="clear" w:color="auto" w:fill="FFFFFF"/>
          <w:lang w:val="it-IT"/>
        </w:rPr>
        <w:t>.</w:t>
      </w:r>
    </w:p>
    <w:p w14:paraId="3959332E" w14:textId="51320270" w:rsidR="00C7778D" w:rsidRPr="003825CF" w:rsidRDefault="00C7778D" w:rsidP="00E748E4">
      <w:pPr>
        <w:pStyle w:val="EndNoteBibliography"/>
        <w:spacing w:after="0"/>
        <w:jc w:val="left"/>
        <w:rPr>
          <w:rFonts w:asciiTheme="minorHAnsi" w:hAnsiTheme="minorHAnsi" w:cstheme="minorHAnsi"/>
        </w:rPr>
      </w:pPr>
      <w:r w:rsidRPr="00695E86">
        <w:rPr>
          <w:rFonts w:asciiTheme="minorHAnsi" w:hAnsiTheme="minorHAnsi" w:cstheme="minorHAnsi"/>
          <w:lang w:val="it-IT"/>
        </w:rPr>
        <w:t>36.</w:t>
      </w:r>
      <w:r w:rsidRPr="00695E86">
        <w:rPr>
          <w:rFonts w:asciiTheme="minorHAnsi" w:hAnsiTheme="minorHAnsi" w:cstheme="minorHAnsi"/>
          <w:lang w:val="it-IT"/>
        </w:rPr>
        <w:tab/>
        <w:t xml:space="preserve">Ferretti L, Wymant C, Kendall M, Zhao L, Nurtay A, Abeler-Dorner L, et al. </w:t>
      </w:r>
      <w:r w:rsidRPr="003825CF">
        <w:rPr>
          <w:rFonts w:asciiTheme="minorHAnsi" w:hAnsiTheme="minorHAnsi" w:cstheme="minorHAnsi"/>
        </w:rPr>
        <w:t xml:space="preserve">Quantifying SARS-CoV-2 transmission suggests epidemic control with digital contact tracing. </w:t>
      </w:r>
      <w:r w:rsidRPr="003825CF">
        <w:rPr>
          <w:rFonts w:asciiTheme="minorHAnsi" w:hAnsiTheme="minorHAnsi" w:cstheme="minorHAnsi"/>
          <w:i/>
          <w:iCs/>
        </w:rPr>
        <w:t>Science</w:t>
      </w:r>
      <w:r w:rsidRPr="003825CF">
        <w:rPr>
          <w:rFonts w:asciiTheme="minorHAnsi" w:hAnsiTheme="minorHAnsi" w:cstheme="minorHAnsi"/>
        </w:rPr>
        <w:t>. 2020</w:t>
      </w:r>
      <w:r w:rsidR="00C63932" w:rsidRPr="003825CF">
        <w:rPr>
          <w:rFonts w:asciiTheme="minorHAnsi" w:hAnsiTheme="minorHAnsi" w:cstheme="minorHAnsi"/>
        </w:rPr>
        <w:t xml:space="preserve">. </w:t>
      </w:r>
      <w:r w:rsidRPr="003825CF">
        <w:rPr>
          <w:rFonts w:asciiTheme="minorHAnsi" w:hAnsiTheme="minorHAnsi" w:cstheme="minorHAnsi"/>
        </w:rPr>
        <w:t>368(6491).</w:t>
      </w:r>
    </w:p>
    <w:p w14:paraId="4F6E35AB" w14:textId="01A3A14E"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37.</w:t>
      </w:r>
      <w:r w:rsidRPr="003825CF">
        <w:rPr>
          <w:rFonts w:asciiTheme="minorHAnsi" w:hAnsiTheme="minorHAnsi" w:cstheme="minorHAnsi"/>
        </w:rPr>
        <w:tab/>
        <w:t xml:space="preserve">Lurie N, Saville M, Hatchett R, Halton J. Developing Covid-19 vaccines at pandemic speed. </w:t>
      </w:r>
      <w:r w:rsidR="00C63932" w:rsidRPr="003825CF">
        <w:rPr>
          <w:rFonts w:asciiTheme="minorHAnsi" w:hAnsiTheme="minorHAnsi" w:cstheme="minorHAnsi"/>
          <w:i/>
          <w:iCs/>
        </w:rPr>
        <w:t>N Engl J Med</w:t>
      </w:r>
      <w:r w:rsidRPr="003825CF">
        <w:rPr>
          <w:rFonts w:asciiTheme="minorHAnsi" w:hAnsiTheme="minorHAnsi" w:cstheme="minorHAnsi"/>
        </w:rPr>
        <w:t>. 2020</w:t>
      </w:r>
      <w:r w:rsidR="00C63932" w:rsidRPr="003825CF">
        <w:rPr>
          <w:rFonts w:asciiTheme="minorHAnsi" w:hAnsiTheme="minorHAnsi" w:cstheme="minorHAnsi"/>
        </w:rPr>
        <w:t xml:space="preserve">. </w:t>
      </w:r>
      <w:r w:rsidRPr="003825CF">
        <w:rPr>
          <w:rFonts w:asciiTheme="minorHAnsi" w:hAnsiTheme="minorHAnsi" w:cstheme="minorHAnsi"/>
        </w:rPr>
        <w:t>382(21):1969-73.</w:t>
      </w:r>
    </w:p>
    <w:p w14:paraId="19625C67" w14:textId="10FEA7A7"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38.</w:t>
      </w:r>
      <w:r w:rsidRPr="003825CF">
        <w:rPr>
          <w:rFonts w:asciiTheme="minorHAnsi" w:hAnsiTheme="minorHAnsi" w:cstheme="minorHAnsi"/>
        </w:rPr>
        <w:tab/>
        <w:t>Mahase E. Covid-19: Where are we on immunity and vaccines?</w:t>
      </w:r>
      <w:r w:rsidR="003531B5" w:rsidRPr="003825CF">
        <w:rPr>
          <w:rFonts w:asciiTheme="minorHAnsi" w:hAnsiTheme="minorHAnsi" w:cstheme="minorHAnsi"/>
        </w:rPr>
        <w:t>. BMJ.</w:t>
      </w:r>
      <w:r w:rsidRPr="003825CF">
        <w:rPr>
          <w:rFonts w:asciiTheme="minorHAnsi" w:hAnsiTheme="minorHAnsi" w:cstheme="minorHAnsi"/>
        </w:rPr>
        <w:t xml:space="preserve"> </w:t>
      </w:r>
      <w:r w:rsidR="003825CF" w:rsidRPr="003825CF">
        <w:rPr>
          <w:rFonts w:asciiTheme="minorHAnsi" w:hAnsiTheme="minorHAnsi" w:cstheme="minorHAnsi"/>
        </w:rPr>
        <w:t xml:space="preserve">[Internet]. </w:t>
      </w:r>
      <w:r w:rsidRPr="003825CF">
        <w:rPr>
          <w:rFonts w:asciiTheme="minorHAnsi" w:hAnsiTheme="minorHAnsi" w:cstheme="minorHAnsi"/>
        </w:rPr>
        <w:t>2020.</w:t>
      </w:r>
      <w:r w:rsidR="003825CF" w:rsidRPr="003825CF">
        <w:rPr>
          <w:rFonts w:asciiTheme="minorHAnsi" w:hAnsiTheme="minorHAnsi" w:cstheme="minorHAnsi"/>
        </w:rPr>
        <w:t xml:space="preserve"> </w:t>
      </w:r>
      <w:r w:rsidR="003825CF" w:rsidRPr="003825CF">
        <w:rPr>
          <w:rFonts w:asciiTheme="minorHAnsi" w:hAnsiTheme="minorHAnsi" w:cstheme="minorHAnsi"/>
          <w:shd w:val="clear" w:color="auto" w:fill="FFFFFF"/>
        </w:rPr>
        <w:t xml:space="preserve">370:m3096. </w:t>
      </w:r>
      <w:r w:rsidR="003825CF" w:rsidRPr="003825CF">
        <w:rPr>
          <w:rFonts w:asciiTheme="minorHAnsi" w:hAnsiTheme="minorHAnsi" w:cstheme="minorHAnsi"/>
        </w:rPr>
        <w:t>Available from</w:t>
      </w:r>
      <w:r w:rsidR="00762A0B">
        <w:rPr>
          <w:rFonts w:asciiTheme="minorHAnsi" w:hAnsiTheme="minorHAnsi" w:cstheme="minorHAnsi"/>
        </w:rPr>
        <w:t>:</w:t>
      </w:r>
      <w:r w:rsidR="003825CF" w:rsidRPr="003825CF">
        <w:rPr>
          <w:rFonts w:asciiTheme="minorHAnsi" w:hAnsiTheme="minorHAnsi" w:cstheme="minorHAnsi"/>
        </w:rPr>
        <w:t xml:space="preserve"> </w:t>
      </w:r>
      <w:r w:rsidR="003825CF" w:rsidRPr="00762A0B">
        <w:rPr>
          <w:rFonts w:asciiTheme="minorHAnsi" w:hAnsiTheme="minorHAnsi" w:cstheme="minorHAnsi"/>
          <w:u w:val="single"/>
        </w:rPr>
        <w:t>https://doi.org/10.1136/bmj.m3096</w:t>
      </w:r>
      <w:r w:rsidR="003825CF" w:rsidRPr="003825CF">
        <w:rPr>
          <w:rFonts w:asciiTheme="minorHAnsi" w:hAnsiTheme="minorHAnsi" w:cstheme="minorHAnsi"/>
        </w:rPr>
        <w:t>.</w:t>
      </w:r>
    </w:p>
    <w:p w14:paraId="54CFD3E0" w14:textId="702D8D80"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39.</w:t>
      </w:r>
      <w:r w:rsidRPr="003825CF">
        <w:rPr>
          <w:rFonts w:asciiTheme="minorHAnsi" w:hAnsiTheme="minorHAnsi" w:cstheme="minorHAnsi"/>
        </w:rPr>
        <w:tab/>
        <w:t xml:space="preserve">Kissler SM, Tedijanto C, Goldstein E, Grad YH, Lipsitch M. Projecting the transmission dynamics of SARS-CoV-2 through the postpandemic period. </w:t>
      </w:r>
      <w:r w:rsidRPr="003825CF">
        <w:rPr>
          <w:rFonts w:asciiTheme="minorHAnsi" w:hAnsiTheme="minorHAnsi" w:cstheme="minorHAnsi"/>
          <w:i/>
          <w:iCs/>
        </w:rPr>
        <w:t>Science</w:t>
      </w:r>
      <w:r w:rsidRPr="003825CF">
        <w:rPr>
          <w:rFonts w:asciiTheme="minorHAnsi" w:hAnsiTheme="minorHAnsi" w:cstheme="minorHAnsi"/>
        </w:rPr>
        <w:t>. 2020</w:t>
      </w:r>
      <w:r w:rsidR="00C63932" w:rsidRPr="003825CF">
        <w:rPr>
          <w:rFonts w:asciiTheme="minorHAnsi" w:hAnsiTheme="minorHAnsi" w:cstheme="minorHAnsi"/>
        </w:rPr>
        <w:t xml:space="preserve">. </w:t>
      </w:r>
      <w:r w:rsidRPr="003825CF">
        <w:rPr>
          <w:rFonts w:asciiTheme="minorHAnsi" w:hAnsiTheme="minorHAnsi" w:cstheme="minorHAnsi"/>
        </w:rPr>
        <w:t>368(6493):860-8.</w:t>
      </w:r>
    </w:p>
    <w:p w14:paraId="06C6B631" w14:textId="27D9BCB4" w:rsidR="00C7778D" w:rsidRPr="003825CF" w:rsidRDefault="00C7778D" w:rsidP="00E748E4">
      <w:pPr>
        <w:pStyle w:val="EndNoteBibliography"/>
        <w:spacing w:after="0"/>
        <w:jc w:val="left"/>
        <w:rPr>
          <w:rFonts w:asciiTheme="minorHAnsi" w:hAnsiTheme="minorHAnsi" w:cstheme="minorHAnsi"/>
        </w:rPr>
      </w:pPr>
      <w:r w:rsidRPr="003825CF">
        <w:rPr>
          <w:rFonts w:asciiTheme="minorHAnsi" w:hAnsiTheme="minorHAnsi" w:cstheme="minorHAnsi"/>
        </w:rPr>
        <w:t>40.</w:t>
      </w:r>
      <w:r w:rsidRPr="003825CF">
        <w:rPr>
          <w:rFonts w:asciiTheme="minorHAnsi" w:hAnsiTheme="minorHAnsi" w:cstheme="minorHAnsi"/>
        </w:rPr>
        <w:tab/>
        <w:t xml:space="preserve">Gomes MGM, Aguas R, Corder RM, King JG, Langwig KE, Souto-Maior C, et al. Individual variation in susceptibility or exposure to SARS-CoV-2 lowers the herd immunity threshold. </w:t>
      </w:r>
      <w:r w:rsidRPr="003825CF">
        <w:rPr>
          <w:rFonts w:asciiTheme="minorHAnsi" w:hAnsiTheme="minorHAnsi" w:cstheme="minorHAnsi"/>
          <w:i/>
          <w:iCs/>
        </w:rPr>
        <w:t>medRxiv</w:t>
      </w:r>
      <w:r w:rsidRPr="003825CF">
        <w:rPr>
          <w:rFonts w:asciiTheme="minorHAnsi" w:hAnsiTheme="minorHAnsi" w:cstheme="minorHAnsi"/>
        </w:rPr>
        <w:t>.</w:t>
      </w:r>
      <w:r w:rsidR="00C63932" w:rsidRPr="003825CF">
        <w:rPr>
          <w:rFonts w:asciiTheme="minorHAnsi" w:hAnsiTheme="minorHAnsi" w:cstheme="minorHAnsi"/>
        </w:rPr>
        <w:t xml:space="preserve"> [Preprint].</w:t>
      </w:r>
      <w:r w:rsidRPr="003825CF">
        <w:rPr>
          <w:rFonts w:asciiTheme="minorHAnsi" w:hAnsiTheme="minorHAnsi" w:cstheme="minorHAnsi"/>
        </w:rPr>
        <w:t xml:space="preserve"> 2020.</w:t>
      </w:r>
      <w:r w:rsidR="00C63932" w:rsidRPr="003825CF">
        <w:rPr>
          <w:rFonts w:asciiTheme="minorHAnsi" w:hAnsiTheme="minorHAnsi" w:cstheme="minorHAnsi"/>
        </w:rPr>
        <w:t xml:space="preserve"> Available from: </w:t>
      </w:r>
      <w:r w:rsidR="00C63932" w:rsidRPr="00762A0B">
        <w:rPr>
          <w:rFonts w:asciiTheme="minorHAnsi" w:hAnsiTheme="minorHAnsi" w:cstheme="minorHAnsi"/>
          <w:u w:val="single"/>
          <w:shd w:val="clear" w:color="auto" w:fill="FFFFFF"/>
        </w:rPr>
        <w:t>https://doi.org/10.1101/2020.04.27.20081893</w:t>
      </w:r>
      <w:r w:rsidR="00762A0B" w:rsidRPr="00762A0B">
        <w:rPr>
          <w:rFonts w:asciiTheme="minorHAnsi" w:hAnsiTheme="minorHAnsi" w:cstheme="minorHAnsi"/>
          <w:shd w:val="clear" w:color="auto" w:fill="FFFFFF"/>
        </w:rPr>
        <w:t>.</w:t>
      </w:r>
    </w:p>
    <w:p w14:paraId="2D82C133" w14:textId="495622BE" w:rsidR="00C7778D" w:rsidRPr="00695E86" w:rsidRDefault="00C7778D" w:rsidP="00E748E4">
      <w:pPr>
        <w:pStyle w:val="EndNoteBibliography"/>
        <w:spacing w:after="0"/>
        <w:jc w:val="left"/>
        <w:rPr>
          <w:rFonts w:asciiTheme="minorHAnsi" w:hAnsiTheme="minorHAnsi" w:cstheme="minorHAnsi"/>
          <w:lang w:val="fr-FR"/>
        </w:rPr>
      </w:pPr>
      <w:r w:rsidRPr="003825CF">
        <w:rPr>
          <w:rFonts w:asciiTheme="minorHAnsi" w:hAnsiTheme="minorHAnsi" w:cstheme="minorHAnsi"/>
        </w:rPr>
        <w:t>41.</w:t>
      </w:r>
      <w:r w:rsidRPr="003825CF">
        <w:rPr>
          <w:rFonts w:asciiTheme="minorHAnsi" w:hAnsiTheme="minorHAnsi" w:cstheme="minorHAnsi"/>
        </w:rPr>
        <w:tab/>
        <w:t xml:space="preserve">Britton T, Ball F, Trapman P. A mathematical model reveals the influence of population heterogeneity on herd immunity to SARS-CoV-2. </w:t>
      </w:r>
      <w:r w:rsidRPr="00695E86">
        <w:rPr>
          <w:rFonts w:asciiTheme="minorHAnsi" w:hAnsiTheme="minorHAnsi" w:cstheme="minorHAnsi"/>
          <w:i/>
          <w:iCs/>
          <w:lang w:val="fr-FR"/>
        </w:rPr>
        <w:t>Science</w:t>
      </w:r>
      <w:r w:rsidRPr="00695E86">
        <w:rPr>
          <w:rFonts w:asciiTheme="minorHAnsi" w:hAnsiTheme="minorHAnsi" w:cstheme="minorHAnsi"/>
          <w:lang w:val="fr-FR"/>
        </w:rPr>
        <w:t>. 2020.</w:t>
      </w:r>
      <w:r w:rsidR="00D82EC2" w:rsidRPr="00695E86">
        <w:rPr>
          <w:rFonts w:asciiTheme="minorHAnsi" w:hAnsiTheme="minorHAnsi" w:cstheme="minorHAnsi"/>
          <w:lang w:val="fr-FR"/>
        </w:rPr>
        <w:t xml:space="preserve"> </w:t>
      </w:r>
      <w:r w:rsidR="00D82EC2" w:rsidRPr="00695E86">
        <w:rPr>
          <w:rFonts w:asciiTheme="minorHAnsi" w:hAnsiTheme="minorHAnsi" w:cstheme="minorHAnsi"/>
          <w:shd w:val="clear" w:color="auto" w:fill="FFFFFF"/>
          <w:lang w:val="fr-FR"/>
        </w:rPr>
        <w:t>369(6505): 846-849</w:t>
      </w:r>
    </w:p>
    <w:p w14:paraId="3E648276" w14:textId="10BA8DAD" w:rsidR="00C7778D" w:rsidRPr="003825CF" w:rsidRDefault="00C7778D" w:rsidP="00E748E4">
      <w:pPr>
        <w:pStyle w:val="EndNoteBibliography"/>
        <w:jc w:val="left"/>
        <w:rPr>
          <w:rFonts w:asciiTheme="minorHAnsi" w:hAnsiTheme="minorHAnsi" w:cstheme="minorHAnsi"/>
        </w:rPr>
      </w:pPr>
      <w:r w:rsidRPr="00695E86">
        <w:rPr>
          <w:rFonts w:asciiTheme="minorHAnsi" w:hAnsiTheme="minorHAnsi" w:cstheme="minorHAnsi"/>
          <w:lang w:val="fr-FR"/>
        </w:rPr>
        <w:t>42.</w:t>
      </w:r>
      <w:r w:rsidRPr="00695E86">
        <w:rPr>
          <w:rFonts w:asciiTheme="minorHAnsi" w:hAnsiTheme="minorHAnsi" w:cstheme="minorHAnsi"/>
          <w:lang w:val="fr-FR"/>
        </w:rPr>
        <w:tab/>
        <w:t xml:space="preserve">Davies NG, Klepac P, Liu Y, Prem K, Jit M, group CC-w, et al. </w:t>
      </w:r>
      <w:r w:rsidRPr="003825CF">
        <w:rPr>
          <w:rFonts w:asciiTheme="minorHAnsi" w:hAnsiTheme="minorHAnsi" w:cstheme="minorHAnsi"/>
        </w:rPr>
        <w:t xml:space="preserve">Age-dependent effects in the transmission and control of COVID-19 epidemics. </w:t>
      </w:r>
      <w:r w:rsidRPr="003825CF">
        <w:rPr>
          <w:rFonts w:asciiTheme="minorHAnsi" w:hAnsiTheme="minorHAnsi" w:cstheme="minorHAnsi"/>
          <w:i/>
          <w:iCs/>
        </w:rPr>
        <w:t>Nat Med</w:t>
      </w:r>
      <w:r w:rsidRPr="003825CF">
        <w:rPr>
          <w:rFonts w:asciiTheme="minorHAnsi" w:hAnsiTheme="minorHAnsi" w:cstheme="minorHAnsi"/>
        </w:rPr>
        <w:t>. 2020</w:t>
      </w:r>
      <w:r w:rsidR="00D82EC2" w:rsidRPr="003825CF">
        <w:rPr>
          <w:rFonts w:asciiTheme="minorHAnsi" w:hAnsiTheme="minorHAnsi" w:cstheme="minorHAnsi"/>
        </w:rPr>
        <w:t xml:space="preserve">. </w:t>
      </w:r>
      <w:r w:rsidRPr="003825CF">
        <w:rPr>
          <w:rFonts w:asciiTheme="minorHAnsi" w:hAnsiTheme="minorHAnsi" w:cstheme="minorHAnsi"/>
        </w:rPr>
        <w:t>26(8):1205-11.</w:t>
      </w:r>
    </w:p>
    <w:p w14:paraId="16846BBE" w14:textId="20154FED" w:rsidR="00E40CC4" w:rsidRPr="00E40CC4" w:rsidRDefault="008E7D23" w:rsidP="00E748E4">
      <w:r w:rsidRPr="003825CF">
        <w:rPr>
          <w:rFonts w:cstheme="minorHAnsi"/>
        </w:rPr>
        <w:fldChar w:fldCharType="end"/>
      </w:r>
      <w:bookmarkEnd w:id="446"/>
    </w:p>
    <w:sectPr w:rsidR="00E40CC4" w:rsidRPr="00E40C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57C0C"/>
    <w:multiLevelType w:val="hybridMultilevel"/>
    <w:tmpl w:val="514C5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087C80"/>
    <w:multiLevelType w:val="multilevel"/>
    <w:tmpl w:val="195EA9D4"/>
    <w:lvl w:ilvl="0">
      <w:start w:val="1"/>
      <w:numFmt w:val="bullet"/>
      <w:lvlText w:val=""/>
      <w:lvlJc w:val="left"/>
      <w:pPr>
        <w:ind w:left="360" w:hanging="36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914738"/>
    <w:multiLevelType w:val="hybridMultilevel"/>
    <w:tmpl w:val="EAFEC7E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EE1086"/>
    <w:multiLevelType w:val="hybridMultilevel"/>
    <w:tmpl w:val="4A4CD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587A2E"/>
    <w:multiLevelType w:val="hybridMultilevel"/>
    <w:tmpl w:val="09988D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7DB059D"/>
    <w:multiLevelType w:val="multilevel"/>
    <w:tmpl w:val="2FF2CCE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A7D12F8"/>
    <w:multiLevelType w:val="hybridMultilevel"/>
    <w:tmpl w:val="ED742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EC0BEA"/>
    <w:multiLevelType w:val="hybridMultilevel"/>
    <w:tmpl w:val="6BFE6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F2523FA"/>
    <w:multiLevelType w:val="hybridMultilevel"/>
    <w:tmpl w:val="AC76D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6"/>
  </w:num>
  <w:num w:numId="6">
    <w:abstractNumId w:val="2"/>
  </w:num>
  <w:num w:numId="7">
    <w:abstractNumId w:val="7"/>
  </w:num>
  <w:num w:numId="8">
    <w:abstractNumId w:val="0"/>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exander Morgan">
    <w15:presenceInfo w15:providerId="Windows Live" w15:userId="1a43674bc61a3a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Vancouver Varian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w09xfaoww2dbetwsrpefx7pr0z0swafa9f&quot;&gt;References&lt;record-ids&gt;&lt;item&gt;1&lt;/item&gt;&lt;item&gt;2&lt;/item&gt;&lt;item&gt;3&lt;/item&gt;&lt;item&gt;4&lt;/item&gt;&lt;item&gt;5&lt;/item&gt;&lt;item&gt;6&lt;/item&gt;&lt;item&gt;7&lt;/item&gt;&lt;item&gt;8&lt;/item&gt;&lt;item&gt;9&lt;/item&gt;&lt;item&gt;10&lt;/item&gt;&lt;item&gt;11&lt;/item&gt;&lt;item&gt;12&lt;/item&gt;&lt;item&gt;13&lt;/item&gt;&lt;item&gt;14&lt;/item&gt;&lt;item&gt;17&lt;/item&gt;&lt;item&gt;19&lt;/item&gt;&lt;item&gt;20&lt;/item&gt;&lt;item&gt;22&lt;/item&gt;&lt;item&gt;23&lt;/item&gt;&lt;item&gt;25&lt;/item&gt;&lt;item&gt;26&lt;/item&gt;&lt;item&gt;28&lt;/item&gt;&lt;item&gt;29&lt;/item&gt;&lt;item&gt;30&lt;/item&gt;&lt;item&gt;31&lt;/item&gt;&lt;item&gt;32&lt;/item&gt;&lt;item&gt;33&lt;/item&gt;&lt;item&gt;34&lt;/item&gt;&lt;item&gt;36&lt;/item&gt;&lt;item&gt;37&lt;/item&gt;&lt;item&gt;39&lt;/item&gt;&lt;item&gt;40&lt;/item&gt;&lt;item&gt;41&lt;/item&gt;&lt;item&gt;42&lt;/item&gt;&lt;item&gt;43&lt;/item&gt;&lt;item&gt;44&lt;/item&gt;&lt;item&gt;48&lt;/item&gt;&lt;item&gt;49&lt;/item&gt;&lt;item&gt;51&lt;/item&gt;&lt;item&gt;53&lt;/item&gt;&lt;item&gt;54&lt;/item&gt;&lt;item&gt;55&lt;/item&gt;&lt;/record-ids&gt;&lt;/item&gt;&lt;/Libraries&gt;"/>
  </w:docVars>
  <w:rsids>
    <w:rsidRoot w:val="00836B80"/>
    <w:rsid w:val="00002301"/>
    <w:rsid w:val="0001008D"/>
    <w:rsid w:val="00012B1F"/>
    <w:rsid w:val="00030257"/>
    <w:rsid w:val="000446A3"/>
    <w:rsid w:val="00044F54"/>
    <w:rsid w:val="00052232"/>
    <w:rsid w:val="0005344E"/>
    <w:rsid w:val="000564B6"/>
    <w:rsid w:val="00062E35"/>
    <w:rsid w:val="0006559F"/>
    <w:rsid w:val="000844E2"/>
    <w:rsid w:val="00086FFD"/>
    <w:rsid w:val="0008793F"/>
    <w:rsid w:val="0009643C"/>
    <w:rsid w:val="000A05E4"/>
    <w:rsid w:val="000A14E2"/>
    <w:rsid w:val="000A419A"/>
    <w:rsid w:val="000A4720"/>
    <w:rsid w:val="000B3665"/>
    <w:rsid w:val="000B72BE"/>
    <w:rsid w:val="000B7708"/>
    <w:rsid w:val="000C2949"/>
    <w:rsid w:val="000C2CE5"/>
    <w:rsid w:val="000C7C7F"/>
    <w:rsid w:val="000D077C"/>
    <w:rsid w:val="000D4C5A"/>
    <w:rsid w:val="000D5E3D"/>
    <w:rsid w:val="000E1AC7"/>
    <w:rsid w:val="000E76AA"/>
    <w:rsid w:val="000F1431"/>
    <w:rsid w:val="001005C9"/>
    <w:rsid w:val="00101416"/>
    <w:rsid w:val="00101E15"/>
    <w:rsid w:val="001024F9"/>
    <w:rsid w:val="001072D4"/>
    <w:rsid w:val="001222A0"/>
    <w:rsid w:val="001251B6"/>
    <w:rsid w:val="00125586"/>
    <w:rsid w:val="001270BA"/>
    <w:rsid w:val="001322FB"/>
    <w:rsid w:val="00143D22"/>
    <w:rsid w:val="0014793A"/>
    <w:rsid w:val="00147D97"/>
    <w:rsid w:val="0015727F"/>
    <w:rsid w:val="00161D15"/>
    <w:rsid w:val="00167847"/>
    <w:rsid w:val="001701DC"/>
    <w:rsid w:val="00173895"/>
    <w:rsid w:val="001857F4"/>
    <w:rsid w:val="00190D01"/>
    <w:rsid w:val="00192D23"/>
    <w:rsid w:val="001962EC"/>
    <w:rsid w:val="001A2A2F"/>
    <w:rsid w:val="001B1F07"/>
    <w:rsid w:val="001B494C"/>
    <w:rsid w:val="001B7E31"/>
    <w:rsid w:val="001C2C2A"/>
    <w:rsid w:val="001C66D4"/>
    <w:rsid w:val="001D2928"/>
    <w:rsid w:val="001D3F02"/>
    <w:rsid w:val="001D58C4"/>
    <w:rsid w:val="001E0B70"/>
    <w:rsid w:val="001E58FE"/>
    <w:rsid w:val="001E6C6C"/>
    <w:rsid w:val="00201F67"/>
    <w:rsid w:val="002029E5"/>
    <w:rsid w:val="00202F90"/>
    <w:rsid w:val="0021118A"/>
    <w:rsid w:val="00217161"/>
    <w:rsid w:val="00220B77"/>
    <w:rsid w:val="00224029"/>
    <w:rsid w:val="00225399"/>
    <w:rsid w:val="002334C3"/>
    <w:rsid w:val="00236A34"/>
    <w:rsid w:val="00240D17"/>
    <w:rsid w:val="00243372"/>
    <w:rsid w:val="00260FC2"/>
    <w:rsid w:val="00262E30"/>
    <w:rsid w:val="002743B8"/>
    <w:rsid w:val="0027571A"/>
    <w:rsid w:val="00286865"/>
    <w:rsid w:val="00290F28"/>
    <w:rsid w:val="00292147"/>
    <w:rsid w:val="00293884"/>
    <w:rsid w:val="002978CF"/>
    <w:rsid w:val="002979AD"/>
    <w:rsid w:val="002A41E0"/>
    <w:rsid w:val="002A6679"/>
    <w:rsid w:val="002A6893"/>
    <w:rsid w:val="002A6E5D"/>
    <w:rsid w:val="002A75EF"/>
    <w:rsid w:val="002B1A26"/>
    <w:rsid w:val="002B5F8B"/>
    <w:rsid w:val="002B6817"/>
    <w:rsid w:val="002B74EB"/>
    <w:rsid w:val="002C5A30"/>
    <w:rsid w:val="002D193A"/>
    <w:rsid w:val="002D601E"/>
    <w:rsid w:val="00307164"/>
    <w:rsid w:val="0031585C"/>
    <w:rsid w:val="00321776"/>
    <w:rsid w:val="003223F4"/>
    <w:rsid w:val="00322E39"/>
    <w:rsid w:val="00322F52"/>
    <w:rsid w:val="00333087"/>
    <w:rsid w:val="0033415E"/>
    <w:rsid w:val="00337F4D"/>
    <w:rsid w:val="00341BF0"/>
    <w:rsid w:val="003423EC"/>
    <w:rsid w:val="003531B5"/>
    <w:rsid w:val="003535B6"/>
    <w:rsid w:val="00357A8F"/>
    <w:rsid w:val="00363B5D"/>
    <w:rsid w:val="00367B1B"/>
    <w:rsid w:val="00375560"/>
    <w:rsid w:val="00381F52"/>
    <w:rsid w:val="003825CF"/>
    <w:rsid w:val="00383D41"/>
    <w:rsid w:val="00386FA0"/>
    <w:rsid w:val="0039606D"/>
    <w:rsid w:val="003A34E3"/>
    <w:rsid w:val="003B30F9"/>
    <w:rsid w:val="003B6642"/>
    <w:rsid w:val="003C1A6E"/>
    <w:rsid w:val="003D2A3B"/>
    <w:rsid w:val="003D3E29"/>
    <w:rsid w:val="003E1613"/>
    <w:rsid w:val="003E5772"/>
    <w:rsid w:val="003E5AF5"/>
    <w:rsid w:val="003E6C04"/>
    <w:rsid w:val="003E75A6"/>
    <w:rsid w:val="00410B13"/>
    <w:rsid w:val="00427402"/>
    <w:rsid w:val="0043324B"/>
    <w:rsid w:val="00437D1D"/>
    <w:rsid w:val="0045017A"/>
    <w:rsid w:val="00451FD1"/>
    <w:rsid w:val="00452109"/>
    <w:rsid w:val="00452A9C"/>
    <w:rsid w:val="00454554"/>
    <w:rsid w:val="00475740"/>
    <w:rsid w:val="00482136"/>
    <w:rsid w:val="00482A6D"/>
    <w:rsid w:val="004912FE"/>
    <w:rsid w:val="00492150"/>
    <w:rsid w:val="004938C0"/>
    <w:rsid w:val="00494E45"/>
    <w:rsid w:val="00496888"/>
    <w:rsid w:val="00496AA8"/>
    <w:rsid w:val="004979B1"/>
    <w:rsid w:val="004B2057"/>
    <w:rsid w:val="004B737D"/>
    <w:rsid w:val="004C72A9"/>
    <w:rsid w:val="004D16F2"/>
    <w:rsid w:val="004D297D"/>
    <w:rsid w:val="004E3453"/>
    <w:rsid w:val="004E78E3"/>
    <w:rsid w:val="004E7CED"/>
    <w:rsid w:val="004F7DBA"/>
    <w:rsid w:val="0050670C"/>
    <w:rsid w:val="005132A9"/>
    <w:rsid w:val="0052584E"/>
    <w:rsid w:val="00525B1C"/>
    <w:rsid w:val="00525DE0"/>
    <w:rsid w:val="005300C8"/>
    <w:rsid w:val="0053090B"/>
    <w:rsid w:val="00531E03"/>
    <w:rsid w:val="0053427D"/>
    <w:rsid w:val="00534297"/>
    <w:rsid w:val="005361C6"/>
    <w:rsid w:val="00550980"/>
    <w:rsid w:val="00554E7C"/>
    <w:rsid w:val="005568F9"/>
    <w:rsid w:val="00561088"/>
    <w:rsid w:val="005661F5"/>
    <w:rsid w:val="00567039"/>
    <w:rsid w:val="00567A7D"/>
    <w:rsid w:val="005707DD"/>
    <w:rsid w:val="00571EB1"/>
    <w:rsid w:val="00574EAD"/>
    <w:rsid w:val="00585D2F"/>
    <w:rsid w:val="005A024C"/>
    <w:rsid w:val="005A5313"/>
    <w:rsid w:val="005B1D14"/>
    <w:rsid w:val="005D4255"/>
    <w:rsid w:val="005D6D7C"/>
    <w:rsid w:val="005E162C"/>
    <w:rsid w:val="005E240D"/>
    <w:rsid w:val="005E609A"/>
    <w:rsid w:val="005E60B7"/>
    <w:rsid w:val="005F24C7"/>
    <w:rsid w:val="005F2692"/>
    <w:rsid w:val="00601339"/>
    <w:rsid w:val="00605A98"/>
    <w:rsid w:val="00626BDE"/>
    <w:rsid w:val="00634F41"/>
    <w:rsid w:val="00654EA9"/>
    <w:rsid w:val="006567A8"/>
    <w:rsid w:val="0066335A"/>
    <w:rsid w:val="00671EBA"/>
    <w:rsid w:val="00673527"/>
    <w:rsid w:val="00675F0B"/>
    <w:rsid w:val="006778E7"/>
    <w:rsid w:val="00695E86"/>
    <w:rsid w:val="006A107A"/>
    <w:rsid w:val="006A7EEB"/>
    <w:rsid w:val="006B698F"/>
    <w:rsid w:val="006B7339"/>
    <w:rsid w:val="006D13DD"/>
    <w:rsid w:val="006D1D2B"/>
    <w:rsid w:val="006D65C9"/>
    <w:rsid w:val="006D66A9"/>
    <w:rsid w:val="006D67D3"/>
    <w:rsid w:val="006E1C33"/>
    <w:rsid w:val="006F0128"/>
    <w:rsid w:val="006F258F"/>
    <w:rsid w:val="006F597F"/>
    <w:rsid w:val="00703E21"/>
    <w:rsid w:val="007112BD"/>
    <w:rsid w:val="00715A7A"/>
    <w:rsid w:val="007271CB"/>
    <w:rsid w:val="00733263"/>
    <w:rsid w:val="0073682A"/>
    <w:rsid w:val="00742E06"/>
    <w:rsid w:val="00755ECC"/>
    <w:rsid w:val="00762A0B"/>
    <w:rsid w:val="00786EEC"/>
    <w:rsid w:val="00795024"/>
    <w:rsid w:val="007A1C86"/>
    <w:rsid w:val="007C5C34"/>
    <w:rsid w:val="007E3E84"/>
    <w:rsid w:val="007F3C31"/>
    <w:rsid w:val="007F3CCD"/>
    <w:rsid w:val="007F51C7"/>
    <w:rsid w:val="007F6A5B"/>
    <w:rsid w:val="00800F54"/>
    <w:rsid w:val="0081037D"/>
    <w:rsid w:val="00815E60"/>
    <w:rsid w:val="008168D7"/>
    <w:rsid w:val="008312FF"/>
    <w:rsid w:val="00833974"/>
    <w:rsid w:val="00834C5B"/>
    <w:rsid w:val="00836B80"/>
    <w:rsid w:val="00837249"/>
    <w:rsid w:val="00845AB2"/>
    <w:rsid w:val="00846DA6"/>
    <w:rsid w:val="00851B43"/>
    <w:rsid w:val="00861877"/>
    <w:rsid w:val="00863DA1"/>
    <w:rsid w:val="0087663B"/>
    <w:rsid w:val="00880E85"/>
    <w:rsid w:val="00880FAA"/>
    <w:rsid w:val="0088526D"/>
    <w:rsid w:val="00891051"/>
    <w:rsid w:val="00897C93"/>
    <w:rsid w:val="008A044A"/>
    <w:rsid w:val="008B7D29"/>
    <w:rsid w:val="008C25AF"/>
    <w:rsid w:val="008D534D"/>
    <w:rsid w:val="008E1957"/>
    <w:rsid w:val="008E6BE9"/>
    <w:rsid w:val="008E7D23"/>
    <w:rsid w:val="008F333A"/>
    <w:rsid w:val="008F51BC"/>
    <w:rsid w:val="008F6C39"/>
    <w:rsid w:val="008F73BB"/>
    <w:rsid w:val="008F7A5E"/>
    <w:rsid w:val="0090155D"/>
    <w:rsid w:val="00902A25"/>
    <w:rsid w:val="0091362B"/>
    <w:rsid w:val="00927940"/>
    <w:rsid w:val="009279F1"/>
    <w:rsid w:val="00927E8F"/>
    <w:rsid w:val="009369B7"/>
    <w:rsid w:val="009421D2"/>
    <w:rsid w:val="00942F22"/>
    <w:rsid w:val="0094335C"/>
    <w:rsid w:val="009519C7"/>
    <w:rsid w:val="009548CD"/>
    <w:rsid w:val="00954BF9"/>
    <w:rsid w:val="009623A7"/>
    <w:rsid w:val="009662D7"/>
    <w:rsid w:val="00967832"/>
    <w:rsid w:val="00975620"/>
    <w:rsid w:val="00975DF1"/>
    <w:rsid w:val="0098054F"/>
    <w:rsid w:val="00983810"/>
    <w:rsid w:val="0099681E"/>
    <w:rsid w:val="009A014C"/>
    <w:rsid w:val="009A5205"/>
    <w:rsid w:val="009C4CCE"/>
    <w:rsid w:val="009C5BD4"/>
    <w:rsid w:val="009C6C85"/>
    <w:rsid w:val="009D443D"/>
    <w:rsid w:val="009D522F"/>
    <w:rsid w:val="009D74B7"/>
    <w:rsid w:val="009E251C"/>
    <w:rsid w:val="009F4A17"/>
    <w:rsid w:val="009F5633"/>
    <w:rsid w:val="00A00553"/>
    <w:rsid w:val="00A02A56"/>
    <w:rsid w:val="00A111D7"/>
    <w:rsid w:val="00A13480"/>
    <w:rsid w:val="00A17366"/>
    <w:rsid w:val="00A20686"/>
    <w:rsid w:val="00A2643A"/>
    <w:rsid w:val="00A26472"/>
    <w:rsid w:val="00A306F8"/>
    <w:rsid w:val="00A40309"/>
    <w:rsid w:val="00A44704"/>
    <w:rsid w:val="00A457A4"/>
    <w:rsid w:val="00A508D5"/>
    <w:rsid w:val="00A54CF5"/>
    <w:rsid w:val="00A66E59"/>
    <w:rsid w:val="00A6703F"/>
    <w:rsid w:val="00A745BE"/>
    <w:rsid w:val="00A8113E"/>
    <w:rsid w:val="00A82093"/>
    <w:rsid w:val="00A87D2D"/>
    <w:rsid w:val="00A9015F"/>
    <w:rsid w:val="00A90EE5"/>
    <w:rsid w:val="00AA1064"/>
    <w:rsid w:val="00AA77F4"/>
    <w:rsid w:val="00AB0A5B"/>
    <w:rsid w:val="00AB5127"/>
    <w:rsid w:val="00AB7933"/>
    <w:rsid w:val="00AC1075"/>
    <w:rsid w:val="00AC512D"/>
    <w:rsid w:val="00AC7E7A"/>
    <w:rsid w:val="00AD4359"/>
    <w:rsid w:val="00AF0EEB"/>
    <w:rsid w:val="00AF3564"/>
    <w:rsid w:val="00AF789F"/>
    <w:rsid w:val="00B00DDB"/>
    <w:rsid w:val="00B14737"/>
    <w:rsid w:val="00B15421"/>
    <w:rsid w:val="00B17330"/>
    <w:rsid w:val="00B17788"/>
    <w:rsid w:val="00B20CC1"/>
    <w:rsid w:val="00B20FE4"/>
    <w:rsid w:val="00B2178C"/>
    <w:rsid w:val="00B272C9"/>
    <w:rsid w:val="00B351ED"/>
    <w:rsid w:val="00B44AFF"/>
    <w:rsid w:val="00B46082"/>
    <w:rsid w:val="00B609A3"/>
    <w:rsid w:val="00B61D79"/>
    <w:rsid w:val="00B6240C"/>
    <w:rsid w:val="00B63E3B"/>
    <w:rsid w:val="00B655A8"/>
    <w:rsid w:val="00B73201"/>
    <w:rsid w:val="00B7696E"/>
    <w:rsid w:val="00B860FD"/>
    <w:rsid w:val="00B86CE3"/>
    <w:rsid w:val="00B937C5"/>
    <w:rsid w:val="00B93C9A"/>
    <w:rsid w:val="00B966F2"/>
    <w:rsid w:val="00BA52CB"/>
    <w:rsid w:val="00BB111F"/>
    <w:rsid w:val="00BB13A1"/>
    <w:rsid w:val="00BC0184"/>
    <w:rsid w:val="00BC05D5"/>
    <w:rsid w:val="00BC51F1"/>
    <w:rsid w:val="00BD45BA"/>
    <w:rsid w:val="00BD73CB"/>
    <w:rsid w:val="00BD7E76"/>
    <w:rsid w:val="00BE34A5"/>
    <w:rsid w:val="00BE3AA0"/>
    <w:rsid w:val="00BE4DEC"/>
    <w:rsid w:val="00BE6AD7"/>
    <w:rsid w:val="00BF4CDD"/>
    <w:rsid w:val="00C04595"/>
    <w:rsid w:val="00C127B7"/>
    <w:rsid w:val="00C14A5A"/>
    <w:rsid w:val="00C204F9"/>
    <w:rsid w:val="00C23F55"/>
    <w:rsid w:val="00C354D8"/>
    <w:rsid w:val="00C4138E"/>
    <w:rsid w:val="00C4480D"/>
    <w:rsid w:val="00C46D6F"/>
    <w:rsid w:val="00C52677"/>
    <w:rsid w:val="00C610C2"/>
    <w:rsid w:val="00C63932"/>
    <w:rsid w:val="00C6627C"/>
    <w:rsid w:val="00C67B1C"/>
    <w:rsid w:val="00C70EE2"/>
    <w:rsid w:val="00C7166F"/>
    <w:rsid w:val="00C7778D"/>
    <w:rsid w:val="00C94C95"/>
    <w:rsid w:val="00C96DEB"/>
    <w:rsid w:val="00C97EF4"/>
    <w:rsid w:val="00CA4F37"/>
    <w:rsid w:val="00CC3D72"/>
    <w:rsid w:val="00CC45C5"/>
    <w:rsid w:val="00CC795D"/>
    <w:rsid w:val="00CD0D4A"/>
    <w:rsid w:val="00CE06A2"/>
    <w:rsid w:val="00CE0A13"/>
    <w:rsid w:val="00CF3F6A"/>
    <w:rsid w:val="00CF5AE9"/>
    <w:rsid w:val="00CF5D5B"/>
    <w:rsid w:val="00D012EE"/>
    <w:rsid w:val="00D05703"/>
    <w:rsid w:val="00D11410"/>
    <w:rsid w:val="00D12074"/>
    <w:rsid w:val="00D13919"/>
    <w:rsid w:val="00D140F6"/>
    <w:rsid w:val="00D241F6"/>
    <w:rsid w:val="00D24C76"/>
    <w:rsid w:val="00D25CA0"/>
    <w:rsid w:val="00D34F10"/>
    <w:rsid w:val="00D35D08"/>
    <w:rsid w:val="00D406E2"/>
    <w:rsid w:val="00D42BF3"/>
    <w:rsid w:val="00D4796E"/>
    <w:rsid w:val="00D509D6"/>
    <w:rsid w:val="00D50C3C"/>
    <w:rsid w:val="00D56D44"/>
    <w:rsid w:val="00D6224E"/>
    <w:rsid w:val="00D72AEA"/>
    <w:rsid w:val="00D733E7"/>
    <w:rsid w:val="00D7728F"/>
    <w:rsid w:val="00D80837"/>
    <w:rsid w:val="00D82EC2"/>
    <w:rsid w:val="00DB1FA5"/>
    <w:rsid w:val="00DB7AD9"/>
    <w:rsid w:val="00DC39F2"/>
    <w:rsid w:val="00DC712B"/>
    <w:rsid w:val="00DD1740"/>
    <w:rsid w:val="00DE2AB7"/>
    <w:rsid w:val="00DE554E"/>
    <w:rsid w:val="00DF0705"/>
    <w:rsid w:val="00DF1BFA"/>
    <w:rsid w:val="00DF21A8"/>
    <w:rsid w:val="00E01EF1"/>
    <w:rsid w:val="00E20BFC"/>
    <w:rsid w:val="00E23368"/>
    <w:rsid w:val="00E2498E"/>
    <w:rsid w:val="00E27119"/>
    <w:rsid w:val="00E31BB2"/>
    <w:rsid w:val="00E4099C"/>
    <w:rsid w:val="00E40CC4"/>
    <w:rsid w:val="00E428EE"/>
    <w:rsid w:val="00E46996"/>
    <w:rsid w:val="00E469CC"/>
    <w:rsid w:val="00E56DEB"/>
    <w:rsid w:val="00E6296A"/>
    <w:rsid w:val="00E66C9D"/>
    <w:rsid w:val="00E748E4"/>
    <w:rsid w:val="00E8072F"/>
    <w:rsid w:val="00E81BC2"/>
    <w:rsid w:val="00E82249"/>
    <w:rsid w:val="00E8467C"/>
    <w:rsid w:val="00E84CD6"/>
    <w:rsid w:val="00E90796"/>
    <w:rsid w:val="00E914C0"/>
    <w:rsid w:val="00E92BBE"/>
    <w:rsid w:val="00E93306"/>
    <w:rsid w:val="00E93805"/>
    <w:rsid w:val="00E93C04"/>
    <w:rsid w:val="00EA3CD1"/>
    <w:rsid w:val="00EB5CC3"/>
    <w:rsid w:val="00EC6079"/>
    <w:rsid w:val="00ED070E"/>
    <w:rsid w:val="00ED5A64"/>
    <w:rsid w:val="00ED6DC6"/>
    <w:rsid w:val="00EE5243"/>
    <w:rsid w:val="00F02548"/>
    <w:rsid w:val="00F0540F"/>
    <w:rsid w:val="00F1035E"/>
    <w:rsid w:val="00F1395F"/>
    <w:rsid w:val="00F16308"/>
    <w:rsid w:val="00F3309D"/>
    <w:rsid w:val="00F37E08"/>
    <w:rsid w:val="00F40948"/>
    <w:rsid w:val="00F456A0"/>
    <w:rsid w:val="00F516F4"/>
    <w:rsid w:val="00F56BB3"/>
    <w:rsid w:val="00F62DA9"/>
    <w:rsid w:val="00F65AE4"/>
    <w:rsid w:val="00F65EC3"/>
    <w:rsid w:val="00F677BF"/>
    <w:rsid w:val="00F705AF"/>
    <w:rsid w:val="00F72C96"/>
    <w:rsid w:val="00F7377F"/>
    <w:rsid w:val="00F772E5"/>
    <w:rsid w:val="00F77B08"/>
    <w:rsid w:val="00F82E90"/>
    <w:rsid w:val="00F83145"/>
    <w:rsid w:val="00F83994"/>
    <w:rsid w:val="00F8475F"/>
    <w:rsid w:val="00F863A0"/>
    <w:rsid w:val="00F87E0D"/>
    <w:rsid w:val="00F945C3"/>
    <w:rsid w:val="00FB7770"/>
    <w:rsid w:val="00FB7D9E"/>
    <w:rsid w:val="00FC2478"/>
    <w:rsid w:val="00FC4232"/>
    <w:rsid w:val="00FD4970"/>
    <w:rsid w:val="00FD626C"/>
    <w:rsid w:val="00FD64A1"/>
    <w:rsid w:val="00FF79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09C95"/>
  <w15:chartTrackingRefBased/>
  <w15:docId w15:val="{0C030E78-FCD0-425B-8C03-B8A7602D1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AC7"/>
  </w:style>
  <w:style w:type="paragraph" w:styleId="Heading1">
    <w:name w:val="heading 1"/>
    <w:basedOn w:val="Normal"/>
    <w:next w:val="Normal"/>
    <w:link w:val="Heading1Char"/>
    <w:uiPriority w:val="9"/>
    <w:qFormat/>
    <w:rsid w:val="000E1A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1A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1A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E1AC7"/>
    <w:pPr>
      <w:ind w:left="720"/>
      <w:contextualSpacing/>
    </w:pPr>
  </w:style>
  <w:style w:type="character" w:customStyle="1" w:styleId="Heading1Char">
    <w:name w:val="Heading 1 Char"/>
    <w:basedOn w:val="DefaultParagraphFont"/>
    <w:link w:val="Heading1"/>
    <w:uiPriority w:val="9"/>
    <w:rsid w:val="000E1AC7"/>
    <w:rPr>
      <w:rFonts w:asciiTheme="majorHAnsi" w:eastAsiaTheme="majorEastAsia" w:hAnsiTheme="majorHAnsi" w:cstheme="majorBidi"/>
      <w:color w:val="2F5496" w:themeColor="accent1" w:themeShade="BF"/>
      <w:sz w:val="32"/>
      <w:szCs w:val="32"/>
    </w:rPr>
  </w:style>
  <w:style w:type="table" w:styleId="GridTable4">
    <w:name w:val="Grid Table 4"/>
    <w:basedOn w:val="TableNormal"/>
    <w:uiPriority w:val="49"/>
    <w:rsid w:val="000E1A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08793F"/>
    <w:rPr>
      <w:color w:val="0563C1" w:themeColor="hyperlink"/>
      <w:u w:val="single"/>
    </w:rPr>
  </w:style>
  <w:style w:type="character" w:styleId="UnresolvedMention">
    <w:name w:val="Unresolved Mention"/>
    <w:basedOn w:val="DefaultParagraphFont"/>
    <w:uiPriority w:val="99"/>
    <w:semiHidden/>
    <w:unhideWhenUsed/>
    <w:rsid w:val="0008793F"/>
    <w:rPr>
      <w:color w:val="605E5C"/>
      <w:shd w:val="clear" w:color="auto" w:fill="E1DFDD"/>
    </w:rPr>
  </w:style>
  <w:style w:type="character" w:styleId="PlaceholderText">
    <w:name w:val="Placeholder Text"/>
    <w:basedOn w:val="DefaultParagraphFont"/>
    <w:uiPriority w:val="99"/>
    <w:semiHidden/>
    <w:rsid w:val="0008793F"/>
    <w:rPr>
      <w:color w:val="808080"/>
    </w:rPr>
  </w:style>
  <w:style w:type="paragraph" w:styleId="BalloonText">
    <w:name w:val="Balloon Text"/>
    <w:basedOn w:val="Normal"/>
    <w:link w:val="BalloonTextChar"/>
    <w:uiPriority w:val="99"/>
    <w:semiHidden/>
    <w:unhideWhenUsed/>
    <w:rsid w:val="00A403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0309"/>
    <w:rPr>
      <w:rFonts w:ascii="Segoe UI" w:hAnsi="Segoe UI" w:cs="Segoe UI"/>
      <w:sz w:val="18"/>
      <w:szCs w:val="18"/>
    </w:rPr>
  </w:style>
  <w:style w:type="paragraph" w:customStyle="1" w:styleId="Default">
    <w:name w:val="Default"/>
    <w:rsid w:val="00367B1B"/>
    <w:pPr>
      <w:autoSpaceDE w:val="0"/>
      <w:autoSpaceDN w:val="0"/>
      <w:adjustRightInd w:val="0"/>
      <w:spacing w:after="0" w:line="240" w:lineRule="auto"/>
    </w:pPr>
    <w:rPr>
      <w:rFonts w:ascii="Arial" w:hAnsi="Arial" w:cs="Arial"/>
      <w:color w:val="000000"/>
      <w:sz w:val="24"/>
      <w:szCs w:val="24"/>
    </w:rPr>
  </w:style>
  <w:style w:type="paragraph" w:customStyle="1" w:styleId="EndNoteBibliographyTitle">
    <w:name w:val="EndNote Bibliography Title"/>
    <w:basedOn w:val="Normal"/>
    <w:link w:val="EndNoteBibliographyTitleChar"/>
    <w:rsid w:val="008E7D23"/>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8E7D23"/>
    <w:rPr>
      <w:rFonts w:ascii="Calibri" w:hAnsi="Calibri" w:cs="Calibri"/>
      <w:noProof/>
      <w:lang w:val="en-US"/>
    </w:rPr>
  </w:style>
  <w:style w:type="paragraph" w:customStyle="1" w:styleId="EndNoteBibliography">
    <w:name w:val="EndNote Bibliography"/>
    <w:basedOn w:val="Normal"/>
    <w:link w:val="EndNoteBibliographyChar"/>
    <w:rsid w:val="008E7D23"/>
    <w:pPr>
      <w:spacing w:line="240" w:lineRule="auto"/>
      <w:jc w:val="both"/>
    </w:pPr>
    <w:rPr>
      <w:rFonts w:ascii="Calibri" w:hAnsi="Calibri" w:cs="Calibri"/>
      <w:noProof/>
      <w:lang w:val="en-US"/>
    </w:rPr>
  </w:style>
  <w:style w:type="character" w:customStyle="1" w:styleId="EndNoteBibliographyChar">
    <w:name w:val="EndNote Bibliography Char"/>
    <w:basedOn w:val="DefaultParagraphFont"/>
    <w:link w:val="EndNoteBibliography"/>
    <w:rsid w:val="008E7D23"/>
    <w:rPr>
      <w:rFonts w:ascii="Calibri" w:hAnsi="Calibri" w:cs="Calibri"/>
      <w:noProof/>
      <w:lang w:val="en-US"/>
    </w:rPr>
  </w:style>
  <w:style w:type="character" w:styleId="FollowedHyperlink">
    <w:name w:val="FollowedHyperlink"/>
    <w:basedOn w:val="DefaultParagraphFont"/>
    <w:uiPriority w:val="99"/>
    <w:semiHidden/>
    <w:unhideWhenUsed/>
    <w:rsid w:val="001024F9"/>
    <w:rPr>
      <w:color w:val="954F72" w:themeColor="followedHyperlink"/>
      <w:u w:val="single"/>
    </w:rPr>
  </w:style>
  <w:style w:type="paragraph" w:styleId="NormalWeb">
    <w:name w:val="Normal (Web)"/>
    <w:basedOn w:val="Normal"/>
    <w:uiPriority w:val="99"/>
    <w:semiHidden/>
    <w:unhideWhenUsed/>
    <w:rsid w:val="0001008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197276">
      <w:bodyDiv w:val="1"/>
      <w:marLeft w:val="0"/>
      <w:marRight w:val="0"/>
      <w:marTop w:val="0"/>
      <w:marBottom w:val="0"/>
      <w:divBdr>
        <w:top w:val="none" w:sz="0" w:space="0" w:color="auto"/>
        <w:left w:val="none" w:sz="0" w:space="0" w:color="auto"/>
        <w:bottom w:val="none" w:sz="0" w:space="0" w:color="auto"/>
        <w:right w:val="none" w:sz="0" w:space="0" w:color="auto"/>
      </w:divBdr>
    </w:div>
    <w:div w:id="681055734">
      <w:bodyDiv w:val="1"/>
      <w:marLeft w:val="0"/>
      <w:marRight w:val="0"/>
      <w:marTop w:val="0"/>
      <w:marBottom w:val="0"/>
      <w:divBdr>
        <w:top w:val="none" w:sz="0" w:space="0" w:color="auto"/>
        <w:left w:val="none" w:sz="0" w:space="0" w:color="auto"/>
        <w:bottom w:val="none" w:sz="0" w:space="0" w:color="auto"/>
        <w:right w:val="none" w:sz="0" w:space="0" w:color="auto"/>
      </w:divBdr>
    </w:div>
    <w:div w:id="162307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bbc.co.uk/news/uk-scotland-52617895"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gov.uk/government/publications/full-guidance-on-staying-at-home-and-away-from-others/full-guidance-on-staying-at-home-and-away-from-others" TargetMode="External"/><Relationship Id="rId17" Type="http://schemas.openxmlformats.org/officeDocument/2006/relationships/hyperlink" Target="https://www.thetimes.co.uk/article/hard-and-fast-plan-takes-kiwis-through-coronavirus-crisis-lnrxvtmxj" TargetMode="External"/><Relationship Id="rId2" Type="http://schemas.openxmlformats.org/officeDocument/2006/relationships/numbering" Target="numbering.xml"/><Relationship Id="rId16" Type="http://schemas.openxmlformats.org/officeDocument/2006/relationships/hyperlink" Target="https://www.theguardian.com/world/2020/may/21/fewer-young-adults-sticking-uk-lockdown-rules-study-coronaviru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alexmorgan1995/NPI_Analysis" TargetMode="External"/><Relationship Id="rId11" Type="http://schemas.openxmlformats.org/officeDocument/2006/relationships/hyperlink" Target="https://www.cdc.gov/nonpharmaceutical-interventions/index.html" TargetMode="External"/><Relationship Id="rId5" Type="http://schemas.openxmlformats.org/officeDocument/2006/relationships/webSettings" Target="webSettings.xml"/><Relationship Id="rId15" Type="http://schemas.openxmlformats.org/officeDocument/2006/relationships/hyperlink" Target="https://rstudio.com/" TargetMode="External"/><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B579B-DE4C-4377-BA09-0BE4FF3BE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11683</Words>
  <Characters>66597</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Alexander Morgan</cp:lastModifiedBy>
  <cp:revision>13</cp:revision>
  <cp:lastPrinted>2020-08-16T00:49:00Z</cp:lastPrinted>
  <dcterms:created xsi:type="dcterms:W3CDTF">2020-11-18T10:41:00Z</dcterms:created>
  <dcterms:modified xsi:type="dcterms:W3CDTF">2020-11-24T11:11:00Z</dcterms:modified>
</cp:coreProperties>
</file>