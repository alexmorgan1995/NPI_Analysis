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887ED" w14:textId="3F85E34E" w:rsidR="006A75FD" w:rsidRDefault="006A75FD" w:rsidP="002D5358">
      <w:pPr>
        <w:pStyle w:val="Heading1"/>
        <w:spacing w:before="0" w:line="360" w:lineRule="auto"/>
        <w:jc w:val="center"/>
        <w:rPr>
          <w:rFonts w:ascii="Calibri" w:hAnsi="Calibri" w:cs="Calibri"/>
          <w:b/>
          <w:bCs/>
          <w:color w:val="auto"/>
        </w:rPr>
      </w:pPr>
      <w:r w:rsidRPr="00B067E9">
        <w:rPr>
          <w:rFonts w:ascii="Calibri" w:hAnsi="Calibri" w:cs="Calibri"/>
          <w:b/>
          <w:bCs/>
          <w:color w:val="auto"/>
        </w:rPr>
        <w:t xml:space="preserve">OPTIMISING THE EFFICACY OF TIME-LIMITED INTERVENTIONS FOR EPIDEMIC CONTROL </w:t>
      </w:r>
    </w:p>
    <w:p w14:paraId="5253CA61" w14:textId="77777777" w:rsidR="008C0BEE" w:rsidRDefault="008C0BEE" w:rsidP="00CE6ABC"/>
    <w:p w14:paraId="0E6DFB7C" w14:textId="4D2CA0AB" w:rsidR="00CE6ABC" w:rsidRPr="008C0BEE" w:rsidRDefault="00CE6ABC" w:rsidP="00CE6ABC">
      <w:pPr>
        <w:rPr>
          <w:b/>
          <w:bCs/>
          <w:u w:val="single"/>
        </w:rPr>
      </w:pPr>
      <w:r w:rsidRPr="008C0BEE">
        <w:rPr>
          <w:b/>
          <w:bCs/>
          <w:u w:val="single"/>
        </w:rPr>
        <w:t>Aim of Paper/Chapter</w:t>
      </w:r>
      <w:r w:rsidR="006A3132">
        <w:rPr>
          <w:b/>
          <w:bCs/>
          <w:u w:val="single"/>
        </w:rPr>
        <w:t xml:space="preserve"> – Questions to Explore w/ Modelling</w:t>
      </w:r>
    </w:p>
    <w:p w14:paraId="05F273BE" w14:textId="19A05149" w:rsidR="00CE6ABC" w:rsidRDefault="006A3132" w:rsidP="007162D8">
      <w:pPr>
        <w:pStyle w:val="ListParagraph"/>
        <w:numPr>
          <w:ilvl w:val="0"/>
          <w:numId w:val="14"/>
        </w:numPr>
      </w:pPr>
      <w:r>
        <w:t xml:space="preserve">How can we best implement time-limited social distancing measure strategies? </w:t>
      </w:r>
    </w:p>
    <w:p w14:paraId="365B1CAF" w14:textId="336E457B" w:rsidR="006A3132" w:rsidRDefault="006A3132" w:rsidP="007162D8">
      <w:pPr>
        <w:pStyle w:val="ListParagraph"/>
        <w:numPr>
          <w:ilvl w:val="0"/>
          <w:numId w:val="14"/>
        </w:numPr>
      </w:pPr>
      <w:r>
        <w:t>Does an optimum exist for “controllable” parameters?</w:t>
      </w:r>
    </w:p>
    <w:p w14:paraId="3930727E" w14:textId="4EB48F0F" w:rsidR="008C0BEE" w:rsidRDefault="006A3132" w:rsidP="00CE6ABC">
      <w:pPr>
        <w:pStyle w:val="ListParagraph"/>
        <w:numPr>
          <w:ilvl w:val="0"/>
          <w:numId w:val="14"/>
        </w:numPr>
      </w:pPr>
      <w:r>
        <w:t xml:space="preserve">How much room for error is there with the optimums? </w:t>
      </w:r>
    </w:p>
    <w:p w14:paraId="0809A134" w14:textId="261190C2" w:rsidR="00CE6ABC" w:rsidRPr="007162D8" w:rsidRDefault="00CE6ABC" w:rsidP="00CE6ABC">
      <w:pPr>
        <w:rPr>
          <w:b/>
          <w:bCs/>
          <w:u w:val="single"/>
        </w:rPr>
      </w:pPr>
    </w:p>
    <w:p w14:paraId="0AEB2A7C" w14:textId="043EF9C7" w:rsidR="007162D8" w:rsidRPr="007162D8" w:rsidRDefault="007162D8" w:rsidP="00CE6ABC">
      <w:pPr>
        <w:rPr>
          <w:b/>
          <w:bCs/>
          <w:u w:val="single"/>
        </w:rPr>
      </w:pPr>
      <w:r w:rsidRPr="007162D8">
        <w:rPr>
          <w:b/>
          <w:bCs/>
          <w:u w:val="single"/>
        </w:rPr>
        <w:t>Take Home Messages from the Results</w:t>
      </w:r>
    </w:p>
    <w:p w14:paraId="06A75715" w14:textId="5292E65D" w:rsidR="00CE6ABC" w:rsidRDefault="006A3132" w:rsidP="006A3132">
      <w:pPr>
        <w:pStyle w:val="ListParagraph"/>
        <w:numPr>
          <w:ilvl w:val="0"/>
          <w:numId w:val="15"/>
        </w:numPr>
      </w:pPr>
      <w:r>
        <w:t xml:space="preserve">The way you implement social distancing </w:t>
      </w:r>
      <w:r w:rsidR="00A2085D">
        <w:t xml:space="preserve">measure </w:t>
      </w:r>
      <w:r>
        <w:t xml:space="preserve">strategies has a significant </w:t>
      </w:r>
      <w:r w:rsidR="00A2085D">
        <w:t>effect</w:t>
      </w:r>
      <w:r>
        <w:t xml:space="preserve"> on the</w:t>
      </w:r>
      <w:r w:rsidR="00A2085D">
        <w:t xml:space="preserve"> resulting</w:t>
      </w:r>
      <w:r>
        <w:t xml:space="preserve"> epidemic curve – both for single and repeated interventions. </w:t>
      </w:r>
    </w:p>
    <w:p w14:paraId="641943A7" w14:textId="77777777" w:rsidR="006A3132" w:rsidRDefault="006A3132" w:rsidP="006A3132">
      <w:pPr>
        <w:ind w:left="48"/>
      </w:pPr>
    </w:p>
    <w:p w14:paraId="04FDC73B" w14:textId="41D22A6E" w:rsidR="006A3132" w:rsidRDefault="006A3132" w:rsidP="006A3132">
      <w:pPr>
        <w:pStyle w:val="ListParagraph"/>
        <w:numPr>
          <w:ilvl w:val="0"/>
          <w:numId w:val="15"/>
        </w:numPr>
      </w:pPr>
      <w:r>
        <w:t xml:space="preserve">There is an optimum </w:t>
      </w:r>
      <w:r w:rsidR="00A2085D">
        <w:t xml:space="preserve">intervention </w:t>
      </w:r>
      <w:r>
        <w:t>trigger timing which can minimise adverse outcome measures</w:t>
      </w:r>
      <w:r w:rsidR="00A2085D">
        <w:t>.</w:t>
      </w:r>
    </w:p>
    <w:p w14:paraId="3A2727FD" w14:textId="3A460DFE" w:rsidR="006A3132" w:rsidRDefault="00A2085D" w:rsidP="006A3132">
      <w:pPr>
        <w:pStyle w:val="ListParagraph"/>
        <w:numPr>
          <w:ilvl w:val="1"/>
          <w:numId w:val="15"/>
        </w:numPr>
      </w:pPr>
      <w:r>
        <w:t>However,</w:t>
      </w:r>
      <w:r w:rsidR="006A3132">
        <w:t xml:space="preserve"> this timing is very narrow and likely not realistic or achievable – small room for error.</w:t>
      </w:r>
    </w:p>
    <w:p w14:paraId="569FEC3E" w14:textId="3472BD67" w:rsidR="006A3132" w:rsidRDefault="006A3132" w:rsidP="006A3132">
      <w:pPr>
        <w:pStyle w:val="ListParagraph"/>
        <w:numPr>
          <w:ilvl w:val="0"/>
          <w:numId w:val="15"/>
        </w:numPr>
      </w:pPr>
      <w:r>
        <w:t xml:space="preserve">There is an optimum for the </w:t>
      </w:r>
      <w:r w:rsidR="00A2085D">
        <w:t>intervention</w:t>
      </w:r>
      <w:r>
        <w:t xml:space="preserve"> strength and duration.</w:t>
      </w:r>
    </w:p>
    <w:p w14:paraId="72496265" w14:textId="64F027A7" w:rsidR="006A3132" w:rsidRDefault="00A2085D" w:rsidP="00A2085D">
      <w:pPr>
        <w:pStyle w:val="ListParagraph"/>
        <w:numPr>
          <w:ilvl w:val="1"/>
          <w:numId w:val="15"/>
        </w:numPr>
      </w:pPr>
      <w:r>
        <w:t>Generally, if non-optimal parameters are selected, it is better to be too strong and to introduce the intervention for too long than to do the opposite.</w:t>
      </w:r>
    </w:p>
    <w:p w14:paraId="2123A303" w14:textId="77777777" w:rsidR="00A2085D" w:rsidRDefault="00A2085D" w:rsidP="006A3132">
      <w:pPr>
        <w:pStyle w:val="ListParagraph"/>
        <w:numPr>
          <w:ilvl w:val="0"/>
          <w:numId w:val="15"/>
        </w:numPr>
      </w:pPr>
      <w:r>
        <w:t>The interplay between these “controllable” parameter matters a lot – changing one parameter can shift the optimum for another.</w:t>
      </w:r>
    </w:p>
    <w:p w14:paraId="1B41A076" w14:textId="7A6CD500" w:rsidR="00A2085D" w:rsidRDefault="00A2085D" w:rsidP="00A2085D">
      <w:pPr>
        <w:pStyle w:val="ListParagraph"/>
        <w:numPr>
          <w:ilvl w:val="1"/>
          <w:numId w:val="15"/>
        </w:numPr>
      </w:pPr>
      <w:r>
        <w:t xml:space="preserve">For example, the longer an intervention is extended, the more you can make up for having a non-optimal trigger point (in terms of minimising adverse outcome measures). </w:t>
      </w:r>
    </w:p>
    <w:p w14:paraId="519F9E82" w14:textId="6D15A1AA" w:rsidR="006A3132" w:rsidRDefault="006A3132" w:rsidP="006A3132"/>
    <w:p w14:paraId="71E7F190" w14:textId="02360454" w:rsidR="00A2085D" w:rsidRDefault="00A2085D" w:rsidP="00A2085D">
      <w:pPr>
        <w:pStyle w:val="ListParagraph"/>
        <w:numPr>
          <w:ilvl w:val="0"/>
          <w:numId w:val="16"/>
        </w:numPr>
      </w:pPr>
      <w:r>
        <w:t>The interplay for parameters controlling repeated intervention is also very complex.</w:t>
      </w:r>
    </w:p>
    <w:p w14:paraId="4436C5B3" w14:textId="2F62373B" w:rsidR="00A2085D" w:rsidRDefault="00A2085D" w:rsidP="00A2085D">
      <w:pPr>
        <w:pStyle w:val="ListParagraph"/>
        <w:numPr>
          <w:ilvl w:val="1"/>
          <w:numId w:val="16"/>
        </w:numPr>
      </w:pPr>
      <w:r>
        <w:t>Generally, the parameters controlling the 1</w:t>
      </w:r>
      <w:r w:rsidRPr="00A2085D">
        <w:rPr>
          <w:vertAlign w:val="superscript"/>
        </w:rPr>
        <w:t>st</w:t>
      </w:r>
      <w:r>
        <w:t xml:space="preserve"> intervention are much more important (timing, length, R</w:t>
      </w:r>
      <w:r w:rsidRPr="00A2085D">
        <w:rPr>
          <w:vertAlign w:val="subscript"/>
        </w:rPr>
        <w:t>0</w:t>
      </w:r>
      <w:r>
        <w:t xml:space="preserve"> strength)</w:t>
      </w:r>
    </w:p>
    <w:p w14:paraId="1347EF5B" w14:textId="67396AA8" w:rsidR="00A2085D" w:rsidRDefault="00A2085D" w:rsidP="00A2085D">
      <w:pPr>
        <w:pStyle w:val="ListParagraph"/>
        <w:numPr>
          <w:ilvl w:val="1"/>
          <w:numId w:val="16"/>
        </w:numPr>
      </w:pPr>
      <w:r>
        <w:t>i.e – it is much worse getting the 1</w:t>
      </w:r>
      <w:r w:rsidRPr="00A2085D">
        <w:rPr>
          <w:vertAlign w:val="superscript"/>
        </w:rPr>
        <w:t>st</w:t>
      </w:r>
      <w:r>
        <w:t xml:space="preserve"> intervention wrong than it is getting the 2</w:t>
      </w:r>
      <w:r w:rsidRPr="00A2085D">
        <w:rPr>
          <w:vertAlign w:val="superscript"/>
        </w:rPr>
        <w:t>nd</w:t>
      </w:r>
      <w:r>
        <w:t xml:space="preserve"> intervention wrong. </w:t>
      </w:r>
    </w:p>
    <w:p w14:paraId="0832451D" w14:textId="77777777" w:rsidR="00A2085D" w:rsidRDefault="00A2085D" w:rsidP="00A2085D"/>
    <w:p w14:paraId="561AD184" w14:textId="77777777" w:rsidR="00A2085D" w:rsidRDefault="00A2085D" w:rsidP="006A3132"/>
    <w:p w14:paraId="78D1F407" w14:textId="77777777" w:rsidR="00CE6ABC" w:rsidRDefault="00CE6ABC" w:rsidP="00CE6ABC"/>
    <w:p w14:paraId="6DFA2D4A" w14:textId="77777777" w:rsidR="00CE6ABC" w:rsidRDefault="00CE6ABC" w:rsidP="00CE6ABC"/>
    <w:p w14:paraId="21AADE2A" w14:textId="77777777" w:rsidR="00CE6ABC" w:rsidRDefault="00CE6ABC" w:rsidP="00CE6ABC"/>
    <w:p w14:paraId="7B611FFD" w14:textId="77777777" w:rsidR="00CE6ABC" w:rsidRDefault="00CE6ABC" w:rsidP="00CE6ABC"/>
    <w:p w14:paraId="3FC3DF75" w14:textId="77777777" w:rsidR="00CE6ABC" w:rsidRDefault="00CE6ABC" w:rsidP="00CE6ABC"/>
    <w:p w14:paraId="65A36FAE" w14:textId="5CA817E9" w:rsidR="006A75FD" w:rsidRDefault="006A75FD" w:rsidP="007162D8">
      <w:pPr>
        <w:rPr>
          <w:rFonts w:cstheme="minorHAnsi"/>
          <w:b/>
          <w:bCs/>
          <w:sz w:val="28"/>
          <w:szCs w:val="28"/>
        </w:rPr>
      </w:pPr>
      <w:r w:rsidRPr="00275C76">
        <w:rPr>
          <w:rFonts w:cstheme="minorHAnsi"/>
          <w:b/>
          <w:bCs/>
          <w:sz w:val="28"/>
          <w:szCs w:val="28"/>
        </w:rPr>
        <w:lastRenderedPageBreak/>
        <w:t>RESULTS</w:t>
      </w:r>
    </w:p>
    <w:p w14:paraId="14D83EB0" w14:textId="77777777" w:rsidR="007162D8" w:rsidRPr="00541416" w:rsidRDefault="007162D8" w:rsidP="00541416"/>
    <w:p w14:paraId="4EF1C00D" w14:textId="0410B08E" w:rsidR="00392404" w:rsidRDefault="00386189" w:rsidP="00F94578">
      <w:pPr>
        <w:spacing w:after="0" w:line="360" w:lineRule="auto"/>
        <w:jc w:val="both"/>
        <w:rPr>
          <w:rFonts w:cstheme="minorHAnsi"/>
        </w:rPr>
      </w:pPr>
      <w:r>
        <w:rPr>
          <w:rFonts w:cstheme="minorHAnsi"/>
        </w:rPr>
        <w:t>To explore different approaches to introduce SDMs into a population, five intervention scenarios were considered</w:t>
      </w:r>
      <w:r w:rsidR="00C832C6">
        <w:rPr>
          <w:rFonts w:cstheme="minorHAnsi"/>
        </w:rPr>
        <w:t>. E</w:t>
      </w:r>
      <w:r>
        <w:rPr>
          <w:rFonts w:cstheme="minorHAnsi"/>
        </w:rPr>
        <w:t xml:space="preserve">ach </w:t>
      </w:r>
      <w:r w:rsidR="00C832C6">
        <w:rPr>
          <w:rFonts w:cstheme="minorHAnsi"/>
        </w:rPr>
        <w:t xml:space="preserve">of these </w:t>
      </w:r>
      <w:r>
        <w:rPr>
          <w:rFonts w:cstheme="minorHAnsi"/>
        </w:rPr>
        <w:t xml:space="preserve">differing with regards to the “shape” of the </w:t>
      </w:r>
      <w:del w:id="0" w:author="VAN BUNNIK Bram" w:date="2020-07-06T12:54:00Z">
        <w:r w:rsidDel="00AE0CB7">
          <w:rPr>
            <w:rFonts w:cstheme="minorHAnsi"/>
          </w:rPr>
          <w:delText>R</w:delText>
        </w:r>
        <w:r w:rsidRPr="00E764BC" w:rsidDel="00AE0CB7">
          <w:rPr>
            <w:rFonts w:cstheme="minorHAnsi"/>
            <w:vertAlign w:val="subscript"/>
          </w:rPr>
          <w:delText>0</w:delText>
        </w:r>
        <w:r w:rsidDel="00AE0CB7">
          <w:rPr>
            <w:rFonts w:cstheme="minorHAnsi"/>
          </w:rPr>
          <w:delText xml:space="preserve"> </w:delText>
        </w:r>
      </w:del>
      <w:ins w:id="1" w:author="VAN BUNNIK Bram" w:date="2020-07-06T12:54:00Z">
        <w:r w:rsidR="00AE0CB7">
          <w:rPr>
            <w:rFonts w:cstheme="minorHAnsi"/>
          </w:rPr>
          <w:t xml:space="preserve">beta </w:t>
        </w:r>
      </w:ins>
      <w:r>
        <w:rPr>
          <w:rFonts w:cstheme="minorHAnsi"/>
        </w:rPr>
        <w:t xml:space="preserve">reductions over the explored intervention duration. We explored these interventions in the context of a hypothetical COVID-19 outbreak. </w:t>
      </w:r>
      <w:r w:rsidR="00392404">
        <w:rPr>
          <w:rFonts w:cstheme="minorHAnsi"/>
        </w:rPr>
        <w:t xml:space="preserve">The </w:t>
      </w:r>
      <w:r w:rsidR="00E764BC">
        <w:rPr>
          <w:rFonts w:cstheme="minorHAnsi"/>
        </w:rPr>
        <w:t>five</w:t>
      </w:r>
      <w:r w:rsidR="00392404">
        <w:rPr>
          <w:rFonts w:cstheme="minorHAnsi"/>
        </w:rPr>
        <w:t xml:space="preserve"> interventions were all assumed to reduce the </w:t>
      </w:r>
      <w:ins w:id="2" w:author="VAN BUNNIK Bram" w:date="2020-07-06T12:55:00Z">
        <w:r w:rsidR="00AE0CB7">
          <w:rPr>
            <w:rFonts w:cstheme="minorHAnsi"/>
          </w:rPr>
          <w:t>transmission rate (beta)</w:t>
        </w:r>
      </w:ins>
      <w:del w:id="3" w:author="VAN BUNNIK Bram" w:date="2020-07-06T12:55:00Z">
        <w:r w:rsidR="00392404" w:rsidDel="00AE0CB7">
          <w:rPr>
            <w:rFonts w:cstheme="minorHAnsi"/>
          </w:rPr>
          <w:delText xml:space="preserve">basic reproduction number </w:delText>
        </w:r>
        <w:r w:rsidR="00E764BC" w:rsidDel="00AE0CB7">
          <w:rPr>
            <w:rFonts w:cstheme="minorHAnsi"/>
          </w:rPr>
          <w:delText>(R</w:delText>
        </w:r>
        <w:r w:rsidR="00E764BC" w:rsidRPr="00E764BC" w:rsidDel="00AE0CB7">
          <w:rPr>
            <w:rFonts w:cstheme="minorHAnsi"/>
            <w:vertAlign w:val="subscript"/>
          </w:rPr>
          <w:delText>0</w:delText>
        </w:r>
        <w:r w:rsidR="00E764BC" w:rsidDel="00AE0CB7">
          <w:rPr>
            <w:rFonts w:cstheme="minorHAnsi"/>
          </w:rPr>
          <w:delText xml:space="preserve">) </w:delText>
        </w:r>
      </w:del>
      <w:r w:rsidR="00392404">
        <w:rPr>
          <w:rFonts w:cstheme="minorHAnsi"/>
        </w:rPr>
        <w:t xml:space="preserve">of SARS-COV-2 from a baseline value of </w:t>
      </w:r>
      <w:del w:id="4" w:author="VAN BUNNIK Bram" w:date="2020-07-06T12:55:00Z">
        <w:r w:rsidR="00392404" w:rsidDel="00AE0CB7">
          <w:rPr>
            <w:rFonts w:cstheme="minorHAnsi"/>
          </w:rPr>
          <w:delText>1.7</w:delText>
        </w:r>
      </w:del>
      <w:ins w:id="5" w:author="VAN BUNNIK Bram" w:date="2020-07-06T12:55:00Z">
        <w:r w:rsidR="00AE0CB7">
          <w:rPr>
            <w:rFonts w:cstheme="minorHAnsi"/>
          </w:rPr>
          <w:t>x.xx</w:t>
        </w:r>
      </w:ins>
      <w:r w:rsidR="00E764BC">
        <w:rPr>
          <w:rFonts w:cstheme="minorHAnsi"/>
        </w:rPr>
        <w:t xml:space="preserve">, representing reductions </w:t>
      </w:r>
      <w:del w:id="6" w:author="VAN BUNNIK Bram" w:date="2020-07-06T12:55:00Z">
        <w:r w:rsidR="00E764BC" w:rsidDel="00AE0CB7">
          <w:rPr>
            <w:rFonts w:cstheme="minorHAnsi"/>
          </w:rPr>
          <w:delText xml:space="preserve">to </w:delText>
        </w:r>
      </w:del>
      <w:ins w:id="7" w:author="VAN BUNNIK Bram" w:date="2020-07-06T12:55:00Z">
        <w:r w:rsidR="00AE0CB7">
          <w:rPr>
            <w:rFonts w:cstheme="minorHAnsi"/>
          </w:rPr>
          <w:t xml:space="preserve">in </w:t>
        </w:r>
      </w:ins>
      <w:r w:rsidR="00E764BC">
        <w:rPr>
          <w:rFonts w:cstheme="minorHAnsi"/>
        </w:rPr>
        <w:t>human-to-human interactions</w:t>
      </w:r>
      <w:r w:rsidR="00392404">
        <w:rPr>
          <w:rFonts w:cstheme="minorHAnsi"/>
        </w:rPr>
        <w:t>.</w:t>
      </w:r>
      <w:r>
        <w:rPr>
          <w:rFonts w:cstheme="minorHAnsi"/>
        </w:rPr>
        <w:t xml:space="preserve"> </w:t>
      </w:r>
      <w:r w:rsidR="00E764BC">
        <w:rPr>
          <w:rFonts w:cstheme="minorHAnsi"/>
        </w:rPr>
        <w:t>However, the</w:t>
      </w:r>
      <w:r w:rsidR="0015129A">
        <w:rPr>
          <w:rFonts w:cstheme="minorHAnsi"/>
        </w:rPr>
        <w:t xml:space="preserve"> magnitude of each intervention</w:t>
      </w:r>
      <w:r w:rsidR="00E764BC">
        <w:rPr>
          <w:rFonts w:cstheme="minorHAnsi"/>
        </w:rPr>
        <w:t xml:space="preserve"> over the intervention duration</w:t>
      </w:r>
      <w:r>
        <w:rPr>
          <w:rFonts w:cstheme="minorHAnsi"/>
        </w:rPr>
        <w:t xml:space="preserve"> remained </w:t>
      </w:r>
      <w:del w:id="8" w:author="VAN BUNNIK Bram" w:date="2020-07-06T12:56:00Z">
        <w:r w:rsidDel="00AE0CB7">
          <w:rPr>
            <w:rFonts w:cstheme="minorHAnsi"/>
          </w:rPr>
          <w:delText xml:space="preserve">static </w:delText>
        </w:r>
      </w:del>
      <w:ins w:id="9" w:author="VAN BUNNIK Bram" w:date="2020-07-06T12:56:00Z">
        <w:r w:rsidR="00AE0CB7">
          <w:rPr>
            <w:rFonts w:cstheme="minorHAnsi"/>
          </w:rPr>
          <w:t xml:space="preserve">similar </w:t>
        </w:r>
      </w:ins>
      <w:r>
        <w:rPr>
          <w:rFonts w:cstheme="minorHAnsi"/>
        </w:rPr>
        <w:t>across each scenario. This was achieved by doubling the length of interventions which do not</w:t>
      </w:r>
      <w:r w:rsidR="00C832C6">
        <w:rPr>
          <w:rFonts w:cstheme="minorHAnsi"/>
        </w:rPr>
        <w:t xml:space="preserve"> constantly reduce</w:t>
      </w:r>
      <w:r>
        <w:rPr>
          <w:rFonts w:cstheme="minorHAnsi"/>
        </w:rPr>
        <w:t xml:space="preserve"> </w:t>
      </w:r>
      <w:del w:id="10" w:author="VAN BUNNIK Bram" w:date="2020-07-06T12:56:00Z">
        <w:r w:rsidDel="00AE0CB7">
          <w:rPr>
            <w:rFonts w:cstheme="minorHAnsi"/>
          </w:rPr>
          <w:delText>R</w:delText>
        </w:r>
        <w:r w:rsidRPr="00386189" w:rsidDel="00AE0CB7">
          <w:rPr>
            <w:rFonts w:cstheme="minorHAnsi"/>
            <w:vertAlign w:val="subscript"/>
          </w:rPr>
          <w:delText>0</w:delText>
        </w:r>
        <w:r w:rsidDel="00AE0CB7">
          <w:rPr>
            <w:rFonts w:cstheme="minorHAnsi"/>
          </w:rPr>
          <w:delText xml:space="preserve"> </w:delText>
        </w:r>
      </w:del>
      <w:ins w:id="11" w:author="VAN BUNNIK Bram" w:date="2020-07-06T12:56:00Z">
        <w:r w:rsidR="00AE0CB7">
          <w:rPr>
            <w:rFonts w:cstheme="minorHAnsi"/>
          </w:rPr>
          <w:t xml:space="preserve">beta </w:t>
        </w:r>
      </w:ins>
      <w:r>
        <w:rPr>
          <w:rFonts w:cstheme="minorHAnsi"/>
        </w:rPr>
        <w:t xml:space="preserve">during the intervention period. </w:t>
      </w:r>
    </w:p>
    <w:p w14:paraId="56CD478D" w14:textId="77777777" w:rsidR="00392404" w:rsidRDefault="00392404" w:rsidP="006A75FD">
      <w:pPr>
        <w:spacing w:after="0" w:line="360" w:lineRule="auto"/>
        <w:rPr>
          <w:rFonts w:cstheme="minorHAnsi"/>
        </w:rPr>
      </w:pPr>
    </w:p>
    <w:p w14:paraId="3A4734D9" w14:textId="2220BE73" w:rsidR="00392404" w:rsidRDefault="00392404" w:rsidP="00392404">
      <w:pPr>
        <w:pStyle w:val="ListParagraph"/>
        <w:numPr>
          <w:ilvl w:val="0"/>
          <w:numId w:val="11"/>
        </w:numPr>
        <w:spacing w:after="0" w:line="360" w:lineRule="auto"/>
        <w:rPr>
          <w:rFonts w:cstheme="minorHAnsi"/>
        </w:rPr>
      </w:pPr>
      <w:r>
        <w:rPr>
          <w:rFonts w:cstheme="minorHAnsi"/>
        </w:rPr>
        <w:t xml:space="preserve">Instantaneous </w:t>
      </w:r>
      <w:r w:rsidR="00386189">
        <w:rPr>
          <w:rFonts w:cstheme="minorHAnsi"/>
        </w:rPr>
        <w:t xml:space="preserve">and constant </w:t>
      </w:r>
      <w:r>
        <w:rPr>
          <w:rFonts w:cstheme="minorHAnsi"/>
        </w:rPr>
        <w:t xml:space="preserve">reduction to </w:t>
      </w:r>
      <w:del w:id="12" w:author="VAN BUNNIK Bram" w:date="2020-07-06T12:56:00Z">
        <w:r w:rsidDel="00AE0CB7">
          <w:rPr>
            <w:rFonts w:cstheme="minorHAnsi"/>
          </w:rPr>
          <w:delText>R</w:delText>
        </w:r>
        <w:r w:rsidRPr="00386189" w:rsidDel="00AE0CB7">
          <w:rPr>
            <w:rFonts w:cstheme="minorHAnsi"/>
            <w:vertAlign w:val="subscript"/>
          </w:rPr>
          <w:delText>0</w:delText>
        </w:r>
        <w:r w:rsidDel="00AE0CB7">
          <w:rPr>
            <w:rFonts w:cstheme="minorHAnsi"/>
          </w:rPr>
          <w:delText xml:space="preserve"> = 0.8 </w:delText>
        </w:r>
      </w:del>
      <w:ins w:id="13" w:author="VAN BUNNIK Bram" w:date="2020-07-06T12:56:00Z">
        <w:r w:rsidR="00AE0CB7">
          <w:rPr>
            <w:rFonts w:cstheme="minorHAnsi"/>
          </w:rPr>
          <w:t xml:space="preserve">beta=x.xx </w:t>
        </w:r>
      </w:ins>
      <w:r>
        <w:rPr>
          <w:rFonts w:cstheme="minorHAnsi"/>
        </w:rPr>
        <w:t>for 12 weeks</w:t>
      </w:r>
      <w:r w:rsidR="00386189">
        <w:rPr>
          <w:rFonts w:cstheme="minorHAnsi"/>
        </w:rPr>
        <w:t>,</w:t>
      </w:r>
      <w:r w:rsidR="0015129A">
        <w:rPr>
          <w:rFonts w:cstheme="minorHAnsi"/>
        </w:rPr>
        <w:t xml:space="preserve"> followed by a</w:t>
      </w:r>
      <w:r w:rsidR="00386189">
        <w:rPr>
          <w:rFonts w:cstheme="minorHAnsi"/>
        </w:rPr>
        <w:t>n instantaneous</w:t>
      </w:r>
      <w:r w:rsidR="0015129A">
        <w:rPr>
          <w:rFonts w:cstheme="minorHAnsi"/>
        </w:rPr>
        <w:t xml:space="preserve"> return to baseline </w:t>
      </w:r>
      <w:del w:id="14" w:author="VAN BUNNIK Bram" w:date="2020-07-06T12:56:00Z">
        <w:r w:rsidR="0015129A" w:rsidDel="00AE0CB7">
          <w:rPr>
            <w:rFonts w:cstheme="minorHAnsi"/>
          </w:rPr>
          <w:delText>R</w:delText>
        </w:r>
        <w:r w:rsidR="0015129A" w:rsidRPr="009E647B" w:rsidDel="00AE0CB7">
          <w:rPr>
            <w:rFonts w:cstheme="minorHAnsi"/>
            <w:vertAlign w:val="subscript"/>
          </w:rPr>
          <w:delText>0</w:delText>
        </w:r>
        <w:r w:rsidR="0015129A" w:rsidDel="00AE0CB7">
          <w:rPr>
            <w:rFonts w:cstheme="minorHAnsi"/>
          </w:rPr>
          <w:delText xml:space="preserve"> = 1.7</w:delText>
        </w:r>
      </w:del>
      <w:ins w:id="15" w:author="VAN BUNNIK Bram" w:date="2020-07-06T12:56:00Z">
        <w:r w:rsidR="00AE0CB7">
          <w:rPr>
            <w:rFonts w:cstheme="minorHAnsi"/>
          </w:rPr>
          <w:t>beta = x.xx</w:t>
        </w:r>
      </w:ins>
      <w:r w:rsidR="0015129A">
        <w:rPr>
          <w:rFonts w:cstheme="minorHAnsi"/>
        </w:rPr>
        <w:t>.</w:t>
      </w:r>
    </w:p>
    <w:p w14:paraId="578B4B4B" w14:textId="15B30F6B" w:rsidR="00392404" w:rsidRDefault="0015129A" w:rsidP="00392404">
      <w:pPr>
        <w:pStyle w:val="ListParagraph"/>
        <w:numPr>
          <w:ilvl w:val="0"/>
          <w:numId w:val="11"/>
        </w:numPr>
        <w:spacing w:after="0" w:line="360" w:lineRule="auto"/>
        <w:rPr>
          <w:rFonts w:cstheme="minorHAnsi"/>
        </w:rPr>
      </w:pPr>
      <w:r>
        <w:rPr>
          <w:rFonts w:cstheme="minorHAnsi"/>
        </w:rPr>
        <w:t>Instantaneous</w:t>
      </w:r>
      <w:r w:rsidR="00392404">
        <w:rPr>
          <w:rFonts w:cstheme="minorHAnsi"/>
        </w:rPr>
        <w:t xml:space="preserve"> reduction to </w:t>
      </w:r>
      <w:del w:id="16" w:author="VAN BUNNIK Bram" w:date="2020-07-06T12:56:00Z">
        <w:r w:rsidR="00392404" w:rsidDel="00AE0CB7">
          <w:rPr>
            <w:rFonts w:cstheme="minorHAnsi"/>
          </w:rPr>
          <w:delText>R</w:delText>
        </w:r>
        <w:r w:rsidR="00392404" w:rsidRPr="009E647B" w:rsidDel="00AE0CB7">
          <w:rPr>
            <w:rFonts w:cstheme="minorHAnsi"/>
            <w:vertAlign w:val="subscript"/>
          </w:rPr>
          <w:delText>0</w:delText>
        </w:r>
        <w:r w:rsidR="00392404" w:rsidDel="00AE0CB7">
          <w:rPr>
            <w:rFonts w:cstheme="minorHAnsi"/>
          </w:rPr>
          <w:delText xml:space="preserve"> = 0.8</w:delText>
        </w:r>
      </w:del>
      <w:ins w:id="17" w:author="VAN BUNNIK Bram" w:date="2020-07-06T12:56:00Z">
        <w:r w:rsidR="00AE0CB7">
          <w:rPr>
            <w:rFonts w:cstheme="minorHAnsi"/>
          </w:rPr>
          <w:t>beta=x.xx</w:t>
        </w:r>
      </w:ins>
      <w:r w:rsidR="00392404">
        <w:rPr>
          <w:rFonts w:cstheme="minorHAnsi"/>
        </w:rPr>
        <w:t xml:space="preserve"> followed by a gradual “ramp-</w:t>
      </w:r>
      <w:r w:rsidR="00C832C6">
        <w:rPr>
          <w:rFonts w:cstheme="minorHAnsi"/>
        </w:rPr>
        <w:t>down</w:t>
      </w:r>
      <w:r w:rsidR="00392404">
        <w:rPr>
          <w:rFonts w:cstheme="minorHAnsi"/>
        </w:rPr>
        <w:t xml:space="preserve">” </w:t>
      </w:r>
      <w:r w:rsidR="00386189">
        <w:rPr>
          <w:rFonts w:cstheme="minorHAnsi"/>
        </w:rPr>
        <w:t xml:space="preserve">back </w:t>
      </w:r>
      <w:r w:rsidR="00392404">
        <w:rPr>
          <w:rFonts w:cstheme="minorHAnsi"/>
        </w:rPr>
        <w:t>to base</w:t>
      </w:r>
      <w:r>
        <w:rPr>
          <w:rFonts w:cstheme="minorHAnsi"/>
        </w:rPr>
        <w:t xml:space="preserve">line </w:t>
      </w:r>
      <w:del w:id="18"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1.7</w:delText>
        </w:r>
      </w:del>
      <w:ins w:id="19" w:author="VAN BUNNIK Bram" w:date="2020-07-06T12:57:00Z">
        <w:r w:rsidR="00AE0CB7">
          <w:rPr>
            <w:rFonts w:cstheme="minorHAnsi"/>
          </w:rPr>
          <w:t>beta</w:t>
        </w:r>
      </w:ins>
      <w:r>
        <w:rPr>
          <w:rFonts w:cstheme="minorHAnsi"/>
        </w:rPr>
        <w:t xml:space="preserve"> after 24 weeks. </w:t>
      </w:r>
    </w:p>
    <w:p w14:paraId="01DF9E4D" w14:textId="6ED0FD3C" w:rsidR="0015129A" w:rsidRDefault="0015129A" w:rsidP="00392404">
      <w:pPr>
        <w:pStyle w:val="ListParagraph"/>
        <w:numPr>
          <w:ilvl w:val="0"/>
          <w:numId w:val="11"/>
        </w:numPr>
        <w:spacing w:after="0" w:line="360" w:lineRule="auto"/>
        <w:rPr>
          <w:rFonts w:cstheme="minorHAnsi"/>
        </w:rPr>
      </w:pPr>
      <w:r>
        <w:rPr>
          <w:rFonts w:cstheme="minorHAnsi"/>
        </w:rPr>
        <w:t>Gradual linear “ramp-</w:t>
      </w:r>
      <w:r w:rsidR="00C832C6">
        <w:rPr>
          <w:rFonts w:cstheme="minorHAnsi"/>
        </w:rPr>
        <w:t>up</w:t>
      </w:r>
      <w:r>
        <w:rPr>
          <w:rFonts w:cstheme="minorHAnsi"/>
        </w:rPr>
        <w:t xml:space="preserve">” to </w:t>
      </w:r>
      <w:del w:id="20"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0.8</w:delText>
        </w:r>
      </w:del>
      <w:ins w:id="21" w:author="VAN BUNNIK Bram" w:date="2020-07-06T12:57:00Z">
        <w:r w:rsidR="00AE0CB7">
          <w:rPr>
            <w:rFonts w:cstheme="minorHAnsi"/>
          </w:rPr>
          <w:t>beta = x.xx</w:t>
        </w:r>
      </w:ins>
      <w:r>
        <w:rPr>
          <w:rFonts w:cstheme="minorHAnsi"/>
        </w:rPr>
        <w:t xml:space="preserve"> over 24 weeks, followed by a</w:t>
      </w:r>
      <w:r w:rsidR="00F94578">
        <w:rPr>
          <w:rFonts w:cstheme="minorHAnsi"/>
        </w:rPr>
        <w:t>n</w:t>
      </w:r>
      <w:r>
        <w:rPr>
          <w:rFonts w:cstheme="minorHAnsi"/>
        </w:rPr>
        <w:t xml:space="preserve"> instantaneous return </w:t>
      </w:r>
      <w:r w:rsidR="00F94578">
        <w:rPr>
          <w:rFonts w:cstheme="minorHAnsi"/>
        </w:rPr>
        <w:t>t</w:t>
      </w:r>
      <w:r>
        <w:rPr>
          <w:rFonts w:cstheme="minorHAnsi"/>
        </w:rPr>
        <w:t xml:space="preserve">o baseline </w:t>
      </w:r>
      <w:del w:id="22"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1.7</w:delText>
        </w:r>
      </w:del>
      <w:ins w:id="23" w:author="VAN BUNNIK Bram" w:date="2020-07-06T12:57:00Z">
        <w:r w:rsidR="00AE0CB7">
          <w:rPr>
            <w:rFonts w:cstheme="minorHAnsi"/>
          </w:rPr>
          <w:t>beta</w:t>
        </w:r>
      </w:ins>
      <w:r>
        <w:rPr>
          <w:rFonts w:cstheme="minorHAnsi"/>
        </w:rPr>
        <w:t xml:space="preserve">. </w:t>
      </w:r>
    </w:p>
    <w:p w14:paraId="3180E56D" w14:textId="2B8D453F" w:rsidR="0015129A" w:rsidRDefault="0015129A" w:rsidP="00392404">
      <w:pPr>
        <w:pStyle w:val="ListParagraph"/>
        <w:numPr>
          <w:ilvl w:val="0"/>
          <w:numId w:val="11"/>
        </w:numPr>
        <w:spacing w:after="0" w:line="360" w:lineRule="auto"/>
        <w:rPr>
          <w:rFonts w:cstheme="minorHAnsi"/>
        </w:rPr>
      </w:pPr>
      <w:r>
        <w:rPr>
          <w:rFonts w:cstheme="minorHAnsi"/>
        </w:rPr>
        <w:t>Gradual linear “ramp-</w:t>
      </w:r>
      <w:r w:rsidR="00C832C6">
        <w:rPr>
          <w:rFonts w:cstheme="minorHAnsi"/>
        </w:rPr>
        <w:t>up</w:t>
      </w:r>
      <w:r>
        <w:rPr>
          <w:rFonts w:cstheme="minorHAnsi"/>
        </w:rPr>
        <w:t xml:space="preserve">” to </w:t>
      </w:r>
      <w:del w:id="24"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0.8</w:delText>
        </w:r>
      </w:del>
      <w:ins w:id="25" w:author="VAN BUNNIK Bram" w:date="2020-07-06T12:57:00Z">
        <w:r w:rsidR="00AE0CB7">
          <w:rPr>
            <w:rFonts w:cstheme="minorHAnsi"/>
          </w:rPr>
          <w:t>beta=x.xx</w:t>
        </w:r>
      </w:ins>
      <w:r>
        <w:rPr>
          <w:rFonts w:cstheme="minorHAnsi"/>
        </w:rPr>
        <w:t xml:space="preserve"> over 12 weeks, followed by a gradual “ramp-</w:t>
      </w:r>
      <w:r w:rsidR="00C832C6">
        <w:rPr>
          <w:rFonts w:cstheme="minorHAnsi"/>
        </w:rPr>
        <w:t>down</w:t>
      </w:r>
      <w:r>
        <w:rPr>
          <w:rFonts w:cstheme="minorHAnsi"/>
        </w:rPr>
        <w:t xml:space="preserve">” back to baseline </w:t>
      </w:r>
      <w:del w:id="26"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1.7</w:delText>
        </w:r>
      </w:del>
      <w:ins w:id="27" w:author="VAN BUNNIK Bram" w:date="2020-07-06T12:57:00Z">
        <w:r w:rsidR="00AE0CB7">
          <w:rPr>
            <w:rFonts w:cstheme="minorHAnsi"/>
          </w:rPr>
          <w:t>beta</w:t>
        </w:r>
      </w:ins>
      <w:r>
        <w:rPr>
          <w:rFonts w:cstheme="minorHAnsi"/>
        </w:rPr>
        <w:t xml:space="preserve"> after an additional 12 weeks. </w:t>
      </w:r>
    </w:p>
    <w:p w14:paraId="0B92DB67" w14:textId="269635BA" w:rsidR="0015129A" w:rsidRDefault="0015129A" w:rsidP="00392404">
      <w:pPr>
        <w:pStyle w:val="ListParagraph"/>
        <w:numPr>
          <w:ilvl w:val="0"/>
          <w:numId w:val="11"/>
        </w:numPr>
        <w:spacing w:after="0" w:line="360" w:lineRule="auto"/>
        <w:rPr>
          <w:rFonts w:cstheme="minorHAnsi"/>
        </w:rPr>
      </w:pPr>
      <w:r>
        <w:rPr>
          <w:rFonts w:cstheme="minorHAnsi"/>
        </w:rPr>
        <w:t xml:space="preserve">Three pulsed, instantaneous reductions to </w:t>
      </w:r>
      <w:del w:id="28"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0.8</w:delText>
        </w:r>
      </w:del>
      <w:ins w:id="29" w:author="VAN BUNNIK Bram" w:date="2020-07-06T12:57:00Z">
        <w:r w:rsidR="00AE0CB7">
          <w:rPr>
            <w:rFonts w:cstheme="minorHAnsi"/>
          </w:rPr>
          <w:t>beta =x.xx</w:t>
        </w:r>
      </w:ins>
      <w:r>
        <w:rPr>
          <w:rFonts w:cstheme="minorHAnsi"/>
        </w:rPr>
        <w:t xml:space="preserve"> for 4 weeks each over a 24-week period. Each 4-week pulsed intervention is separated by an instantaneous return to baseline </w:t>
      </w:r>
      <w:del w:id="30" w:author="VAN BUNNIK Bram" w:date="2020-07-06T12:57:00Z">
        <w:r w:rsidDel="00AE0CB7">
          <w:rPr>
            <w:rFonts w:cstheme="minorHAnsi"/>
          </w:rPr>
          <w:delText>R</w:delText>
        </w:r>
        <w:r w:rsidRPr="009E647B" w:rsidDel="00AE0CB7">
          <w:rPr>
            <w:rFonts w:cstheme="minorHAnsi"/>
            <w:vertAlign w:val="subscript"/>
          </w:rPr>
          <w:delText>0</w:delText>
        </w:r>
        <w:r w:rsidDel="00AE0CB7">
          <w:rPr>
            <w:rFonts w:cstheme="minorHAnsi"/>
          </w:rPr>
          <w:delText xml:space="preserve"> = 1.7</w:delText>
        </w:r>
      </w:del>
      <w:ins w:id="31" w:author="VAN BUNNIK Bram" w:date="2020-07-06T12:57:00Z">
        <w:r w:rsidR="00AE0CB7">
          <w:rPr>
            <w:rFonts w:cstheme="minorHAnsi"/>
          </w:rPr>
          <w:t>beta</w:t>
        </w:r>
      </w:ins>
      <w:r>
        <w:rPr>
          <w:rFonts w:cstheme="minorHAnsi"/>
        </w:rPr>
        <w:t xml:space="preserve"> for 4 weeks. </w:t>
      </w:r>
    </w:p>
    <w:p w14:paraId="404509C3" w14:textId="37FE6565" w:rsidR="0015129A" w:rsidRDefault="0015129A" w:rsidP="0015129A">
      <w:pPr>
        <w:pStyle w:val="ListParagraph"/>
        <w:numPr>
          <w:ilvl w:val="1"/>
          <w:numId w:val="11"/>
        </w:numPr>
        <w:spacing w:after="0" w:line="360" w:lineRule="auto"/>
        <w:rPr>
          <w:rFonts w:cstheme="minorHAnsi"/>
        </w:rPr>
      </w:pPr>
      <w:commentRangeStart w:id="32"/>
      <w:r>
        <w:rPr>
          <w:rFonts w:cstheme="minorHAnsi"/>
        </w:rPr>
        <w:t xml:space="preserve">Pulsing occurs at the following </w:t>
      </w:r>
      <w:r w:rsidR="00F94578">
        <w:rPr>
          <w:rFonts w:cstheme="minorHAnsi"/>
        </w:rPr>
        <w:t>fraction</w:t>
      </w:r>
      <w:r w:rsidR="00C75515">
        <w:rPr>
          <w:rFonts w:cstheme="minorHAnsi"/>
        </w:rPr>
        <w:t>al</w:t>
      </w:r>
      <w:r w:rsidR="00F94578">
        <w:rPr>
          <w:rFonts w:cstheme="minorHAnsi"/>
        </w:rPr>
        <w:t xml:space="preserve"> </w:t>
      </w:r>
      <w:r w:rsidR="00C75515">
        <w:rPr>
          <w:rFonts w:cstheme="minorHAnsi"/>
        </w:rPr>
        <w:t>intervals</w:t>
      </w:r>
      <w:r>
        <w:rPr>
          <w:rFonts w:cstheme="minorHAnsi"/>
        </w:rPr>
        <w:t xml:space="preserve"> </w:t>
      </w:r>
      <w:r w:rsidR="00F94578">
        <w:rPr>
          <w:rFonts w:cstheme="minorHAnsi"/>
        </w:rPr>
        <w:t>o</w:t>
      </w:r>
      <w:r>
        <w:rPr>
          <w:rFonts w:cstheme="minorHAnsi"/>
        </w:rPr>
        <w:t xml:space="preserve">f the </w:t>
      </w:r>
      <w:r w:rsidR="00F94578">
        <w:rPr>
          <w:rFonts w:cstheme="minorHAnsi"/>
        </w:rPr>
        <w:t>total</w:t>
      </w:r>
      <w:r>
        <w:rPr>
          <w:rFonts w:cstheme="minorHAnsi"/>
        </w:rPr>
        <w:t xml:space="preserve"> intervention period: Period 1: (0 – 0.1667), Period 2: (0.333 – 0.5) and Period 3: (0.667 – 0.8333).</w:t>
      </w:r>
      <w:commentRangeEnd w:id="32"/>
      <w:r w:rsidR="00AE0CB7">
        <w:rPr>
          <w:rStyle w:val="CommentReference"/>
        </w:rPr>
        <w:commentReference w:id="32"/>
      </w:r>
      <w:r>
        <w:rPr>
          <w:rFonts w:cstheme="minorHAnsi"/>
        </w:rPr>
        <w:t xml:space="preserve"> </w:t>
      </w:r>
    </w:p>
    <w:p w14:paraId="729A07B9" w14:textId="1FCC68EF" w:rsidR="0015129A" w:rsidRPr="00386189" w:rsidRDefault="0015129A" w:rsidP="0015129A">
      <w:pPr>
        <w:pStyle w:val="ListParagraph"/>
        <w:numPr>
          <w:ilvl w:val="1"/>
          <w:numId w:val="11"/>
        </w:numPr>
        <w:spacing w:after="0" w:line="360" w:lineRule="auto"/>
        <w:rPr>
          <w:rFonts w:cstheme="minorHAnsi"/>
          <w:b/>
          <w:bCs/>
          <w:highlight w:val="yellow"/>
        </w:rPr>
      </w:pPr>
      <w:commentRangeStart w:id="33"/>
      <w:r w:rsidRPr="00386189">
        <w:rPr>
          <w:rFonts w:cstheme="minorHAnsi"/>
          <w:b/>
          <w:bCs/>
          <w:highlight w:val="yellow"/>
        </w:rPr>
        <w:t xml:space="preserve">FIND </w:t>
      </w:r>
      <w:r w:rsidR="00F94578">
        <w:rPr>
          <w:rFonts w:cstheme="minorHAnsi"/>
          <w:b/>
          <w:bCs/>
          <w:highlight w:val="yellow"/>
        </w:rPr>
        <w:t xml:space="preserve">A </w:t>
      </w:r>
      <w:r w:rsidRPr="00386189">
        <w:rPr>
          <w:rFonts w:cstheme="minorHAnsi"/>
          <w:b/>
          <w:bCs/>
          <w:highlight w:val="yellow"/>
        </w:rPr>
        <w:t>MATHEM</w:t>
      </w:r>
      <w:r w:rsidR="00F94578">
        <w:rPr>
          <w:rFonts w:cstheme="minorHAnsi"/>
          <w:b/>
          <w:bCs/>
          <w:highlight w:val="yellow"/>
        </w:rPr>
        <w:t>AT</w:t>
      </w:r>
      <w:r w:rsidRPr="00386189">
        <w:rPr>
          <w:rFonts w:cstheme="minorHAnsi"/>
          <w:b/>
          <w:bCs/>
          <w:highlight w:val="yellow"/>
        </w:rPr>
        <w:t>ICAL</w:t>
      </w:r>
      <w:r w:rsidR="00036AD2">
        <w:rPr>
          <w:rFonts w:cstheme="minorHAnsi"/>
          <w:b/>
          <w:bCs/>
          <w:highlight w:val="yellow"/>
        </w:rPr>
        <w:t xml:space="preserve">-SAVVY </w:t>
      </w:r>
      <w:r w:rsidRPr="00386189">
        <w:rPr>
          <w:rFonts w:cstheme="minorHAnsi"/>
          <w:b/>
          <w:bCs/>
          <w:highlight w:val="yellow"/>
        </w:rPr>
        <w:t>WAY TO DESCRIBE THIS</w:t>
      </w:r>
      <w:commentRangeEnd w:id="33"/>
      <w:r w:rsidR="00AE0CB7">
        <w:rPr>
          <w:rStyle w:val="CommentReference"/>
        </w:rPr>
        <w:commentReference w:id="33"/>
      </w:r>
    </w:p>
    <w:p w14:paraId="6989B7F4" w14:textId="6C9DF965" w:rsidR="00177720" w:rsidRDefault="00177720" w:rsidP="00177720">
      <w:pPr>
        <w:spacing w:after="0" w:line="360" w:lineRule="auto"/>
        <w:rPr>
          <w:rFonts w:cstheme="minorHAnsi"/>
        </w:rPr>
      </w:pPr>
    </w:p>
    <w:p w14:paraId="03758431" w14:textId="0C97D2A4" w:rsidR="007162D8" w:rsidRPr="007162D8" w:rsidRDefault="007162D8" w:rsidP="00177720">
      <w:pPr>
        <w:spacing w:after="0" w:line="360" w:lineRule="auto"/>
        <w:rPr>
          <w:rFonts w:cstheme="minorHAnsi"/>
          <w:b/>
          <w:bCs/>
          <w:u w:val="single"/>
        </w:rPr>
      </w:pPr>
      <w:r w:rsidRPr="007162D8">
        <w:rPr>
          <w:rFonts w:cstheme="minorHAnsi"/>
          <w:b/>
          <w:bCs/>
          <w:u w:val="single"/>
        </w:rPr>
        <w:t>Analysis 1</w:t>
      </w:r>
    </w:p>
    <w:p w14:paraId="7A53F365" w14:textId="04691681" w:rsidR="0015129A" w:rsidRDefault="00F94578" w:rsidP="00F94578">
      <w:pPr>
        <w:spacing w:after="0" w:line="360" w:lineRule="auto"/>
        <w:jc w:val="both"/>
        <w:rPr>
          <w:rFonts w:cstheme="minorHAnsi"/>
        </w:rPr>
      </w:pPr>
      <w:r>
        <w:rPr>
          <w:rFonts w:cstheme="minorHAnsi"/>
        </w:rPr>
        <w:t>An intervention date of 71 days was chosen</w:t>
      </w:r>
      <w:r w:rsidR="00C832C6">
        <w:rPr>
          <w:rFonts w:cstheme="minorHAnsi"/>
        </w:rPr>
        <w:t xml:space="preserve"> to trigger each intervention</w:t>
      </w:r>
      <w:r>
        <w:rPr>
          <w:rFonts w:cstheme="minorHAnsi"/>
        </w:rPr>
        <w:t xml:space="preserve">, representing an infectious fraction </w:t>
      </w:r>
      <w:r w:rsidR="00177720">
        <w:rPr>
          <w:rFonts w:cstheme="minorHAnsi"/>
        </w:rPr>
        <w:t>of I(t) = 0.027</w:t>
      </w:r>
      <w:r>
        <w:rPr>
          <w:rFonts w:cstheme="minorHAnsi"/>
        </w:rPr>
        <w:t xml:space="preserve"> (</w:t>
      </w:r>
      <w:commentRangeStart w:id="34"/>
      <w:r w:rsidRPr="00F94578">
        <w:rPr>
          <w:rFonts w:cstheme="minorHAnsi"/>
          <w:b/>
          <w:bCs/>
          <w:highlight w:val="yellow"/>
        </w:rPr>
        <w:t>WHY</w:t>
      </w:r>
      <w:commentRangeEnd w:id="34"/>
      <w:r w:rsidR="00AE0CB7">
        <w:rPr>
          <w:rStyle w:val="CommentReference"/>
        </w:rPr>
        <w:commentReference w:id="34"/>
      </w:r>
      <w:r>
        <w:rPr>
          <w:rFonts w:cstheme="minorHAnsi"/>
        </w:rPr>
        <w:t xml:space="preserve">). </w:t>
      </w:r>
      <w:r w:rsidR="002D5358">
        <w:rPr>
          <w:rFonts w:cstheme="minorHAnsi"/>
        </w:rPr>
        <w:t xml:space="preserve">Infections were seeded into the population by modelling an initial infectious fraction </w:t>
      </w:r>
      <w:r w:rsidR="00177720">
        <w:rPr>
          <w:rFonts w:cstheme="minorHAnsi"/>
        </w:rPr>
        <w:t xml:space="preserve">of </w:t>
      </w:r>
      <w:r w:rsidR="002D5358">
        <w:rPr>
          <w:rFonts w:cstheme="minorHAnsi"/>
        </w:rPr>
        <w:t xml:space="preserve">I(0) = 0.0001. </w:t>
      </w:r>
      <w:r w:rsidRPr="00F94578">
        <w:rPr>
          <w:rFonts w:cstheme="minorHAnsi"/>
        </w:rPr>
        <w:t xml:space="preserve">We explored the effect of all five interventions on the trajectory of </w:t>
      </w:r>
      <w:r w:rsidR="00C832C6">
        <w:rPr>
          <w:rFonts w:cstheme="minorHAnsi"/>
        </w:rPr>
        <w:t xml:space="preserve">a </w:t>
      </w:r>
      <w:r w:rsidRPr="00F94578">
        <w:rPr>
          <w:rFonts w:cstheme="minorHAnsi"/>
        </w:rPr>
        <w:t>COVID-19 epidemic curve (</w:t>
      </w:r>
      <w:r w:rsidRPr="00F94578">
        <w:rPr>
          <w:rFonts w:cstheme="minorHAnsi"/>
          <w:b/>
          <w:bCs/>
        </w:rPr>
        <w:t>Figure 1</w:t>
      </w:r>
      <w:r w:rsidRPr="00F94578">
        <w:rPr>
          <w:rFonts w:cstheme="minorHAnsi"/>
        </w:rPr>
        <w:t>).</w:t>
      </w:r>
      <w:r>
        <w:rPr>
          <w:rFonts w:cstheme="minorHAnsi"/>
          <w:b/>
          <w:bCs/>
        </w:rPr>
        <w:t xml:space="preserve"> </w:t>
      </w:r>
      <w:r w:rsidR="00695A83">
        <w:rPr>
          <w:rFonts w:cstheme="minorHAnsi"/>
        </w:rPr>
        <w:t xml:space="preserve"> </w:t>
      </w:r>
    </w:p>
    <w:p w14:paraId="1A29A109" w14:textId="727FB762" w:rsidR="00177720" w:rsidRDefault="00177720" w:rsidP="006A75FD">
      <w:pPr>
        <w:spacing w:after="0" w:line="360" w:lineRule="auto"/>
        <w:rPr>
          <w:rFonts w:cstheme="minorHAnsi"/>
        </w:rPr>
      </w:pPr>
    </w:p>
    <w:p w14:paraId="2D159A85" w14:textId="77777777" w:rsidR="005C73C4" w:rsidRPr="00C13B7B" w:rsidRDefault="005C73C4" w:rsidP="008C0BEE">
      <w:pPr>
        <w:spacing w:after="0" w:line="360" w:lineRule="auto"/>
        <w:jc w:val="center"/>
        <w:rPr>
          <w:rFonts w:cstheme="minorHAnsi"/>
        </w:rPr>
      </w:pPr>
      <w:commentRangeStart w:id="35"/>
      <w:r>
        <w:rPr>
          <w:noProof/>
          <w:lang w:eastAsia="en-GB"/>
        </w:rPr>
        <w:lastRenderedPageBreak/>
        <w:drawing>
          <wp:inline distT="0" distB="0" distL="0" distR="0" wp14:anchorId="1178EC09" wp14:editId="1973774F">
            <wp:extent cx="5658351"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5228" cy="3147070"/>
                    </a:xfrm>
                    <a:prstGeom prst="rect">
                      <a:avLst/>
                    </a:prstGeom>
                    <a:noFill/>
                    <a:ln>
                      <a:noFill/>
                    </a:ln>
                  </pic:spPr>
                </pic:pic>
              </a:graphicData>
            </a:graphic>
          </wp:inline>
        </w:drawing>
      </w:r>
      <w:commentRangeEnd w:id="35"/>
      <w:r w:rsidR="007C3165">
        <w:rPr>
          <w:rStyle w:val="CommentReference"/>
        </w:rPr>
        <w:commentReference w:id="35"/>
      </w:r>
    </w:p>
    <w:p w14:paraId="30D5B476" w14:textId="064229B9" w:rsidR="005C73C4" w:rsidRPr="00C13B7B" w:rsidRDefault="005C73C4" w:rsidP="009E647B">
      <w:pPr>
        <w:spacing w:after="0" w:line="360" w:lineRule="auto"/>
        <w:jc w:val="both"/>
        <w:rPr>
          <w:rFonts w:cstheme="minorHAnsi"/>
          <w:b/>
          <w:bCs/>
        </w:rPr>
      </w:pPr>
      <w:r w:rsidRPr="00C13B7B">
        <w:rPr>
          <w:rFonts w:cstheme="minorHAnsi"/>
          <w:b/>
          <w:bCs/>
        </w:rPr>
        <w:t xml:space="preserve">Figure 1. </w:t>
      </w:r>
      <w:r w:rsidR="00CF5510">
        <w:rPr>
          <w:rFonts w:cstheme="minorHAnsi"/>
          <w:b/>
          <w:bCs/>
        </w:rPr>
        <w:t xml:space="preserve">Trajectory plots for the epidemic curve, </w:t>
      </w:r>
      <w:del w:id="36" w:author="VAN BUNNIK Bram" w:date="2020-07-06T13:03:00Z">
        <w:r w:rsidR="009E647B" w:rsidDel="00AE0CB7">
          <w:rPr>
            <w:rFonts w:cstheme="minorHAnsi"/>
            <w:b/>
            <w:bCs/>
          </w:rPr>
          <w:delText xml:space="preserve">intervention associated </w:delText>
        </w:r>
        <w:r w:rsidR="00CF5510" w:rsidDel="00AE0CB7">
          <w:rPr>
            <w:rFonts w:cstheme="minorHAnsi"/>
            <w:b/>
            <w:bCs/>
          </w:rPr>
          <w:delText>R</w:delText>
        </w:r>
        <w:r w:rsidR="00CF5510" w:rsidRPr="009E647B" w:rsidDel="00AE0CB7">
          <w:rPr>
            <w:rFonts w:cstheme="minorHAnsi"/>
            <w:b/>
            <w:bCs/>
            <w:vertAlign w:val="subscript"/>
          </w:rPr>
          <w:delText>0</w:delText>
        </w:r>
      </w:del>
      <w:ins w:id="37" w:author="VAN BUNNIK Bram" w:date="2020-07-06T13:03:00Z">
        <w:r w:rsidR="007C3165">
          <w:rPr>
            <w:rFonts w:cstheme="minorHAnsi"/>
            <w:b/>
            <w:bCs/>
          </w:rPr>
          <w:t>beta (or β</w:t>
        </w:r>
        <w:r w:rsidR="00AE0CB7">
          <w:rPr>
            <w:rFonts w:cstheme="minorHAnsi"/>
            <w:b/>
            <w:bCs/>
          </w:rPr>
          <w:t>(t))</w:t>
        </w:r>
      </w:ins>
      <w:r w:rsidR="00CF5510">
        <w:rPr>
          <w:rFonts w:cstheme="minorHAnsi"/>
          <w:b/>
          <w:bCs/>
        </w:rPr>
        <w:t xml:space="preserve"> reductions and R</w:t>
      </w:r>
      <w:r w:rsidR="00CF5510" w:rsidRPr="009E647B">
        <w:rPr>
          <w:rFonts w:cstheme="minorHAnsi"/>
          <w:b/>
          <w:bCs/>
          <w:vertAlign w:val="subscript"/>
        </w:rPr>
        <w:t>e</w:t>
      </w:r>
      <w:r w:rsidR="009E647B">
        <w:rPr>
          <w:rFonts w:cstheme="minorHAnsi"/>
          <w:b/>
          <w:bCs/>
        </w:rPr>
        <w:t xml:space="preserve">, </w:t>
      </w:r>
      <w:r w:rsidR="00CF5510">
        <w:rPr>
          <w:rFonts w:cstheme="minorHAnsi"/>
          <w:b/>
          <w:bCs/>
        </w:rPr>
        <w:t>for the five intervention scenarios</w:t>
      </w:r>
      <w:r w:rsidR="00CF5510" w:rsidRPr="00036AD2">
        <w:rPr>
          <w:rFonts w:cstheme="minorHAnsi"/>
        </w:rPr>
        <w:t xml:space="preserve">. </w:t>
      </w:r>
      <w:del w:id="38" w:author="VAN BUNNIK Bram" w:date="2020-07-06T13:04:00Z">
        <w:r w:rsidR="00036AD2" w:rsidRPr="00036AD2" w:rsidDel="007C3165">
          <w:rPr>
            <w:rFonts w:cstheme="minorHAnsi"/>
          </w:rPr>
          <w:delText>Partially visible</w:delText>
        </w:r>
      </w:del>
      <w:ins w:id="39" w:author="VAN BUNNIK Bram" w:date="2020-07-06T13:05:00Z">
        <w:r w:rsidR="007C3165">
          <w:rPr>
            <w:rFonts w:cstheme="minorHAnsi"/>
          </w:rPr>
          <w:t>Opaque</w:t>
        </w:r>
      </w:ins>
      <w:r w:rsidR="00036AD2">
        <w:rPr>
          <w:rFonts w:cstheme="minorHAnsi"/>
        </w:rPr>
        <w:t xml:space="preserve"> red and blue lines</w:t>
      </w:r>
      <w:r w:rsidR="00036AD2" w:rsidRPr="00036AD2">
        <w:rPr>
          <w:rFonts w:cstheme="minorHAnsi"/>
        </w:rPr>
        <w:t xml:space="preserve"> </w:t>
      </w:r>
      <w:del w:id="40" w:author="VAN BUNNIK Bram" w:date="2020-07-06T13:05:00Z">
        <w:r w:rsidR="00036AD2" w:rsidRPr="00036AD2" w:rsidDel="007C3165">
          <w:rPr>
            <w:rFonts w:cstheme="minorHAnsi"/>
          </w:rPr>
          <w:delText xml:space="preserve">denote </w:delText>
        </w:r>
      </w:del>
      <w:ins w:id="41" w:author="VAN BUNNIK Bram" w:date="2020-07-06T13:05:00Z">
        <w:r w:rsidR="007C3165" w:rsidRPr="00036AD2">
          <w:rPr>
            <w:rFonts w:cstheme="minorHAnsi"/>
          </w:rPr>
          <w:t>de</w:t>
        </w:r>
        <w:r w:rsidR="007C3165">
          <w:rPr>
            <w:rFonts w:cstheme="minorHAnsi"/>
          </w:rPr>
          <w:t xml:space="preserve">pict </w:t>
        </w:r>
      </w:ins>
      <w:r w:rsidR="00036AD2" w:rsidRPr="00036AD2">
        <w:rPr>
          <w:rFonts w:cstheme="minorHAnsi"/>
        </w:rPr>
        <w:t>unmitigated epidemic curve dynamics.</w:t>
      </w:r>
      <w:r w:rsidR="00036AD2">
        <w:rPr>
          <w:rFonts w:cstheme="minorHAnsi"/>
          <w:b/>
          <w:bCs/>
        </w:rPr>
        <w:t xml:space="preserve"> </w:t>
      </w:r>
      <w:r w:rsidR="00CF5510" w:rsidRPr="009E647B">
        <w:rPr>
          <w:rFonts w:cstheme="minorHAnsi"/>
        </w:rPr>
        <w:t xml:space="preserve">Blue shading on the trajectory plot indicates the </w:t>
      </w:r>
      <w:del w:id="42" w:author="VAN BUNNIK Bram" w:date="2020-07-06T13:05:00Z">
        <w:r w:rsidR="00CF5510" w:rsidRPr="009E647B" w:rsidDel="007C3165">
          <w:rPr>
            <w:rFonts w:cstheme="minorHAnsi"/>
          </w:rPr>
          <w:delText xml:space="preserve">duration </w:delText>
        </w:r>
      </w:del>
      <w:ins w:id="43" w:author="VAN BUNNIK Bram" w:date="2020-07-06T13:05:00Z">
        <w:r w:rsidR="007C3165">
          <w:rPr>
            <w:rFonts w:cstheme="minorHAnsi"/>
          </w:rPr>
          <w:t xml:space="preserve">period </w:t>
        </w:r>
      </w:ins>
      <w:r w:rsidR="00CF5510" w:rsidRPr="009E647B">
        <w:rPr>
          <w:rFonts w:cstheme="minorHAnsi"/>
        </w:rPr>
        <w:t>of the intervention. Dotted black line on the R</w:t>
      </w:r>
      <w:r w:rsidR="00CF5510" w:rsidRPr="009E647B">
        <w:rPr>
          <w:rFonts w:cstheme="minorHAnsi"/>
          <w:vertAlign w:val="subscript"/>
        </w:rPr>
        <w:t>e</w:t>
      </w:r>
      <w:r w:rsidR="00CF5510" w:rsidRPr="009E647B">
        <w:rPr>
          <w:rFonts w:cstheme="minorHAnsi"/>
        </w:rPr>
        <w:t xml:space="preserve"> plot denotes the threshold </w:t>
      </w:r>
      <w:r w:rsidR="009E647B" w:rsidRPr="009E647B">
        <w:rPr>
          <w:rFonts w:cstheme="minorHAnsi"/>
        </w:rPr>
        <w:t>for sustained epidemic growth.</w:t>
      </w:r>
      <w:r w:rsidR="009E647B">
        <w:rPr>
          <w:rFonts w:cstheme="minorHAnsi"/>
          <w:b/>
          <w:bCs/>
        </w:rPr>
        <w:t xml:space="preserve"> </w:t>
      </w:r>
      <w:r w:rsidRPr="00C13B7B">
        <w:rPr>
          <w:rFonts w:cstheme="minorHAnsi"/>
          <w:b/>
          <w:bCs/>
        </w:rPr>
        <w:t xml:space="preserve"> </w:t>
      </w:r>
    </w:p>
    <w:p w14:paraId="78E2BA65" w14:textId="77777777" w:rsidR="005C73C4" w:rsidRDefault="005C73C4" w:rsidP="006A75FD">
      <w:pPr>
        <w:spacing w:after="0" w:line="360" w:lineRule="auto"/>
        <w:rPr>
          <w:rFonts w:cstheme="minorHAnsi"/>
        </w:rPr>
      </w:pPr>
    </w:p>
    <w:p w14:paraId="6DABD29F" w14:textId="1CA42775" w:rsidR="00177720" w:rsidRDefault="00177720" w:rsidP="00C832C6">
      <w:pPr>
        <w:spacing w:after="0" w:line="360" w:lineRule="auto"/>
        <w:jc w:val="both"/>
        <w:rPr>
          <w:rFonts w:cstheme="minorHAnsi"/>
        </w:rPr>
      </w:pPr>
      <w:r>
        <w:rPr>
          <w:rFonts w:cstheme="minorHAnsi"/>
        </w:rPr>
        <w:t xml:space="preserve">Interventions 1, 2 and 5 resulted in sharp decreases to the prevalence of COVID-19, </w:t>
      </w:r>
      <w:r w:rsidR="00C75515">
        <w:rPr>
          <w:rFonts w:cstheme="minorHAnsi"/>
        </w:rPr>
        <w:t>resulting in</w:t>
      </w:r>
      <w:r>
        <w:rPr>
          <w:rFonts w:cstheme="minorHAnsi"/>
        </w:rPr>
        <w:t xml:space="preserve"> R</w:t>
      </w:r>
      <w:r w:rsidRPr="009E647B">
        <w:rPr>
          <w:rFonts w:cstheme="minorHAnsi"/>
          <w:vertAlign w:val="subscript"/>
        </w:rPr>
        <w:t>e</w:t>
      </w:r>
      <w:r>
        <w:rPr>
          <w:rFonts w:cstheme="minorHAnsi"/>
        </w:rPr>
        <w:t xml:space="preserve"> </w:t>
      </w:r>
      <w:r w:rsidR="00C832C6">
        <w:rPr>
          <w:rFonts w:cstheme="minorHAnsi"/>
        </w:rPr>
        <w:t>&lt; 1</w:t>
      </w:r>
      <w:r>
        <w:rPr>
          <w:rFonts w:cstheme="minorHAnsi"/>
        </w:rPr>
        <w:t xml:space="preserve">. This </w:t>
      </w:r>
      <w:r w:rsidR="00C75515">
        <w:rPr>
          <w:rFonts w:cstheme="minorHAnsi"/>
        </w:rPr>
        <w:t>was</w:t>
      </w:r>
      <w:r>
        <w:rPr>
          <w:rFonts w:cstheme="minorHAnsi"/>
        </w:rPr>
        <w:t xml:space="preserve"> followed a “second wave” in scenario 1 and 2</w:t>
      </w:r>
      <w:r w:rsidR="00C832C6">
        <w:rPr>
          <w:rFonts w:cstheme="minorHAnsi"/>
        </w:rPr>
        <w:t>,</w:t>
      </w:r>
      <w:r>
        <w:rPr>
          <w:rFonts w:cstheme="minorHAnsi"/>
        </w:rPr>
        <w:t xml:space="preserve"> </w:t>
      </w:r>
      <w:r w:rsidR="00C832C6">
        <w:rPr>
          <w:rFonts w:cstheme="minorHAnsi"/>
        </w:rPr>
        <w:t xml:space="preserve">due to the cessation of the intervention and </w:t>
      </w:r>
      <w:r>
        <w:rPr>
          <w:rFonts w:cstheme="minorHAnsi"/>
        </w:rPr>
        <w:t>R</w:t>
      </w:r>
      <w:r w:rsidRPr="009E647B">
        <w:rPr>
          <w:rFonts w:cstheme="minorHAnsi"/>
          <w:vertAlign w:val="subscript"/>
        </w:rPr>
        <w:t>e</w:t>
      </w:r>
      <w:r>
        <w:rPr>
          <w:rFonts w:cstheme="minorHAnsi"/>
        </w:rPr>
        <w:t xml:space="preserve"> </w:t>
      </w:r>
      <w:r w:rsidR="00C832C6">
        <w:rPr>
          <w:rFonts w:cstheme="minorHAnsi"/>
        </w:rPr>
        <w:t>&gt;</w:t>
      </w:r>
      <w:r>
        <w:rPr>
          <w:rFonts w:cstheme="minorHAnsi"/>
        </w:rPr>
        <w:t xml:space="preserve"> 1. By pulsing the </w:t>
      </w:r>
      <w:r w:rsidR="00C832C6">
        <w:rPr>
          <w:rFonts w:cstheme="minorHAnsi"/>
        </w:rPr>
        <w:t xml:space="preserve">scenario 5 </w:t>
      </w:r>
      <w:r>
        <w:rPr>
          <w:rFonts w:cstheme="minorHAnsi"/>
        </w:rPr>
        <w:t>intervention</w:t>
      </w:r>
      <w:r w:rsidR="00C832C6">
        <w:rPr>
          <w:rFonts w:cstheme="minorHAnsi"/>
        </w:rPr>
        <w:t>,</w:t>
      </w:r>
      <w:r>
        <w:rPr>
          <w:rFonts w:cstheme="minorHAnsi"/>
        </w:rPr>
        <w:t xml:space="preserve"> second wave dynamics do not occur. Instead, </w:t>
      </w:r>
      <w:r w:rsidR="00C832C6">
        <w:rPr>
          <w:rFonts w:cstheme="minorHAnsi"/>
        </w:rPr>
        <w:t>controlled</w:t>
      </w:r>
      <w:r>
        <w:rPr>
          <w:rFonts w:cstheme="minorHAnsi"/>
        </w:rPr>
        <w:t xml:space="preserve"> </w:t>
      </w:r>
      <w:r w:rsidR="005C73C4">
        <w:rPr>
          <w:rFonts w:cstheme="minorHAnsi"/>
        </w:rPr>
        <w:t xml:space="preserve">reductions to the model </w:t>
      </w:r>
      <w:ins w:id="44" w:author="VAN BUNNIK Bram" w:date="2020-07-06T13:07:00Z">
        <w:r w:rsidR="007C3165">
          <w:rPr>
            <w:rFonts w:cstheme="minorHAnsi"/>
          </w:rPr>
          <w:t>β</w:t>
        </w:r>
      </w:ins>
      <w:ins w:id="45" w:author="VAN BUNNIK Bram" w:date="2020-07-06T13:08:00Z">
        <w:r w:rsidR="007C3165">
          <w:rPr>
            <w:rFonts w:cstheme="minorHAnsi"/>
          </w:rPr>
          <w:t>(t)</w:t>
        </w:r>
      </w:ins>
      <w:del w:id="46" w:author="VAN BUNNIK Bram" w:date="2020-07-06T13:07:00Z">
        <w:r w:rsidR="005C73C4" w:rsidDel="007C3165">
          <w:rPr>
            <w:rFonts w:cstheme="minorHAnsi"/>
          </w:rPr>
          <w:delText>R</w:delText>
        </w:r>
        <w:r w:rsidR="005C73C4" w:rsidRPr="009E647B" w:rsidDel="007C3165">
          <w:rPr>
            <w:rFonts w:cstheme="minorHAnsi"/>
            <w:vertAlign w:val="subscript"/>
          </w:rPr>
          <w:delText>0</w:delText>
        </w:r>
      </w:del>
      <w:r w:rsidR="005C73C4">
        <w:rPr>
          <w:rFonts w:cstheme="minorHAnsi"/>
        </w:rPr>
        <w:t xml:space="preserve"> </w:t>
      </w:r>
      <w:r w:rsidR="00C832C6">
        <w:rPr>
          <w:rFonts w:cstheme="minorHAnsi"/>
        </w:rPr>
        <w:t xml:space="preserve">allow for brief opportunities for </w:t>
      </w:r>
      <w:del w:id="47" w:author="VAN BUNNIK Bram" w:date="2020-07-06T13:08:00Z">
        <w:r w:rsidR="00C832C6" w:rsidDel="007C3165">
          <w:rPr>
            <w:rFonts w:cstheme="minorHAnsi"/>
          </w:rPr>
          <w:delText xml:space="preserve">herd </w:delText>
        </w:r>
      </w:del>
      <w:ins w:id="48" w:author="VAN BUNNIK Bram" w:date="2020-07-06T13:08:00Z">
        <w:r w:rsidR="007C3165">
          <w:rPr>
            <w:rFonts w:cstheme="minorHAnsi"/>
          </w:rPr>
          <w:t>community-</w:t>
        </w:r>
      </w:ins>
      <w:r w:rsidR="00C832C6">
        <w:rPr>
          <w:rFonts w:cstheme="minorHAnsi"/>
        </w:rPr>
        <w:t>immunity to build up (R</w:t>
      </w:r>
      <w:r w:rsidR="00C832C6" w:rsidRPr="00C832C6">
        <w:rPr>
          <w:rFonts w:cstheme="minorHAnsi"/>
          <w:vertAlign w:val="subscript"/>
        </w:rPr>
        <w:t>e</w:t>
      </w:r>
      <w:r w:rsidR="00C832C6">
        <w:rPr>
          <w:rFonts w:cstheme="minorHAnsi"/>
        </w:rPr>
        <w:t xml:space="preserve"> &gt; 1), before being quickly supressed through another </w:t>
      </w:r>
      <w:ins w:id="49" w:author="VAN BUNNIK Bram" w:date="2020-07-06T13:06:00Z">
        <w:r w:rsidR="007C3165">
          <w:rPr>
            <w:rFonts w:cstheme="minorHAnsi"/>
          </w:rPr>
          <w:t>β</w:t>
        </w:r>
      </w:ins>
      <w:del w:id="50" w:author="VAN BUNNIK Bram" w:date="2020-07-06T13:06:00Z">
        <w:r w:rsidR="00C832C6" w:rsidDel="007C3165">
          <w:rPr>
            <w:rFonts w:cstheme="minorHAnsi"/>
          </w:rPr>
          <w:delText>R</w:delText>
        </w:r>
        <w:r w:rsidR="00C832C6" w:rsidRPr="00C832C6" w:rsidDel="007C3165">
          <w:rPr>
            <w:rFonts w:cstheme="minorHAnsi"/>
            <w:vertAlign w:val="subscript"/>
          </w:rPr>
          <w:delText>0</w:delText>
        </w:r>
      </w:del>
      <w:r w:rsidR="00C832C6">
        <w:rPr>
          <w:rFonts w:cstheme="minorHAnsi"/>
        </w:rPr>
        <w:t xml:space="preserve"> reduction (R</w:t>
      </w:r>
      <w:r w:rsidR="00C832C6" w:rsidRPr="00C832C6">
        <w:rPr>
          <w:rFonts w:cstheme="minorHAnsi"/>
          <w:vertAlign w:val="subscript"/>
        </w:rPr>
        <w:t>e</w:t>
      </w:r>
      <w:r w:rsidR="00C832C6">
        <w:rPr>
          <w:rFonts w:cstheme="minorHAnsi"/>
        </w:rPr>
        <w:t xml:space="preserve"> &lt; 1).</w:t>
      </w:r>
      <w:r w:rsidR="00C75515">
        <w:rPr>
          <w:rFonts w:cstheme="minorHAnsi"/>
        </w:rPr>
        <w:t xml:space="preserve"> Under the baseline parameters considered we observed an I(t)  peak of </w:t>
      </w:r>
      <w:r w:rsidR="00C75515" w:rsidRPr="00C75515">
        <w:rPr>
          <w:rFonts w:cstheme="minorHAnsi"/>
          <w:b/>
          <w:bCs/>
          <w:highlight w:val="yellow"/>
        </w:rPr>
        <w:t>X (at day X)</w:t>
      </w:r>
      <w:r w:rsidR="00C75515">
        <w:rPr>
          <w:rFonts w:cstheme="minorHAnsi"/>
        </w:rPr>
        <w:t xml:space="preserve">, </w:t>
      </w:r>
      <w:r w:rsidR="00C75515" w:rsidRPr="00C75515">
        <w:rPr>
          <w:rFonts w:cstheme="minorHAnsi"/>
          <w:b/>
          <w:bCs/>
          <w:highlight w:val="yellow"/>
        </w:rPr>
        <w:t>X (at day X)</w:t>
      </w:r>
      <w:r w:rsidR="00C75515">
        <w:rPr>
          <w:rFonts w:cstheme="minorHAnsi"/>
        </w:rPr>
        <w:t xml:space="preserve"> and </w:t>
      </w:r>
      <w:r w:rsidR="00C75515" w:rsidRPr="00C75515">
        <w:rPr>
          <w:rFonts w:cstheme="minorHAnsi"/>
          <w:b/>
          <w:bCs/>
          <w:highlight w:val="yellow"/>
        </w:rPr>
        <w:t>X (at day X)</w:t>
      </w:r>
      <w:r w:rsidR="00C75515">
        <w:rPr>
          <w:rFonts w:cstheme="minorHAnsi"/>
        </w:rPr>
        <w:t xml:space="preserve">, and a total cumulative incidence of </w:t>
      </w:r>
      <w:r w:rsidR="00C75515" w:rsidRPr="00C75515">
        <w:rPr>
          <w:rFonts w:cstheme="minorHAnsi"/>
          <w:b/>
          <w:bCs/>
          <w:highlight w:val="yellow"/>
        </w:rPr>
        <w:t>X</w:t>
      </w:r>
      <w:r w:rsidR="00C75515">
        <w:rPr>
          <w:rFonts w:cstheme="minorHAnsi"/>
        </w:rPr>
        <w:t xml:space="preserve">, </w:t>
      </w:r>
      <w:r w:rsidR="00C75515" w:rsidRPr="00C75515">
        <w:rPr>
          <w:rFonts w:cstheme="minorHAnsi"/>
          <w:b/>
          <w:bCs/>
          <w:highlight w:val="yellow"/>
        </w:rPr>
        <w:t>X</w:t>
      </w:r>
      <w:r w:rsidR="00C75515">
        <w:rPr>
          <w:rFonts w:cstheme="minorHAnsi"/>
        </w:rPr>
        <w:t xml:space="preserve"> and </w:t>
      </w:r>
      <w:r w:rsidR="00C75515" w:rsidRPr="00C75515">
        <w:rPr>
          <w:rFonts w:cstheme="minorHAnsi"/>
          <w:b/>
          <w:bCs/>
          <w:highlight w:val="yellow"/>
        </w:rPr>
        <w:t>X</w:t>
      </w:r>
      <w:r w:rsidR="00C75515">
        <w:rPr>
          <w:rFonts w:cstheme="minorHAnsi"/>
        </w:rPr>
        <w:t xml:space="preserve"> for intervention 1, 2 and 5 respectively. </w:t>
      </w:r>
    </w:p>
    <w:p w14:paraId="57F93778" w14:textId="0ED1D6E1" w:rsidR="005C73C4" w:rsidRDefault="005C73C4" w:rsidP="00C75515">
      <w:pPr>
        <w:spacing w:after="0" w:line="360" w:lineRule="auto"/>
        <w:jc w:val="both"/>
        <w:rPr>
          <w:rFonts w:cstheme="minorHAnsi"/>
        </w:rPr>
      </w:pPr>
    </w:p>
    <w:p w14:paraId="04F84150" w14:textId="230C9A7B" w:rsidR="00C75515" w:rsidRDefault="00C832C6" w:rsidP="00CD709B">
      <w:pPr>
        <w:spacing w:after="0" w:line="360" w:lineRule="auto"/>
        <w:jc w:val="both"/>
        <w:rPr>
          <w:rFonts w:cstheme="minorHAnsi"/>
        </w:rPr>
      </w:pPr>
      <w:r>
        <w:rPr>
          <w:rFonts w:cstheme="minorHAnsi"/>
        </w:rPr>
        <w:t>Scenarios where gradual “ramping-up</w:t>
      </w:r>
      <w:r w:rsidR="00C75515">
        <w:rPr>
          <w:rFonts w:cstheme="minorHAnsi"/>
        </w:rPr>
        <w:t xml:space="preserve">” </w:t>
      </w:r>
      <w:r>
        <w:rPr>
          <w:rFonts w:cstheme="minorHAnsi"/>
        </w:rPr>
        <w:t xml:space="preserve">was present (interventions </w:t>
      </w:r>
      <w:r w:rsidR="005C73C4">
        <w:rPr>
          <w:rFonts w:cstheme="minorHAnsi"/>
        </w:rPr>
        <w:t>3 and 4</w:t>
      </w:r>
      <w:r>
        <w:rPr>
          <w:rFonts w:cstheme="minorHAnsi"/>
        </w:rPr>
        <w:t>)</w:t>
      </w:r>
      <w:r w:rsidR="005C73C4">
        <w:rPr>
          <w:rFonts w:cstheme="minorHAnsi"/>
        </w:rPr>
        <w:t xml:space="preserve"> </w:t>
      </w:r>
      <w:r>
        <w:rPr>
          <w:rFonts w:cstheme="minorHAnsi"/>
        </w:rPr>
        <w:t>slowly</w:t>
      </w:r>
      <w:r w:rsidR="005C73C4">
        <w:rPr>
          <w:rFonts w:cstheme="minorHAnsi"/>
        </w:rPr>
        <w:t xml:space="preserve"> </w:t>
      </w:r>
      <w:r>
        <w:rPr>
          <w:rFonts w:cstheme="minorHAnsi"/>
        </w:rPr>
        <w:t>reduced</w:t>
      </w:r>
      <w:r w:rsidR="005C73C4">
        <w:rPr>
          <w:rFonts w:cstheme="minorHAnsi"/>
        </w:rPr>
        <w:t xml:space="preserve"> R</w:t>
      </w:r>
      <w:r w:rsidR="005C73C4" w:rsidRPr="009E647B">
        <w:rPr>
          <w:rFonts w:cstheme="minorHAnsi"/>
          <w:vertAlign w:val="subscript"/>
        </w:rPr>
        <w:t>e</w:t>
      </w:r>
      <w:r w:rsidR="005C73C4">
        <w:rPr>
          <w:rFonts w:cstheme="minorHAnsi"/>
        </w:rPr>
        <w:t xml:space="preserve"> over time</w:t>
      </w:r>
      <w:r>
        <w:rPr>
          <w:rFonts w:cstheme="minorHAnsi"/>
        </w:rPr>
        <w:t xml:space="preserve">. Cessation of transmission can be mostly attributed to build up of “natural” </w:t>
      </w:r>
      <w:del w:id="51" w:author="VAN BUNNIK Bram" w:date="2020-07-06T13:09:00Z">
        <w:r w:rsidDel="007C3165">
          <w:rPr>
            <w:rFonts w:cstheme="minorHAnsi"/>
          </w:rPr>
          <w:delText>herd</w:delText>
        </w:r>
      </w:del>
      <w:ins w:id="52" w:author="VAN BUNNIK Bram" w:date="2020-07-06T13:09:00Z">
        <w:r w:rsidR="007C3165">
          <w:rPr>
            <w:rFonts w:cstheme="minorHAnsi"/>
          </w:rPr>
          <w:t>community</w:t>
        </w:r>
      </w:ins>
      <w:r>
        <w:rPr>
          <w:rFonts w:cstheme="minorHAnsi"/>
        </w:rPr>
        <w:t>-immunity rather than through the intervention</w:t>
      </w:r>
      <w:r w:rsidR="00CD709B">
        <w:rPr>
          <w:rFonts w:cstheme="minorHAnsi"/>
        </w:rPr>
        <w:t xml:space="preserve">, </w:t>
      </w:r>
      <w:r w:rsidR="00C75515">
        <w:rPr>
          <w:rFonts w:cstheme="minorHAnsi"/>
        </w:rPr>
        <w:t>with the largest reductions</w:t>
      </w:r>
      <w:r w:rsidR="009E647B">
        <w:rPr>
          <w:rFonts w:cstheme="minorHAnsi"/>
        </w:rPr>
        <w:t xml:space="preserve"> </w:t>
      </w:r>
      <w:r w:rsidR="00C75515">
        <w:rPr>
          <w:rFonts w:cstheme="minorHAnsi"/>
        </w:rPr>
        <w:t xml:space="preserve">in </w:t>
      </w:r>
      <w:del w:id="53" w:author="VAN BUNNIK Bram" w:date="2020-07-06T13:09:00Z">
        <w:r w:rsidR="00C75515" w:rsidDel="007C3165">
          <w:rPr>
            <w:rFonts w:cstheme="minorHAnsi"/>
          </w:rPr>
          <w:delText>R</w:delText>
        </w:r>
        <w:r w:rsidR="00C75515" w:rsidRPr="009E647B" w:rsidDel="007C3165">
          <w:rPr>
            <w:rFonts w:cstheme="minorHAnsi"/>
            <w:vertAlign w:val="subscript"/>
          </w:rPr>
          <w:delText>0</w:delText>
        </w:r>
        <w:r w:rsidR="00C75515" w:rsidDel="007C3165">
          <w:rPr>
            <w:rFonts w:cstheme="minorHAnsi"/>
          </w:rPr>
          <w:delText xml:space="preserve"> </w:delText>
        </w:r>
      </w:del>
      <w:ins w:id="54" w:author="VAN BUNNIK Bram" w:date="2020-07-06T13:09:00Z">
        <w:r w:rsidR="007C3165">
          <w:rPr>
            <w:rFonts w:cstheme="minorHAnsi"/>
          </w:rPr>
          <w:t>β(t) (or R</w:t>
        </w:r>
        <w:r w:rsidR="007C3165">
          <w:rPr>
            <w:rFonts w:cstheme="minorHAnsi"/>
            <w:vertAlign w:val="subscript"/>
          </w:rPr>
          <w:t>e</w:t>
        </w:r>
        <w:r w:rsidR="007C3165">
          <w:rPr>
            <w:rFonts w:cstheme="minorHAnsi"/>
          </w:rPr>
          <w:t xml:space="preserve">) </w:t>
        </w:r>
      </w:ins>
      <w:r w:rsidR="00C75515">
        <w:rPr>
          <w:rFonts w:cstheme="minorHAnsi"/>
        </w:rPr>
        <w:t xml:space="preserve">occurring well past the epidemic peak and having </w:t>
      </w:r>
      <w:r w:rsidR="009E647B">
        <w:rPr>
          <w:rFonts w:cstheme="minorHAnsi"/>
        </w:rPr>
        <w:t xml:space="preserve">a </w:t>
      </w:r>
      <w:r w:rsidR="00C75515">
        <w:rPr>
          <w:rFonts w:cstheme="minorHAnsi"/>
        </w:rPr>
        <w:t>limited effect on transmission dynamics. We observe</w:t>
      </w:r>
      <w:ins w:id="55" w:author="VAN BUNNIK Bram" w:date="2020-07-06T13:10:00Z">
        <w:r w:rsidR="007C3165">
          <w:rPr>
            <w:rFonts w:cstheme="minorHAnsi"/>
          </w:rPr>
          <w:t>d</w:t>
        </w:r>
      </w:ins>
      <w:del w:id="56" w:author="VAN BUNNIK Bram" w:date="2020-07-06T13:10:00Z">
        <w:r w:rsidR="00C75515" w:rsidDel="007C3165">
          <w:rPr>
            <w:rFonts w:cstheme="minorHAnsi"/>
          </w:rPr>
          <w:delText>r</w:delText>
        </w:r>
      </w:del>
      <w:r w:rsidR="00C75515">
        <w:rPr>
          <w:rFonts w:cstheme="minorHAnsi"/>
        </w:rPr>
        <w:t xml:space="preserve"> similar dynamics </w:t>
      </w:r>
      <w:del w:id="57" w:author="VAN BUNNIK Bram" w:date="2020-07-06T13:10:00Z">
        <w:r w:rsidR="00C75515" w:rsidDel="007C3165">
          <w:rPr>
            <w:rFonts w:cstheme="minorHAnsi"/>
          </w:rPr>
          <w:delText xml:space="preserve">to </w:delText>
        </w:r>
      </w:del>
      <w:ins w:id="58" w:author="VAN BUNNIK Bram" w:date="2020-07-06T13:10:00Z">
        <w:r w:rsidR="007C3165">
          <w:rPr>
            <w:rFonts w:cstheme="minorHAnsi"/>
          </w:rPr>
          <w:t xml:space="preserve">in </w:t>
        </w:r>
      </w:ins>
      <w:r w:rsidR="00C75515">
        <w:rPr>
          <w:rFonts w:cstheme="minorHAnsi"/>
        </w:rPr>
        <w:t>the unmitigated outbreak in th</w:t>
      </w:r>
      <w:r w:rsidR="009E647B">
        <w:rPr>
          <w:rFonts w:cstheme="minorHAnsi"/>
        </w:rPr>
        <w:t>ese</w:t>
      </w:r>
      <w:r w:rsidR="00C75515">
        <w:rPr>
          <w:rFonts w:cstheme="minorHAnsi"/>
        </w:rPr>
        <w:t xml:space="preserve"> scenario</w:t>
      </w:r>
      <w:r w:rsidR="009E647B">
        <w:rPr>
          <w:rFonts w:cstheme="minorHAnsi"/>
        </w:rPr>
        <w:t>s</w:t>
      </w:r>
      <w:r w:rsidR="00C75515">
        <w:rPr>
          <w:rFonts w:cstheme="minorHAnsi"/>
        </w:rPr>
        <w:t>. Under the baseline parameters considered</w:t>
      </w:r>
      <w:r w:rsidR="00CD709B">
        <w:rPr>
          <w:rFonts w:cstheme="minorHAnsi"/>
        </w:rPr>
        <w:t>,</w:t>
      </w:r>
      <w:r w:rsidR="00C75515">
        <w:rPr>
          <w:rFonts w:cstheme="minorHAnsi"/>
        </w:rPr>
        <w:t xml:space="preserve"> an I(t) peak of </w:t>
      </w:r>
      <w:r w:rsidR="00C75515" w:rsidRPr="009E647B">
        <w:rPr>
          <w:rFonts w:cstheme="minorHAnsi"/>
          <w:b/>
          <w:bCs/>
          <w:highlight w:val="yellow"/>
        </w:rPr>
        <w:t>X (at day X)</w:t>
      </w:r>
      <w:r w:rsidR="00C75515">
        <w:rPr>
          <w:rFonts w:cstheme="minorHAnsi"/>
        </w:rPr>
        <w:t xml:space="preserve"> and </w:t>
      </w:r>
      <w:r w:rsidR="00C75515" w:rsidRPr="009E647B">
        <w:rPr>
          <w:rFonts w:cstheme="minorHAnsi"/>
          <w:b/>
          <w:bCs/>
          <w:highlight w:val="yellow"/>
        </w:rPr>
        <w:t>X (at day X)</w:t>
      </w:r>
      <w:r w:rsidR="00C75515">
        <w:rPr>
          <w:rFonts w:cstheme="minorHAnsi"/>
        </w:rPr>
        <w:t xml:space="preserve">, and a total cumulative incidence of </w:t>
      </w:r>
      <w:r w:rsidR="00C75515" w:rsidRPr="009E647B">
        <w:rPr>
          <w:rFonts w:cstheme="minorHAnsi"/>
          <w:b/>
          <w:bCs/>
          <w:highlight w:val="yellow"/>
        </w:rPr>
        <w:t>X</w:t>
      </w:r>
      <w:r w:rsidR="00C75515">
        <w:rPr>
          <w:rFonts w:cstheme="minorHAnsi"/>
        </w:rPr>
        <w:t xml:space="preserve"> and </w:t>
      </w:r>
      <w:r w:rsidR="00C75515" w:rsidRPr="009E647B">
        <w:rPr>
          <w:rFonts w:cstheme="minorHAnsi"/>
          <w:b/>
          <w:bCs/>
          <w:highlight w:val="yellow"/>
        </w:rPr>
        <w:t>X</w:t>
      </w:r>
      <w:r w:rsidR="00C75515">
        <w:rPr>
          <w:rFonts w:cstheme="minorHAnsi"/>
        </w:rPr>
        <w:t xml:space="preserve"> </w:t>
      </w:r>
      <w:r w:rsidR="00CD709B">
        <w:rPr>
          <w:rFonts w:cstheme="minorHAnsi"/>
        </w:rPr>
        <w:t xml:space="preserve">was observed </w:t>
      </w:r>
      <w:r w:rsidR="00C75515">
        <w:rPr>
          <w:rFonts w:cstheme="minorHAnsi"/>
        </w:rPr>
        <w:t xml:space="preserve">for intervention 3 and 4 respectively.  </w:t>
      </w:r>
    </w:p>
    <w:p w14:paraId="7D9CE755" w14:textId="3D84A8C8" w:rsidR="00177720" w:rsidRDefault="00177720" w:rsidP="006A75FD">
      <w:pPr>
        <w:spacing w:after="0" w:line="360" w:lineRule="auto"/>
        <w:rPr>
          <w:rFonts w:cstheme="minorHAnsi"/>
        </w:rPr>
      </w:pPr>
    </w:p>
    <w:p w14:paraId="6D54FB64" w14:textId="5AA652E0" w:rsidR="00B50460" w:rsidRDefault="00B50460" w:rsidP="00AD5353">
      <w:pPr>
        <w:spacing w:after="0" w:line="360" w:lineRule="auto"/>
        <w:jc w:val="both"/>
        <w:rPr>
          <w:rFonts w:cstheme="minorHAnsi"/>
        </w:rPr>
      </w:pPr>
      <w:r>
        <w:rPr>
          <w:rFonts w:cstheme="minorHAnsi"/>
        </w:rPr>
        <w:lastRenderedPageBreak/>
        <w:t xml:space="preserve">To ensure the </w:t>
      </w:r>
      <w:ins w:id="59" w:author="VAN BUNNIK Bram" w:date="2020-07-06T13:11:00Z">
        <w:r w:rsidR="007C3165">
          <w:rPr>
            <w:rFonts w:cstheme="minorHAnsi"/>
          </w:rPr>
          <w:t xml:space="preserve">total </w:t>
        </w:r>
      </w:ins>
      <w:r>
        <w:rPr>
          <w:rFonts w:cstheme="minorHAnsi"/>
        </w:rPr>
        <w:t xml:space="preserve">magnitude of </w:t>
      </w:r>
      <w:ins w:id="60" w:author="VAN BUNNIK Bram" w:date="2020-07-06T13:11:00Z">
        <w:r w:rsidR="007C3165">
          <w:rPr>
            <w:rFonts w:cstheme="minorHAnsi"/>
          </w:rPr>
          <w:t xml:space="preserve">the reduction in </w:t>
        </w:r>
      </w:ins>
      <w:r>
        <w:rPr>
          <w:rFonts w:cstheme="minorHAnsi"/>
        </w:rPr>
        <w:t xml:space="preserve">each scenario was </w:t>
      </w:r>
      <w:del w:id="61" w:author="VAN BUNNIK Bram" w:date="2020-07-06T13:10:00Z">
        <w:r w:rsidDel="007C3165">
          <w:rPr>
            <w:rFonts w:cstheme="minorHAnsi"/>
          </w:rPr>
          <w:delText xml:space="preserve">constant </w:delText>
        </w:r>
      </w:del>
      <w:ins w:id="62" w:author="VAN BUNNIK Bram" w:date="2020-07-06T13:10:00Z">
        <w:r w:rsidR="007C3165">
          <w:rPr>
            <w:rFonts w:cstheme="minorHAnsi"/>
          </w:rPr>
          <w:t xml:space="preserve">the same </w:t>
        </w:r>
      </w:ins>
      <w:r>
        <w:rPr>
          <w:rFonts w:cstheme="minorHAnsi"/>
        </w:rPr>
        <w:t>over the</w:t>
      </w:r>
      <w:ins w:id="63" w:author="VAN BUNNIK Bram" w:date="2020-07-06T13:11:00Z">
        <w:r w:rsidR="007C3165">
          <w:rPr>
            <w:rFonts w:cstheme="minorHAnsi"/>
          </w:rPr>
          <w:t xml:space="preserve"> </w:t>
        </w:r>
      </w:ins>
      <w:r>
        <w:rPr>
          <w:rFonts w:cstheme="minorHAnsi"/>
        </w:rPr>
        <w:t xml:space="preserve"> </w:t>
      </w:r>
      <w:del w:id="64" w:author="VAN BUNNIK Bram" w:date="2020-07-06T13:11:00Z">
        <w:r w:rsidDel="007C3165">
          <w:rPr>
            <w:rFonts w:cstheme="minorHAnsi"/>
          </w:rPr>
          <w:delText>intervention period</w:delText>
        </w:r>
      </w:del>
      <w:r>
        <w:rPr>
          <w:rFonts w:cstheme="minorHAnsi"/>
        </w:rPr>
        <w:t xml:space="preserve">, the length of scenario 2, 3, 4 and 5 were doubled relative to scenario 1. An alternative approach </w:t>
      </w:r>
      <w:r w:rsidR="00CD709B">
        <w:rPr>
          <w:rFonts w:cstheme="minorHAnsi"/>
        </w:rPr>
        <w:t xml:space="preserve">was assessed by </w:t>
      </w:r>
      <w:r>
        <w:rPr>
          <w:rFonts w:cstheme="minorHAnsi"/>
        </w:rPr>
        <w:t>keep</w:t>
      </w:r>
      <w:r w:rsidR="00CD709B">
        <w:rPr>
          <w:rFonts w:cstheme="minorHAnsi"/>
        </w:rPr>
        <w:t>ing</w:t>
      </w:r>
      <w:r>
        <w:rPr>
          <w:rFonts w:cstheme="minorHAnsi"/>
        </w:rPr>
        <w:t xml:space="preserve"> the length of the intervention </w:t>
      </w:r>
      <w:r w:rsidR="00CD709B">
        <w:rPr>
          <w:rFonts w:cstheme="minorHAnsi"/>
        </w:rPr>
        <w:t>static but</w:t>
      </w:r>
      <w:r>
        <w:rPr>
          <w:rFonts w:cstheme="minorHAnsi"/>
        </w:rPr>
        <w:t xml:space="preserve"> doubl</w:t>
      </w:r>
      <w:r w:rsidR="00CD709B">
        <w:rPr>
          <w:rFonts w:cstheme="minorHAnsi"/>
        </w:rPr>
        <w:t>ing</w:t>
      </w:r>
      <w:r>
        <w:rPr>
          <w:rFonts w:cstheme="minorHAnsi"/>
        </w:rPr>
        <w:t xml:space="preserve"> the magnitude of </w:t>
      </w:r>
      <w:ins w:id="65" w:author="VAN BUNNIK Bram" w:date="2020-07-06T13:12:00Z">
        <w:r w:rsidR="007C3165">
          <w:rPr>
            <w:rFonts w:cstheme="minorHAnsi"/>
          </w:rPr>
          <w:t>β(t)</w:t>
        </w:r>
      </w:ins>
      <w:del w:id="66" w:author="VAN BUNNIK Bram" w:date="2020-07-06T13:12:00Z">
        <w:r w:rsidDel="007C3165">
          <w:rPr>
            <w:rFonts w:cstheme="minorHAnsi"/>
          </w:rPr>
          <w:delText>R</w:delText>
        </w:r>
        <w:r w:rsidRPr="00AD5353" w:rsidDel="007C3165">
          <w:rPr>
            <w:rFonts w:cstheme="minorHAnsi"/>
            <w:vertAlign w:val="subscript"/>
          </w:rPr>
          <w:delText>0</w:delText>
        </w:r>
        <w:r w:rsidDel="007C3165">
          <w:rPr>
            <w:rFonts w:cstheme="minorHAnsi"/>
          </w:rPr>
          <w:delText xml:space="preserve"> </w:delText>
        </w:r>
      </w:del>
      <w:r>
        <w:rPr>
          <w:rFonts w:cstheme="minorHAnsi"/>
        </w:rPr>
        <w:t>reductions observed in scenario 2, 3, 4 and 5</w:t>
      </w:r>
      <w:r w:rsidR="00CD709B">
        <w:rPr>
          <w:rFonts w:cstheme="minorHAnsi"/>
        </w:rPr>
        <w:t>,</w:t>
      </w:r>
      <w:r>
        <w:rPr>
          <w:rFonts w:cstheme="minorHAnsi"/>
        </w:rPr>
        <w:t xml:space="preserve"> relative to scenario 1 (</w:t>
      </w:r>
      <w:r w:rsidRPr="00B50460">
        <w:rPr>
          <w:rFonts w:cstheme="minorHAnsi"/>
          <w:b/>
          <w:bCs/>
        </w:rPr>
        <w:t>Figure S1</w:t>
      </w:r>
      <w:r>
        <w:rPr>
          <w:rFonts w:cstheme="minorHAnsi"/>
        </w:rPr>
        <w:t>).</w:t>
      </w:r>
      <w:r w:rsidR="00CD709B">
        <w:rPr>
          <w:rFonts w:cstheme="minorHAnsi"/>
        </w:rPr>
        <w:t xml:space="preserve"> This alternative method resulted in qualitatively</w:t>
      </w:r>
      <w:r>
        <w:rPr>
          <w:rFonts w:cstheme="minorHAnsi"/>
        </w:rPr>
        <w:t xml:space="preserve"> different epidemic curves compared to the original analysis (</w:t>
      </w:r>
      <w:r w:rsidRPr="00AD5353">
        <w:rPr>
          <w:rFonts w:cstheme="minorHAnsi"/>
          <w:b/>
          <w:bCs/>
        </w:rPr>
        <w:t>Figure 1</w:t>
      </w:r>
      <w:r>
        <w:rPr>
          <w:rFonts w:cstheme="minorHAnsi"/>
        </w:rPr>
        <w:t xml:space="preserve">). Either </w:t>
      </w:r>
      <w:r w:rsidR="00AD5353">
        <w:rPr>
          <w:rFonts w:cstheme="minorHAnsi"/>
        </w:rPr>
        <w:t>method is</w:t>
      </w:r>
      <w:r>
        <w:rPr>
          <w:rFonts w:cstheme="minorHAnsi"/>
        </w:rPr>
        <w:t xml:space="preserve"> plausible when considering potential intervention scenarios, </w:t>
      </w:r>
      <w:r w:rsidRPr="00AD5353">
        <w:rPr>
          <w:rFonts w:cstheme="minorHAnsi"/>
        </w:rPr>
        <w:t>but we argue it is more plausible to alter the length of an intervention</w:t>
      </w:r>
      <w:r w:rsidR="00AD5353" w:rsidRPr="00AD5353">
        <w:rPr>
          <w:rFonts w:cstheme="minorHAnsi"/>
        </w:rPr>
        <w:t xml:space="preserve"> in comparison to altering the magnitude of transmission reductions </w:t>
      </w:r>
      <w:r w:rsidR="00AD5353">
        <w:rPr>
          <w:rFonts w:cstheme="minorHAnsi"/>
          <w:b/>
          <w:bCs/>
        </w:rPr>
        <w:t>(</w:t>
      </w:r>
      <w:commentRangeStart w:id="67"/>
      <w:r w:rsidR="00AD5353" w:rsidRPr="00AD5353">
        <w:rPr>
          <w:rFonts w:cstheme="minorHAnsi"/>
          <w:b/>
          <w:bCs/>
          <w:highlight w:val="yellow"/>
        </w:rPr>
        <w:t>BASED ON WHAT</w:t>
      </w:r>
      <w:commentRangeEnd w:id="67"/>
      <w:r w:rsidR="003A1A56">
        <w:rPr>
          <w:rStyle w:val="CommentReference"/>
        </w:rPr>
        <w:commentReference w:id="67"/>
      </w:r>
      <w:r w:rsidR="00AD5353">
        <w:rPr>
          <w:rFonts w:cstheme="minorHAnsi"/>
          <w:b/>
          <w:bCs/>
        </w:rPr>
        <w:t>)</w:t>
      </w:r>
      <w:r w:rsidR="00AD5353">
        <w:rPr>
          <w:rFonts w:cstheme="minorHAnsi"/>
        </w:rPr>
        <w:t xml:space="preserve">. Therefore, the original approach of doubling the length of scenario 2, 3, 4 and 5 was used for all subsequent analysis. </w:t>
      </w:r>
    </w:p>
    <w:p w14:paraId="0332BB4C" w14:textId="20416617" w:rsidR="006A75FD" w:rsidRDefault="006A75FD" w:rsidP="006A75FD">
      <w:pPr>
        <w:spacing w:after="0" w:line="360" w:lineRule="auto"/>
        <w:rPr>
          <w:rFonts w:cstheme="minorHAnsi"/>
        </w:rPr>
      </w:pPr>
    </w:p>
    <w:p w14:paraId="07F6406C" w14:textId="0D122E54" w:rsidR="00541416" w:rsidRDefault="00541416" w:rsidP="006A75FD">
      <w:pPr>
        <w:spacing w:after="0" w:line="360" w:lineRule="auto"/>
        <w:rPr>
          <w:rFonts w:cstheme="minorHAnsi"/>
        </w:rPr>
      </w:pPr>
    </w:p>
    <w:p w14:paraId="0D87FDBF" w14:textId="351E48D3" w:rsidR="00541416" w:rsidRDefault="00541416" w:rsidP="006A75FD">
      <w:pPr>
        <w:spacing w:after="0" w:line="360" w:lineRule="auto"/>
        <w:rPr>
          <w:rFonts w:cstheme="minorHAnsi"/>
        </w:rPr>
      </w:pPr>
    </w:p>
    <w:p w14:paraId="65DCA895" w14:textId="5D3C457A" w:rsidR="00541416" w:rsidRDefault="00541416" w:rsidP="006A75FD">
      <w:pPr>
        <w:spacing w:after="0" w:line="360" w:lineRule="auto"/>
        <w:rPr>
          <w:rFonts w:cstheme="minorHAnsi"/>
        </w:rPr>
      </w:pPr>
    </w:p>
    <w:p w14:paraId="6C4241FE" w14:textId="44EAA3F6" w:rsidR="00541416" w:rsidRDefault="00541416" w:rsidP="006A75FD">
      <w:pPr>
        <w:spacing w:after="0" w:line="360" w:lineRule="auto"/>
        <w:rPr>
          <w:rFonts w:cstheme="minorHAnsi"/>
        </w:rPr>
      </w:pPr>
    </w:p>
    <w:p w14:paraId="78A0E36A" w14:textId="4F414B8C" w:rsidR="00541416" w:rsidRDefault="00541416" w:rsidP="006A75FD">
      <w:pPr>
        <w:spacing w:after="0" w:line="360" w:lineRule="auto"/>
        <w:rPr>
          <w:rFonts w:cstheme="minorHAnsi"/>
        </w:rPr>
      </w:pPr>
    </w:p>
    <w:p w14:paraId="16FC2562" w14:textId="6232ED2D" w:rsidR="00541416" w:rsidRDefault="00541416" w:rsidP="006A75FD">
      <w:pPr>
        <w:spacing w:after="0" w:line="360" w:lineRule="auto"/>
        <w:rPr>
          <w:rFonts w:cstheme="minorHAnsi"/>
        </w:rPr>
      </w:pPr>
    </w:p>
    <w:p w14:paraId="56C1C99D" w14:textId="636065F3" w:rsidR="00541416" w:rsidRDefault="00541416" w:rsidP="006A75FD">
      <w:pPr>
        <w:spacing w:after="0" w:line="360" w:lineRule="auto"/>
        <w:rPr>
          <w:rFonts w:cstheme="minorHAnsi"/>
        </w:rPr>
      </w:pPr>
    </w:p>
    <w:p w14:paraId="0433F3EC" w14:textId="582153A3" w:rsidR="00541416" w:rsidRDefault="00541416" w:rsidP="006A75FD">
      <w:pPr>
        <w:spacing w:after="0" w:line="360" w:lineRule="auto"/>
        <w:rPr>
          <w:rFonts w:cstheme="minorHAnsi"/>
        </w:rPr>
      </w:pPr>
    </w:p>
    <w:p w14:paraId="1192892E" w14:textId="3DA571F1" w:rsidR="00541416" w:rsidRDefault="00541416" w:rsidP="006A75FD">
      <w:pPr>
        <w:spacing w:after="0" w:line="360" w:lineRule="auto"/>
        <w:rPr>
          <w:rFonts w:cstheme="minorHAnsi"/>
        </w:rPr>
      </w:pPr>
    </w:p>
    <w:p w14:paraId="0F11084A" w14:textId="1B77BB47" w:rsidR="00541416" w:rsidRDefault="00541416" w:rsidP="006A75FD">
      <w:pPr>
        <w:spacing w:after="0" w:line="360" w:lineRule="auto"/>
        <w:rPr>
          <w:rFonts w:cstheme="minorHAnsi"/>
        </w:rPr>
      </w:pPr>
    </w:p>
    <w:p w14:paraId="5B5855B4" w14:textId="66DCBC18" w:rsidR="00541416" w:rsidRDefault="00541416" w:rsidP="006A75FD">
      <w:pPr>
        <w:spacing w:after="0" w:line="360" w:lineRule="auto"/>
        <w:rPr>
          <w:rFonts w:cstheme="minorHAnsi"/>
        </w:rPr>
      </w:pPr>
    </w:p>
    <w:p w14:paraId="3D28DF87" w14:textId="64140CB7" w:rsidR="00541416" w:rsidRDefault="00541416" w:rsidP="006A75FD">
      <w:pPr>
        <w:spacing w:after="0" w:line="360" w:lineRule="auto"/>
        <w:rPr>
          <w:rFonts w:cstheme="minorHAnsi"/>
        </w:rPr>
      </w:pPr>
    </w:p>
    <w:p w14:paraId="7038BE0A" w14:textId="4BDF859C" w:rsidR="00541416" w:rsidRDefault="00541416" w:rsidP="006A75FD">
      <w:pPr>
        <w:spacing w:after="0" w:line="360" w:lineRule="auto"/>
        <w:rPr>
          <w:rFonts w:cstheme="minorHAnsi"/>
        </w:rPr>
      </w:pPr>
    </w:p>
    <w:p w14:paraId="591594CD" w14:textId="2BFA623A" w:rsidR="00541416" w:rsidRDefault="00541416" w:rsidP="006A75FD">
      <w:pPr>
        <w:spacing w:after="0" w:line="360" w:lineRule="auto"/>
        <w:rPr>
          <w:rFonts w:cstheme="minorHAnsi"/>
        </w:rPr>
      </w:pPr>
    </w:p>
    <w:p w14:paraId="3F97182C" w14:textId="2287264E" w:rsidR="00541416" w:rsidRDefault="00541416" w:rsidP="006A75FD">
      <w:pPr>
        <w:spacing w:after="0" w:line="360" w:lineRule="auto"/>
        <w:rPr>
          <w:rFonts w:cstheme="minorHAnsi"/>
        </w:rPr>
      </w:pPr>
    </w:p>
    <w:p w14:paraId="35D53B67" w14:textId="5054B9AE" w:rsidR="00541416" w:rsidRDefault="00541416" w:rsidP="006A75FD">
      <w:pPr>
        <w:spacing w:after="0" w:line="360" w:lineRule="auto"/>
        <w:rPr>
          <w:rFonts w:cstheme="minorHAnsi"/>
        </w:rPr>
      </w:pPr>
    </w:p>
    <w:p w14:paraId="5D642B31" w14:textId="66D9CE9D" w:rsidR="00541416" w:rsidRDefault="00541416" w:rsidP="006A75FD">
      <w:pPr>
        <w:spacing w:after="0" w:line="360" w:lineRule="auto"/>
        <w:rPr>
          <w:rFonts w:cstheme="minorHAnsi"/>
        </w:rPr>
      </w:pPr>
    </w:p>
    <w:p w14:paraId="4CD858BE" w14:textId="22D14698" w:rsidR="00541416" w:rsidRDefault="00541416" w:rsidP="006A75FD">
      <w:pPr>
        <w:spacing w:after="0" w:line="360" w:lineRule="auto"/>
        <w:rPr>
          <w:rFonts w:cstheme="minorHAnsi"/>
        </w:rPr>
      </w:pPr>
    </w:p>
    <w:p w14:paraId="518DF954" w14:textId="4EA2E9A0" w:rsidR="00541416" w:rsidRDefault="00541416" w:rsidP="006A75FD">
      <w:pPr>
        <w:spacing w:after="0" w:line="360" w:lineRule="auto"/>
        <w:rPr>
          <w:rFonts w:cstheme="minorHAnsi"/>
        </w:rPr>
      </w:pPr>
    </w:p>
    <w:p w14:paraId="5AE97E5C" w14:textId="4AA16417" w:rsidR="00541416" w:rsidRDefault="00541416" w:rsidP="006A75FD">
      <w:pPr>
        <w:spacing w:after="0" w:line="360" w:lineRule="auto"/>
        <w:rPr>
          <w:rFonts w:cstheme="minorHAnsi"/>
        </w:rPr>
      </w:pPr>
    </w:p>
    <w:p w14:paraId="2C89A9F0" w14:textId="38491F06" w:rsidR="00541416" w:rsidRDefault="00541416" w:rsidP="006A75FD">
      <w:pPr>
        <w:spacing w:after="0" w:line="360" w:lineRule="auto"/>
        <w:rPr>
          <w:rFonts w:cstheme="minorHAnsi"/>
        </w:rPr>
      </w:pPr>
    </w:p>
    <w:p w14:paraId="683803EA" w14:textId="47FB26F0" w:rsidR="00541416" w:rsidRDefault="00541416" w:rsidP="006A75FD">
      <w:pPr>
        <w:spacing w:after="0" w:line="360" w:lineRule="auto"/>
        <w:rPr>
          <w:rFonts w:cstheme="minorHAnsi"/>
        </w:rPr>
      </w:pPr>
    </w:p>
    <w:p w14:paraId="0911937E" w14:textId="0253F523" w:rsidR="00541416" w:rsidRDefault="00541416" w:rsidP="006A75FD">
      <w:pPr>
        <w:spacing w:after="0" w:line="360" w:lineRule="auto"/>
        <w:rPr>
          <w:rFonts w:cstheme="minorHAnsi"/>
        </w:rPr>
      </w:pPr>
    </w:p>
    <w:p w14:paraId="69EFE135" w14:textId="77777777" w:rsidR="00541416" w:rsidRDefault="00541416" w:rsidP="006A75FD">
      <w:pPr>
        <w:spacing w:after="0" w:line="360" w:lineRule="auto"/>
        <w:rPr>
          <w:rFonts w:cstheme="minorHAnsi"/>
        </w:rPr>
      </w:pPr>
    </w:p>
    <w:p w14:paraId="26E8DD31" w14:textId="20FD1D0D" w:rsidR="007162D8" w:rsidRPr="007162D8" w:rsidRDefault="007162D8" w:rsidP="008C6062">
      <w:pPr>
        <w:spacing w:after="0" w:line="360" w:lineRule="auto"/>
        <w:jc w:val="both"/>
        <w:rPr>
          <w:rFonts w:cstheme="minorHAnsi"/>
          <w:b/>
          <w:bCs/>
          <w:u w:val="single"/>
        </w:rPr>
      </w:pPr>
      <w:r w:rsidRPr="007162D8">
        <w:rPr>
          <w:rFonts w:cstheme="minorHAnsi"/>
          <w:b/>
          <w:bCs/>
          <w:u w:val="single"/>
        </w:rPr>
        <w:t>Analysis 2</w:t>
      </w:r>
    </w:p>
    <w:p w14:paraId="7BF06532" w14:textId="5368001A" w:rsidR="00AD5353" w:rsidRDefault="00AD5353" w:rsidP="008C6062">
      <w:pPr>
        <w:spacing w:after="0" w:line="360" w:lineRule="auto"/>
        <w:jc w:val="both"/>
        <w:rPr>
          <w:rFonts w:cstheme="minorHAnsi"/>
        </w:rPr>
      </w:pPr>
      <w:r>
        <w:rPr>
          <w:rFonts w:cstheme="minorHAnsi"/>
        </w:rPr>
        <w:t xml:space="preserve">A sensitivity analysis was next conducted to observe the sensitivity of each scenario to model parameters with regards to two outcome measures: 1) </w:t>
      </w:r>
      <w:commentRangeStart w:id="68"/>
      <w:r>
        <w:rPr>
          <w:rFonts w:cstheme="minorHAnsi"/>
        </w:rPr>
        <w:t>The I(t) peak</w:t>
      </w:r>
      <w:commentRangeEnd w:id="68"/>
      <w:r w:rsidR="003A1A56">
        <w:rPr>
          <w:rStyle w:val="CommentReference"/>
        </w:rPr>
        <w:commentReference w:id="68"/>
      </w:r>
      <w:r>
        <w:rPr>
          <w:rFonts w:cstheme="minorHAnsi"/>
        </w:rPr>
        <w:t xml:space="preserve"> and 2) the total cumulative incidence (over the 365-day simulation). We explored these outcome measures with regards to three model parameters: 1) Intervention trigger day, 2) the</w:t>
      </w:r>
      <w:r w:rsidR="00CD709B">
        <w:rPr>
          <w:rFonts w:cstheme="minorHAnsi"/>
        </w:rPr>
        <w:t xml:space="preserve"> magnitude of intervention </w:t>
      </w:r>
      <w:ins w:id="69" w:author="VAN BUNNIK Bram" w:date="2020-07-06T15:52:00Z">
        <w:r w:rsidR="004F06A2">
          <w:rPr>
            <w:rFonts w:cstheme="minorHAnsi"/>
          </w:rPr>
          <w:t>β(t)</w:t>
        </w:r>
      </w:ins>
      <w:del w:id="70" w:author="VAN BUNNIK Bram" w:date="2020-07-06T15:52:00Z">
        <w:r w:rsidDel="004F06A2">
          <w:rPr>
            <w:rFonts w:cstheme="minorHAnsi"/>
          </w:rPr>
          <w:delText>R</w:delText>
        </w:r>
        <w:r w:rsidRPr="00AD5353" w:rsidDel="004F06A2">
          <w:rPr>
            <w:rFonts w:cstheme="minorHAnsi"/>
            <w:vertAlign w:val="subscript"/>
          </w:rPr>
          <w:delText>0</w:delText>
        </w:r>
        <w:r w:rsidDel="004F06A2">
          <w:rPr>
            <w:rFonts w:cstheme="minorHAnsi"/>
          </w:rPr>
          <w:delText xml:space="preserve"> </w:delText>
        </w:r>
      </w:del>
      <w:r w:rsidR="00CD709B">
        <w:rPr>
          <w:rFonts w:cstheme="minorHAnsi"/>
        </w:rPr>
        <w:t xml:space="preserve">reductions </w:t>
      </w:r>
      <w:r w:rsidR="008C6062">
        <w:rPr>
          <w:rFonts w:cstheme="minorHAnsi"/>
        </w:rPr>
        <w:t>and 3) The duration of each intervention. Each sensitivity analysis was conducted with all other model parameters held at baseline levels</w:t>
      </w:r>
      <w:r w:rsidR="000324AA">
        <w:rPr>
          <w:rFonts w:cstheme="minorHAnsi"/>
        </w:rPr>
        <w:t xml:space="preserve"> (</w:t>
      </w:r>
      <w:r w:rsidR="000324AA" w:rsidRPr="000324AA">
        <w:rPr>
          <w:rFonts w:cstheme="minorHAnsi"/>
          <w:b/>
          <w:bCs/>
        </w:rPr>
        <w:t>Figure 2</w:t>
      </w:r>
      <w:r w:rsidR="000324AA">
        <w:rPr>
          <w:rFonts w:cstheme="minorHAnsi"/>
        </w:rPr>
        <w:t>)</w:t>
      </w:r>
      <w:r w:rsidR="008C6062">
        <w:rPr>
          <w:rFonts w:cstheme="minorHAnsi"/>
        </w:rPr>
        <w:t xml:space="preserve">. </w:t>
      </w:r>
    </w:p>
    <w:p w14:paraId="071527D6" w14:textId="51A5FAB5" w:rsidR="007162D8" w:rsidRDefault="007162D8" w:rsidP="008C6062">
      <w:pPr>
        <w:spacing w:after="0" w:line="360" w:lineRule="auto"/>
        <w:jc w:val="both"/>
        <w:rPr>
          <w:rFonts w:cstheme="minorHAnsi"/>
        </w:rPr>
      </w:pPr>
    </w:p>
    <w:p w14:paraId="678FD3E8" w14:textId="13C1698A" w:rsidR="007162D8" w:rsidRDefault="007162D8" w:rsidP="008C6062">
      <w:pPr>
        <w:spacing w:after="0" w:line="360" w:lineRule="auto"/>
        <w:jc w:val="both"/>
        <w:rPr>
          <w:rFonts w:cstheme="minorHAnsi"/>
        </w:rPr>
      </w:pPr>
    </w:p>
    <w:p w14:paraId="7DFA8914" w14:textId="0F69BC14" w:rsidR="007162D8" w:rsidRDefault="007162D8" w:rsidP="008C6062">
      <w:pPr>
        <w:spacing w:after="0" w:line="360" w:lineRule="auto"/>
        <w:jc w:val="both"/>
        <w:rPr>
          <w:rFonts w:cstheme="minorHAnsi"/>
        </w:rPr>
      </w:pPr>
    </w:p>
    <w:p w14:paraId="66610FD3" w14:textId="34A8F336" w:rsidR="007162D8" w:rsidRDefault="007162D8" w:rsidP="008C6062">
      <w:pPr>
        <w:spacing w:after="0" w:line="360" w:lineRule="auto"/>
        <w:jc w:val="both"/>
        <w:rPr>
          <w:rFonts w:cstheme="minorHAnsi"/>
        </w:rPr>
      </w:pPr>
    </w:p>
    <w:p w14:paraId="50872520" w14:textId="6BA8138A" w:rsidR="007162D8" w:rsidRDefault="007162D8" w:rsidP="008C6062">
      <w:pPr>
        <w:spacing w:after="0" w:line="360" w:lineRule="auto"/>
        <w:jc w:val="both"/>
        <w:rPr>
          <w:rFonts w:cstheme="minorHAnsi"/>
        </w:rPr>
      </w:pPr>
    </w:p>
    <w:p w14:paraId="2A0289F3" w14:textId="3E72E9A6" w:rsidR="007162D8" w:rsidRDefault="007162D8" w:rsidP="008C6062">
      <w:pPr>
        <w:spacing w:after="0" w:line="360" w:lineRule="auto"/>
        <w:jc w:val="both"/>
        <w:rPr>
          <w:rFonts w:cstheme="minorHAnsi"/>
        </w:rPr>
      </w:pPr>
    </w:p>
    <w:p w14:paraId="597A4BE3" w14:textId="43BE215A" w:rsidR="007162D8" w:rsidRDefault="007162D8" w:rsidP="008C6062">
      <w:pPr>
        <w:spacing w:after="0" w:line="360" w:lineRule="auto"/>
        <w:jc w:val="both"/>
        <w:rPr>
          <w:rFonts w:cstheme="minorHAnsi"/>
        </w:rPr>
      </w:pPr>
    </w:p>
    <w:p w14:paraId="70124406" w14:textId="77777777" w:rsidR="007162D8" w:rsidRDefault="007162D8" w:rsidP="008C6062">
      <w:pPr>
        <w:spacing w:after="0" w:line="360" w:lineRule="auto"/>
        <w:jc w:val="both"/>
        <w:rPr>
          <w:rFonts w:cstheme="minorHAnsi"/>
        </w:rPr>
      </w:pPr>
    </w:p>
    <w:p w14:paraId="74A6BA5B" w14:textId="77777777" w:rsidR="00A87CB1" w:rsidRDefault="00A87CB1" w:rsidP="00052DA8">
      <w:pPr>
        <w:spacing w:after="0" w:line="360" w:lineRule="auto"/>
        <w:rPr>
          <w:rFonts w:cstheme="minorHAnsi"/>
        </w:rPr>
      </w:pPr>
    </w:p>
    <w:p w14:paraId="142C858B" w14:textId="77777777" w:rsidR="00052DA8" w:rsidRPr="00C13B7B" w:rsidRDefault="00052DA8" w:rsidP="008C0BEE">
      <w:pPr>
        <w:spacing w:after="0" w:line="360" w:lineRule="auto"/>
        <w:jc w:val="center"/>
        <w:rPr>
          <w:rFonts w:cstheme="minorHAnsi"/>
        </w:rPr>
      </w:pPr>
      <w:commentRangeStart w:id="71"/>
      <w:r>
        <w:rPr>
          <w:noProof/>
          <w:lang w:eastAsia="en-GB"/>
        </w:rPr>
        <w:drawing>
          <wp:inline distT="0" distB="0" distL="0" distR="0" wp14:anchorId="5FE601C2" wp14:editId="038C11B1">
            <wp:extent cx="4987536" cy="6096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4294" cy="6140927"/>
                    </a:xfrm>
                    <a:prstGeom prst="rect">
                      <a:avLst/>
                    </a:prstGeom>
                    <a:noFill/>
                    <a:ln>
                      <a:noFill/>
                    </a:ln>
                  </pic:spPr>
                </pic:pic>
              </a:graphicData>
            </a:graphic>
          </wp:inline>
        </w:drawing>
      </w:r>
      <w:commentRangeEnd w:id="71"/>
      <w:r w:rsidR="004F06A2">
        <w:rPr>
          <w:rStyle w:val="CommentReference"/>
        </w:rPr>
        <w:commentReference w:id="71"/>
      </w:r>
    </w:p>
    <w:p w14:paraId="73463D9F" w14:textId="429D2EB7" w:rsidR="008C6062" w:rsidRDefault="00052DA8" w:rsidP="00CB2A0D">
      <w:pPr>
        <w:spacing w:after="0" w:line="360" w:lineRule="auto"/>
        <w:jc w:val="both"/>
        <w:rPr>
          <w:rFonts w:cstheme="minorHAnsi"/>
        </w:rPr>
      </w:pPr>
      <w:r w:rsidRPr="00CB2A0D">
        <w:rPr>
          <w:rFonts w:cstheme="minorHAnsi"/>
          <w:b/>
          <w:bCs/>
        </w:rPr>
        <w:t xml:space="preserve">Figure 2. </w:t>
      </w:r>
      <w:r w:rsidR="008C6062" w:rsidRPr="00CB2A0D">
        <w:rPr>
          <w:rFonts w:cstheme="minorHAnsi"/>
          <w:b/>
          <w:bCs/>
        </w:rPr>
        <w:t xml:space="preserve">Sensitivity analysis for I(t) peak and total cumulative incidence for the five intervention scenarios. This was conducted for the following model parameters: A) Intervention trigger day, </w:t>
      </w:r>
      <w:r w:rsidR="00CB2A0D" w:rsidRPr="00CB2A0D">
        <w:rPr>
          <w:rFonts w:cstheme="minorHAnsi"/>
          <w:b/>
          <w:bCs/>
        </w:rPr>
        <w:t xml:space="preserve">B) </w:t>
      </w:r>
      <w:r w:rsidR="00CB2A0D">
        <w:rPr>
          <w:rFonts w:cstheme="minorHAnsi"/>
          <w:b/>
          <w:bCs/>
        </w:rPr>
        <w:t>T</w:t>
      </w:r>
      <w:r w:rsidR="00CB2A0D" w:rsidRPr="00CB2A0D">
        <w:rPr>
          <w:rFonts w:cstheme="minorHAnsi"/>
          <w:b/>
          <w:bCs/>
        </w:rPr>
        <w:t>arget</w:t>
      </w:r>
      <w:r w:rsidR="008C6062" w:rsidRPr="00CB2A0D">
        <w:rPr>
          <w:rFonts w:cstheme="minorHAnsi"/>
          <w:b/>
          <w:bCs/>
        </w:rPr>
        <w:t xml:space="preserve"> </w:t>
      </w:r>
      <w:ins w:id="72" w:author="VAN BUNNIK Bram" w:date="2020-07-06T15:59:00Z">
        <w:r w:rsidR="004F06A2">
          <w:rPr>
            <w:rFonts w:cstheme="minorHAnsi"/>
          </w:rPr>
          <w:t>β(t)</w:t>
        </w:r>
      </w:ins>
      <w:del w:id="73" w:author="VAN BUNNIK Bram" w:date="2020-07-06T15:59:00Z">
        <w:r w:rsidR="008C6062" w:rsidRPr="00CB2A0D" w:rsidDel="004F06A2">
          <w:rPr>
            <w:rFonts w:cstheme="minorHAnsi"/>
            <w:b/>
            <w:bCs/>
          </w:rPr>
          <w:delText>R</w:delText>
        </w:r>
        <w:r w:rsidR="008C6062" w:rsidRPr="00CB2A0D" w:rsidDel="004F06A2">
          <w:rPr>
            <w:rFonts w:cstheme="minorHAnsi"/>
            <w:b/>
            <w:bCs/>
            <w:vertAlign w:val="subscript"/>
          </w:rPr>
          <w:delText>0</w:delText>
        </w:r>
      </w:del>
      <w:r w:rsidR="008C6062" w:rsidRPr="00CB2A0D">
        <w:rPr>
          <w:rFonts w:cstheme="minorHAnsi"/>
          <w:b/>
          <w:bCs/>
        </w:rPr>
        <w:t xml:space="preserve"> magnitude for the intervention and C) Intervention duration (days)</w:t>
      </w:r>
      <w:r w:rsidR="008C6062">
        <w:rPr>
          <w:rFonts w:cstheme="minorHAnsi"/>
        </w:rPr>
        <w:t>. Note that for A) and B) scenarios are comparable for a specific parameter value, with the duration of scenario 2,</w:t>
      </w:r>
      <w:r w:rsidR="00220214">
        <w:rPr>
          <w:rFonts w:cstheme="minorHAnsi"/>
        </w:rPr>
        <w:t xml:space="preserve"> </w:t>
      </w:r>
      <w:r w:rsidR="008C6062">
        <w:rPr>
          <w:rFonts w:cstheme="minorHAnsi"/>
        </w:rPr>
        <w:t>3,</w:t>
      </w:r>
      <w:r w:rsidR="00220214">
        <w:rPr>
          <w:rFonts w:cstheme="minorHAnsi"/>
        </w:rPr>
        <w:t xml:space="preserve"> </w:t>
      </w:r>
      <w:r w:rsidR="008C6062">
        <w:rPr>
          <w:rFonts w:cstheme="minorHAnsi"/>
        </w:rPr>
        <w:t xml:space="preserve">4 and 5 being doubled to ensure similar intervention </w:t>
      </w:r>
      <w:r w:rsidR="00CB2A0D">
        <w:rPr>
          <w:rFonts w:cstheme="minorHAnsi"/>
        </w:rPr>
        <w:t>magnitudes</w:t>
      </w:r>
      <w:r w:rsidR="008C6062">
        <w:rPr>
          <w:rFonts w:cstheme="minorHAnsi"/>
        </w:rPr>
        <w:t xml:space="preserve"> across all scenarios. </w:t>
      </w:r>
      <w:commentRangeStart w:id="74"/>
      <w:r w:rsidR="008C6062">
        <w:rPr>
          <w:rFonts w:cstheme="minorHAnsi"/>
        </w:rPr>
        <w:t xml:space="preserve">This was not possible for C) </w:t>
      </w:r>
      <w:commentRangeEnd w:id="74"/>
      <w:r w:rsidR="004F06A2">
        <w:rPr>
          <w:rStyle w:val="CommentReference"/>
        </w:rPr>
        <w:commentReference w:id="74"/>
      </w:r>
      <w:r w:rsidR="008C6062">
        <w:rPr>
          <w:rFonts w:cstheme="minorHAnsi"/>
        </w:rPr>
        <w:t xml:space="preserve">and therefore scenarios are not comparable for a </w:t>
      </w:r>
      <w:r w:rsidR="00CB2A0D">
        <w:rPr>
          <w:rFonts w:cstheme="minorHAnsi"/>
        </w:rPr>
        <w:t>particular</w:t>
      </w:r>
      <w:r w:rsidR="008C6062">
        <w:rPr>
          <w:rFonts w:cstheme="minorHAnsi"/>
        </w:rPr>
        <w:t xml:space="preserve"> intervention duration value. Instead this </w:t>
      </w:r>
      <w:r w:rsidR="00CB2A0D">
        <w:rPr>
          <w:rFonts w:cstheme="minorHAnsi"/>
        </w:rPr>
        <w:t xml:space="preserve">sensitivity analysis should only be used to identify optimums for each scenario and not for comparison. </w:t>
      </w:r>
    </w:p>
    <w:p w14:paraId="2AD138B1" w14:textId="77777777" w:rsidR="007162D8" w:rsidRDefault="007162D8" w:rsidP="00CB2A0D">
      <w:pPr>
        <w:spacing w:after="0" w:line="360" w:lineRule="auto"/>
        <w:jc w:val="both"/>
        <w:rPr>
          <w:rFonts w:cstheme="minorHAnsi"/>
          <w:b/>
          <w:bCs/>
        </w:rPr>
      </w:pPr>
    </w:p>
    <w:p w14:paraId="71A58712" w14:textId="5463A209" w:rsidR="00B030B7" w:rsidRDefault="000324AA" w:rsidP="00DA1972">
      <w:pPr>
        <w:spacing w:after="0" w:line="360" w:lineRule="auto"/>
        <w:jc w:val="both"/>
        <w:rPr>
          <w:rFonts w:cstheme="minorHAnsi"/>
        </w:rPr>
      </w:pPr>
      <w:r>
        <w:rPr>
          <w:rFonts w:cstheme="minorHAnsi"/>
        </w:rPr>
        <w:t xml:space="preserve">An optimum intervention trigger </w:t>
      </w:r>
      <w:r w:rsidR="00C207DD">
        <w:rPr>
          <w:rFonts w:cstheme="minorHAnsi"/>
        </w:rPr>
        <w:t xml:space="preserve">day </w:t>
      </w:r>
      <w:r w:rsidR="00C27C67">
        <w:rPr>
          <w:rFonts w:cstheme="minorHAnsi"/>
        </w:rPr>
        <w:t xml:space="preserve">of </w:t>
      </w:r>
      <w:r w:rsidR="00C27C67" w:rsidRPr="008C0BEE">
        <w:rPr>
          <w:rFonts w:cstheme="minorHAnsi"/>
          <w:b/>
          <w:bCs/>
          <w:highlight w:val="yellow"/>
        </w:rPr>
        <w:t>X–to–X</w:t>
      </w:r>
      <w:r w:rsidR="00C27C67">
        <w:rPr>
          <w:rFonts w:cstheme="minorHAnsi"/>
        </w:rPr>
        <w:t xml:space="preserve"> and </w:t>
      </w:r>
      <w:r w:rsidR="00C27C67" w:rsidRPr="008C0BEE">
        <w:rPr>
          <w:rFonts w:cstheme="minorHAnsi"/>
          <w:b/>
          <w:bCs/>
          <w:highlight w:val="yellow"/>
        </w:rPr>
        <w:t>X–to–X</w:t>
      </w:r>
      <w:r w:rsidR="008C0BEE">
        <w:rPr>
          <w:rFonts w:cstheme="minorHAnsi"/>
          <w:b/>
          <w:bCs/>
        </w:rPr>
        <w:t xml:space="preserve"> </w:t>
      </w:r>
      <w:r w:rsidR="008C0BEE" w:rsidRPr="008C0BEE">
        <w:rPr>
          <w:rFonts w:cstheme="minorHAnsi"/>
        </w:rPr>
        <w:t>days</w:t>
      </w:r>
      <w:r w:rsidR="00C27C67">
        <w:rPr>
          <w:rFonts w:cstheme="minorHAnsi"/>
        </w:rPr>
        <w:t xml:space="preserve"> </w:t>
      </w:r>
      <w:r>
        <w:rPr>
          <w:rFonts w:cstheme="minorHAnsi"/>
        </w:rPr>
        <w:t xml:space="preserve">was identified </w:t>
      </w:r>
      <w:r w:rsidR="008C0BEE">
        <w:rPr>
          <w:rFonts w:cstheme="minorHAnsi"/>
        </w:rPr>
        <w:t xml:space="preserve">for the five scenarios </w:t>
      </w:r>
      <w:r>
        <w:rPr>
          <w:rFonts w:cstheme="minorHAnsi"/>
        </w:rPr>
        <w:t xml:space="preserve">to minimise the </w:t>
      </w:r>
      <w:commentRangeStart w:id="75"/>
      <w:r>
        <w:rPr>
          <w:rFonts w:cstheme="minorHAnsi"/>
        </w:rPr>
        <w:t>I(t) peak</w:t>
      </w:r>
      <w:commentRangeEnd w:id="75"/>
      <w:r w:rsidR="004F06A2">
        <w:rPr>
          <w:rStyle w:val="CommentReference"/>
        </w:rPr>
        <w:commentReference w:id="75"/>
      </w:r>
      <w:r>
        <w:rPr>
          <w:rFonts w:cstheme="minorHAnsi"/>
        </w:rPr>
        <w:t xml:space="preserve"> and the total cumulative incidence</w:t>
      </w:r>
      <w:r w:rsidR="008C0BEE">
        <w:rPr>
          <w:rFonts w:cstheme="minorHAnsi"/>
        </w:rPr>
        <w:t xml:space="preserve"> outcome measures</w:t>
      </w:r>
      <w:r w:rsidR="00C207DD">
        <w:rPr>
          <w:rFonts w:cstheme="minorHAnsi"/>
        </w:rPr>
        <w:t xml:space="preserve"> respectively</w:t>
      </w:r>
      <w:r w:rsidR="00220214">
        <w:rPr>
          <w:rFonts w:cstheme="minorHAnsi"/>
        </w:rPr>
        <w:t xml:space="preserve"> (</w:t>
      </w:r>
      <w:r w:rsidR="00220214" w:rsidRPr="00220214">
        <w:rPr>
          <w:rFonts w:cstheme="minorHAnsi"/>
          <w:b/>
          <w:bCs/>
        </w:rPr>
        <w:t>Figure 2A</w:t>
      </w:r>
      <w:r w:rsidR="00220214">
        <w:rPr>
          <w:rFonts w:cstheme="minorHAnsi"/>
        </w:rPr>
        <w:t>)</w:t>
      </w:r>
      <w:r w:rsidR="008C0BEE">
        <w:rPr>
          <w:rFonts w:cstheme="minorHAnsi"/>
        </w:rPr>
        <w:t xml:space="preserve">. </w:t>
      </w:r>
      <w:r w:rsidR="00C207DD">
        <w:rPr>
          <w:rFonts w:cstheme="minorHAnsi"/>
        </w:rPr>
        <w:t xml:space="preserve">A narrow optimal parameter space to minimise the I(t) peak was observed for scenarios 1, 2, 3 and 4, with </w:t>
      </w:r>
      <w:r w:rsidR="00CD709B">
        <w:rPr>
          <w:rFonts w:cstheme="minorHAnsi"/>
        </w:rPr>
        <w:t xml:space="preserve">non-optimal </w:t>
      </w:r>
      <w:r w:rsidR="00C207DD">
        <w:rPr>
          <w:rFonts w:cstheme="minorHAnsi"/>
        </w:rPr>
        <w:t xml:space="preserve">deviations </w:t>
      </w:r>
      <w:r w:rsidR="00CD709B">
        <w:rPr>
          <w:rFonts w:cstheme="minorHAnsi"/>
        </w:rPr>
        <w:t xml:space="preserve">from this optimum </w:t>
      </w:r>
      <w:r w:rsidR="00C207DD">
        <w:rPr>
          <w:rFonts w:cstheme="minorHAnsi"/>
        </w:rPr>
        <w:t>rapidly increasing the I(t) peak. Scenario 5 possessed a much wider optimal intervention trigger day range (</w:t>
      </w:r>
      <w:r w:rsidR="00C207DD" w:rsidRPr="00C207DD">
        <w:rPr>
          <w:rFonts w:cstheme="minorHAnsi"/>
          <w:b/>
          <w:bCs/>
          <w:highlight w:val="yellow"/>
        </w:rPr>
        <w:t>X-to-X</w:t>
      </w:r>
      <w:r w:rsidR="00CD709B">
        <w:rPr>
          <w:rFonts w:cstheme="minorHAnsi"/>
        </w:rPr>
        <w:t>)</w:t>
      </w:r>
      <w:r w:rsidR="00C207DD">
        <w:rPr>
          <w:rFonts w:cstheme="minorHAnsi"/>
        </w:rPr>
        <w:t xml:space="preserve"> and </w:t>
      </w:r>
      <w:r w:rsidR="00CD709B">
        <w:rPr>
          <w:rFonts w:cstheme="minorHAnsi"/>
        </w:rPr>
        <w:t xml:space="preserve">was </w:t>
      </w:r>
      <w:r w:rsidR="00C207DD">
        <w:rPr>
          <w:rFonts w:cstheme="minorHAnsi"/>
        </w:rPr>
        <w:t>therefore less sensitive to</w:t>
      </w:r>
      <w:r w:rsidR="00CD709B">
        <w:rPr>
          <w:rFonts w:cstheme="minorHAnsi"/>
        </w:rPr>
        <w:t xml:space="preserve"> non-optimal values with regards to the two outcome measures. A wider optimum parameter space was observed with the total cumulative incidence </w:t>
      </w:r>
      <w:r w:rsidR="00C207DD">
        <w:rPr>
          <w:rFonts w:cstheme="minorHAnsi"/>
        </w:rPr>
        <w:t>compared to the I(t) peak</w:t>
      </w:r>
      <w:r w:rsidR="00B030B7">
        <w:rPr>
          <w:rFonts w:cstheme="minorHAnsi"/>
        </w:rPr>
        <w:t xml:space="preserve"> for all scenarios</w:t>
      </w:r>
      <w:r w:rsidR="00C207DD">
        <w:rPr>
          <w:rFonts w:cstheme="minorHAnsi"/>
        </w:rPr>
        <w:t>.</w:t>
      </w:r>
      <w:r w:rsidR="00C27C67">
        <w:rPr>
          <w:rFonts w:cstheme="minorHAnsi"/>
        </w:rPr>
        <w:t xml:space="preserve"> </w:t>
      </w:r>
    </w:p>
    <w:p w14:paraId="6C471B37" w14:textId="77777777" w:rsidR="00B030B7" w:rsidRDefault="00B030B7" w:rsidP="00DA1972">
      <w:pPr>
        <w:spacing w:after="0" w:line="360" w:lineRule="auto"/>
        <w:jc w:val="both"/>
        <w:rPr>
          <w:rFonts w:cstheme="minorHAnsi"/>
        </w:rPr>
      </w:pPr>
    </w:p>
    <w:p w14:paraId="55785469" w14:textId="51AAE147" w:rsidR="00ED764F" w:rsidRDefault="00C207DD" w:rsidP="00DA1972">
      <w:pPr>
        <w:spacing w:after="0" w:line="360" w:lineRule="auto"/>
        <w:jc w:val="both"/>
        <w:rPr>
          <w:rFonts w:cstheme="minorHAnsi"/>
        </w:rPr>
      </w:pPr>
      <w:r>
        <w:rPr>
          <w:rFonts w:cstheme="minorHAnsi"/>
        </w:rPr>
        <w:t>T</w:t>
      </w:r>
      <w:r w:rsidR="00C27C67">
        <w:rPr>
          <w:rFonts w:cstheme="minorHAnsi"/>
        </w:rPr>
        <w:t xml:space="preserve">he similar </w:t>
      </w:r>
      <w:r w:rsidR="00B030B7">
        <w:rPr>
          <w:rFonts w:cstheme="minorHAnsi"/>
        </w:rPr>
        <w:t>non-optimal</w:t>
      </w:r>
      <w:r w:rsidR="00C27C67">
        <w:rPr>
          <w:rFonts w:cstheme="minorHAnsi"/>
        </w:rPr>
        <w:t xml:space="preserve"> gradients on either side of the optimal</w:t>
      </w:r>
      <w:r>
        <w:rPr>
          <w:rFonts w:cstheme="minorHAnsi"/>
        </w:rPr>
        <w:t xml:space="preserve"> trigger day</w:t>
      </w:r>
      <w:r w:rsidR="00C27C67">
        <w:rPr>
          <w:rFonts w:cstheme="minorHAnsi"/>
        </w:rPr>
        <w:t xml:space="preserve"> </w:t>
      </w:r>
      <w:r w:rsidR="00B030B7">
        <w:rPr>
          <w:rFonts w:cstheme="minorHAnsi"/>
        </w:rPr>
        <w:t>for both outcome measures</w:t>
      </w:r>
      <w:r w:rsidR="00220214">
        <w:rPr>
          <w:rFonts w:cstheme="minorHAnsi"/>
        </w:rPr>
        <w:t xml:space="preserve"> also</w:t>
      </w:r>
      <w:r w:rsidR="00C27C67">
        <w:rPr>
          <w:rFonts w:cstheme="minorHAnsi"/>
        </w:rPr>
        <w:t xml:space="preserve"> </w:t>
      </w:r>
      <w:r w:rsidR="008773F8">
        <w:rPr>
          <w:rFonts w:cstheme="minorHAnsi"/>
        </w:rPr>
        <w:t xml:space="preserve">indicate </w:t>
      </w:r>
      <w:r w:rsidR="00C27C67">
        <w:rPr>
          <w:rFonts w:cstheme="minorHAnsi"/>
        </w:rPr>
        <w:t>that intervening too early/late makes little difference</w:t>
      </w:r>
      <w:commentRangeStart w:id="76"/>
      <w:r w:rsidR="00ED764F">
        <w:rPr>
          <w:rFonts w:cstheme="minorHAnsi"/>
        </w:rPr>
        <w:t xml:space="preserve">. </w:t>
      </w:r>
      <w:r w:rsidR="008773F8">
        <w:rPr>
          <w:rFonts w:cstheme="minorHAnsi"/>
        </w:rPr>
        <w:t>Scenario 3 is an exception</w:t>
      </w:r>
      <w:r>
        <w:rPr>
          <w:rFonts w:cstheme="minorHAnsi"/>
        </w:rPr>
        <w:t xml:space="preserve">, where </w:t>
      </w:r>
      <w:r w:rsidR="00ED764F">
        <w:rPr>
          <w:rFonts w:cstheme="minorHAnsi"/>
        </w:rPr>
        <w:t xml:space="preserve">an early intervention was found to be more desirable to minimise </w:t>
      </w:r>
      <w:r w:rsidR="008773F8">
        <w:rPr>
          <w:rFonts w:cstheme="minorHAnsi"/>
        </w:rPr>
        <w:t>the two outcome measures.</w:t>
      </w:r>
      <w:commentRangeEnd w:id="76"/>
      <w:r w:rsidR="00523D2B">
        <w:rPr>
          <w:rStyle w:val="CommentReference"/>
        </w:rPr>
        <w:commentReference w:id="76"/>
      </w:r>
    </w:p>
    <w:p w14:paraId="0035B6DD" w14:textId="381E0666" w:rsidR="00695A83" w:rsidRDefault="00695A83" w:rsidP="00DA1972">
      <w:pPr>
        <w:spacing w:after="0" w:line="360" w:lineRule="auto"/>
        <w:jc w:val="both"/>
        <w:rPr>
          <w:rFonts w:cstheme="minorHAnsi"/>
        </w:rPr>
      </w:pPr>
    </w:p>
    <w:p w14:paraId="70707B9D" w14:textId="48D3381B" w:rsidR="00220214" w:rsidRDefault="008773F8" w:rsidP="00DA1972">
      <w:pPr>
        <w:spacing w:after="0" w:line="360" w:lineRule="auto"/>
        <w:jc w:val="both"/>
        <w:rPr>
          <w:rFonts w:cstheme="minorHAnsi"/>
        </w:rPr>
      </w:pPr>
      <w:r>
        <w:rPr>
          <w:rFonts w:cstheme="minorHAnsi"/>
        </w:rPr>
        <w:t>Greater</w:t>
      </w:r>
      <w:r w:rsidR="00ED764F">
        <w:rPr>
          <w:rFonts w:cstheme="minorHAnsi"/>
        </w:rPr>
        <w:t xml:space="preserve"> </w:t>
      </w:r>
      <w:ins w:id="77" w:author="VAN BUNNIK Bram" w:date="2020-07-06T16:54:00Z">
        <w:r w:rsidR="004F0A68">
          <w:rPr>
            <w:rFonts w:cstheme="minorHAnsi"/>
          </w:rPr>
          <w:t>β(t)</w:t>
        </w:r>
      </w:ins>
      <w:del w:id="78" w:author="VAN BUNNIK Bram" w:date="2020-07-06T16:54:00Z">
        <w:r w:rsidDel="004F0A68">
          <w:rPr>
            <w:rFonts w:cstheme="minorHAnsi"/>
          </w:rPr>
          <w:delText>R</w:delText>
        </w:r>
        <w:r w:rsidRPr="00541416" w:rsidDel="004F0A68">
          <w:rPr>
            <w:rFonts w:cstheme="minorHAnsi"/>
            <w:vertAlign w:val="subscript"/>
          </w:rPr>
          <w:delText>0</w:delText>
        </w:r>
      </w:del>
      <w:r>
        <w:rPr>
          <w:rFonts w:cstheme="minorHAnsi"/>
        </w:rPr>
        <w:t xml:space="preserve"> reductions were found to be optimal for scenario 3 and 4 to minimise</w:t>
      </w:r>
      <w:r w:rsidR="00ED764F">
        <w:rPr>
          <w:rFonts w:cstheme="minorHAnsi"/>
        </w:rPr>
        <w:t xml:space="preserve"> I(t) peak and cumulative incidence</w:t>
      </w:r>
      <w:r w:rsidR="00220214">
        <w:rPr>
          <w:rFonts w:cstheme="minorHAnsi"/>
        </w:rPr>
        <w:t xml:space="preserve"> </w:t>
      </w:r>
      <w:r w:rsidR="00220214" w:rsidRPr="00220214">
        <w:rPr>
          <w:rFonts w:cstheme="minorHAnsi"/>
          <w:b/>
          <w:bCs/>
        </w:rPr>
        <w:t>(Figure 2B)</w:t>
      </w:r>
      <w:r w:rsidR="00ED764F">
        <w:rPr>
          <w:rFonts w:cstheme="minorHAnsi"/>
        </w:rPr>
        <w:t xml:space="preserve">. </w:t>
      </w:r>
      <w:r>
        <w:rPr>
          <w:rFonts w:cstheme="minorHAnsi"/>
        </w:rPr>
        <w:t xml:space="preserve">Intermediate </w:t>
      </w:r>
      <w:ins w:id="79" w:author="VAN BUNNIK Bram" w:date="2020-07-06T16:54:00Z">
        <w:r w:rsidR="004F0A68">
          <w:rPr>
            <w:rFonts w:cstheme="minorHAnsi"/>
          </w:rPr>
          <w:t>β(t)</w:t>
        </w:r>
      </w:ins>
      <w:del w:id="80" w:author="VAN BUNNIK Bram" w:date="2020-07-06T16:54:00Z">
        <w:r w:rsidDel="004F0A68">
          <w:rPr>
            <w:rFonts w:cstheme="minorHAnsi"/>
          </w:rPr>
          <w:delText>R</w:delText>
        </w:r>
        <w:r w:rsidRPr="00541416" w:rsidDel="004F0A68">
          <w:rPr>
            <w:rFonts w:cstheme="minorHAnsi"/>
            <w:vertAlign w:val="subscript"/>
          </w:rPr>
          <w:delText>0</w:delText>
        </w:r>
      </w:del>
      <w:r>
        <w:rPr>
          <w:rFonts w:cstheme="minorHAnsi"/>
        </w:rPr>
        <w:t xml:space="preserve"> reductions were found to be optimal for scenario 1,</w:t>
      </w:r>
      <w:r w:rsidR="00220214">
        <w:rPr>
          <w:rFonts w:cstheme="minorHAnsi"/>
        </w:rPr>
        <w:t xml:space="preserve"> </w:t>
      </w:r>
      <w:r>
        <w:rPr>
          <w:rFonts w:cstheme="minorHAnsi"/>
        </w:rPr>
        <w:t xml:space="preserve">2 and 5, with scenario 2 possessing a large optimal </w:t>
      </w:r>
      <w:ins w:id="81" w:author="VAN BUNNIK Bram" w:date="2020-07-06T16:54:00Z">
        <w:r w:rsidR="004F0A68">
          <w:rPr>
            <w:rFonts w:cstheme="minorHAnsi"/>
          </w:rPr>
          <w:t>β(t)</w:t>
        </w:r>
      </w:ins>
      <w:del w:id="82" w:author="VAN BUNNIK Bram" w:date="2020-07-06T16:54:00Z">
        <w:r w:rsidDel="004F0A68">
          <w:rPr>
            <w:rFonts w:cstheme="minorHAnsi"/>
          </w:rPr>
          <w:delText>R</w:delText>
        </w:r>
        <w:r w:rsidRPr="00541416" w:rsidDel="004F0A68">
          <w:rPr>
            <w:rFonts w:cstheme="minorHAnsi"/>
            <w:vertAlign w:val="subscript"/>
          </w:rPr>
          <w:delText>0</w:delText>
        </w:r>
        <w:r w:rsidDel="004F0A68">
          <w:rPr>
            <w:rFonts w:cstheme="minorHAnsi"/>
          </w:rPr>
          <w:delText xml:space="preserve"> </w:delText>
        </w:r>
      </w:del>
      <w:r>
        <w:rPr>
          <w:rFonts w:cstheme="minorHAnsi"/>
        </w:rPr>
        <w:t xml:space="preserve">reduction </w:t>
      </w:r>
      <w:r w:rsidR="00B030B7">
        <w:rPr>
          <w:rFonts w:cstheme="minorHAnsi"/>
        </w:rPr>
        <w:t>parameter space</w:t>
      </w:r>
      <w:r>
        <w:rPr>
          <w:rFonts w:cstheme="minorHAnsi"/>
        </w:rPr>
        <w:t xml:space="preserve"> to minimise I(t) peak. These optimal ranges for I(t) peak were </w:t>
      </w:r>
      <w:r w:rsidRPr="008773F8">
        <w:rPr>
          <w:rFonts w:cstheme="minorHAnsi"/>
          <w:b/>
          <w:bCs/>
          <w:highlight w:val="yellow"/>
        </w:rPr>
        <w:t>X, X-X and X</w:t>
      </w:r>
      <w:r>
        <w:rPr>
          <w:rFonts w:cstheme="minorHAnsi"/>
        </w:rPr>
        <w:t xml:space="preserve"> for scenario 1,</w:t>
      </w:r>
      <w:r w:rsidR="00DA1972">
        <w:rPr>
          <w:rFonts w:cstheme="minorHAnsi"/>
        </w:rPr>
        <w:t xml:space="preserve"> </w:t>
      </w:r>
      <w:r>
        <w:rPr>
          <w:rFonts w:cstheme="minorHAnsi"/>
        </w:rPr>
        <w:t xml:space="preserve">2 and 5, respectively. </w:t>
      </w:r>
      <w:r w:rsidR="00220214">
        <w:rPr>
          <w:rFonts w:cstheme="minorHAnsi"/>
        </w:rPr>
        <w:t xml:space="preserve">However, if a non-optimal </w:t>
      </w:r>
      <w:ins w:id="83" w:author="VAN BUNNIK Bram" w:date="2020-07-06T16:54:00Z">
        <w:r w:rsidR="004F0A68">
          <w:rPr>
            <w:rFonts w:cstheme="minorHAnsi"/>
          </w:rPr>
          <w:t>β(t)</w:t>
        </w:r>
      </w:ins>
      <w:del w:id="84" w:author="VAN BUNNIK Bram" w:date="2020-07-06T16:54:00Z">
        <w:r w:rsidR="00220214" w:rsidDel="004F0A68">
          <w:rPr>
            <w:rFonts w:cstheme="minorHAnsi"/>
          </w:rPr>
          <w:delText>R</w:delText>
        </w:r>
        <w:r w:rsidR="00220214" w:rsidRPr="00541416" w:rsidDel="004F0A68">
          <w:rPr>
            <w:rFonts w:cstheme="minorHAnsi"/>
            <w:vertAlign w:val="subscript"/>
          </w:rPr>
          <w:delText>0</w:delText>
        </w:r>
      </w:del>
      <w:r w:rsidR="00220214">
        <w:rPr>
          <w:rFonts w:cstheme="minorHAnsi"/>
        </w:rPr>
        <w:t xml:space="preserve"> reduction is chosen for scenario 1, 2 and 5, it is more beneficial to intervene too strongly, with “greater-than-optimal” </w:t>
      </w:r>
      <w:ins w:id="85" w:author="VAN BUNNIK Bram" w:date="2020-07-06T16:54:00Z">
        <w:r w:rsidR="004F0A68">
          <w:rPr>
            <w:rFonts w:cstheme="minorHAnsi"/>
          </w:rPr>
          <w:t>β(t)</w:t>
        </w:r>
      </w:ins>
      <w:del w:id="86" w:author="VAN BUNNIK Bram" w:date="2020-07-06T16:54:00Z">
        <w:r w:rsidR="00220214" w:rsidDel="004F0A68">
          <w:rPr>
            <w:rFonts w:cstheme="minorHAnsi"/>
          </w:rPr>
          <w:delText>R</w:delText>
        </w:r>
        <w:r w:rsidR="00220214" w:rsidRPr="00541416" w:rsidDel="004F0A68">
          <w:rPr>
            <w:rFonts w:cstheme="minorHAnsi"/>
            <w:vertAlign w:val="subscript"/>
          </w:rPr>
          <w:delText>0</w:delText>
        </w:r>
      </w:del>
      <w:r w:rsidR="00220214">
        <w:rPr>
          <w:rFonts w:cstheme="minorHAnsi"/>
        </w:rPr>
        <w:t xml:space="preserve"> reductions resulting in a lower I(t) peak and total cumulative incidence compared to </w:t>
      </w:r>
      <w:commentRangeStart w:id="87"/>
      <w:ins w:id="88" w:author="VAN BUNNIK Bram" w:date="2020-07-06T16:54:00Z">
        <w:r w:rsidR="004F0A68">
          <w:rPr>
            <w:rFonts w:cstheme="minorHAnsi"/>
          </w:rPr>
          <w:t>β(t)</w:t>
        </w:r>
      </w:ins>
      <w:del w:id="89" w:author="VAN BUNNIK Bram" w:date="2020-07-06T16:54:00Z">
        <w:r w:rsidR="00220214" w:rsidDel="004F0A68">
          <w:rPr>
            <w:rFonts w:cstheme="minorHAnsi"/>
          </w:rPr>
          <w:delText>R</w:delText>
        </w:r>
        <w:r w:rsidR="00220214" w:rsidRPr="00B030B7" w:rsidDel="004F0A68">
          <w:rPr>
            <w:rFonts w:cstheme="minorHAnsi"/>
            <w:vertAlign w:val="subscript"/>
          </w:rPr>
          <w:delText>0</w:delText>
        </w:r>
      </w:del>
      <w:r w:rsidR="00220214">
        <w:rPr>
          <w:rFonts w:cstheme="minorHAnsi"/>
        </w:rPr>
        <w:t xml:space="preserve"> </w:t>
      </w:r>
      <w:commentRangeEnd w:id="87"/>
      <w:r w:rsidR="004F0A68">
        <w:rPr>
          <w:rStyle w:val="CommentReference"/>
        </w:rPr>
        <w:commentReference w:id="87"/>
      </w:r>
      <w:r w:rsidR="00220214">
        <w:rPr>
          <w:rFonts w:cstheme="minorHAnsi"/>
        </w:rPr>
        <w:t xml:space="preserve">reduction values which are too weak. </w:t>
      </w:r>
    </w:p>
    <w:p w14:paraId="0C972C6C" w14:textId="77777777" w:rsidR="00220214" w:rsidRDefault="00220214" w:rsidP="00DA1972">
      <w:pPr>
        <w:spacing w:after="0" w:line="360" w:lineRule="auto"/>
        <w:jc w:val="both"/>
        <w:rPr>
          <w:rFonts w:cstheme="minorHAnsi"/>
        </w:rPr>
      </w:pPr>
    </w:p>
    <w:p w14:paraId="14545192" w14:textId="0BD4E3C5" w:rsidR="00220214" w:rsidRDefault="00CE6ABC" w:rsidP="00DA1972">
      <w:pPr>
        <w:spacing w:after="0" w:line="360" w:lineRule="auto"/>
        <w:jc w:val="both"/>
        <w:rPr>
          <w:rFonts w:cstheme="minorHAnsi"/>
        </w:rPr>
      </w:pPr>
      <w:r>
        <w:rPr>
          <w:rFonts w:cstheme="minorHAnsi"/>
        </w:rPr>
        <w:t xml:space="preserve">Scenario 1, 2 and 5 were found to possess </w:t>
      </w:r>
      <w:commentRangeStart w:id="90"/>
      <w:r>
        <w:rPr>
          <w:rFonts w:cstheme="minorHAnsi"/>
        </w:rPr>
        <w:t>no obvious optimal intervention duration</w:t>
      </w:r>
      <w:commentRangeEnd w:id="90"/>
      <w:r w:rsidR="004F0A68">
        <w:rPr>
          <w:rStyle w:val="CommentReference"/>
        </w:rPr>
        <w:commentReference w:id="90"/>
      </w:r>
      <w:r>
        <w:rPr>
          <w:rFonts w:cstheme="minorHAnsi"/>
        </w:rPr>
        <w:t>,</w:t>
      </w:r>
      <w:r w:rsidR="00220214">
        <w:rPr>
          <w:rFonts w:cstheme="minorHAnsi"/>
        </w:rPr>
        <w:t xml:space="preserve"> instead following a trend of longer intervention durations resulting in lower I(t) peak and total cumulative incidence (</w:t>
      </w:r>
      <w:r w:rsidR="00220214" w:rsidRPr="00220214">
        <w:rPr>
          <w:rFonts w:cstheme="minorHAnsi"/>
          <w:b/>
          <w:bCs/>
        </w:rPr>
        <w:t>Figure 2C</w:t>
      </w:r>
      <w:r w:rsidR="00220214">
        <w:rPr>
          <w:rFonts w:cstheme="minorHAnsi"/>
        </w:rPr>
        <w:t xml:space="preserve">). Scenario 3 and 4 were found to possess optimum intervention durations, with </w:t>
      </w:r>
      <w:r w:rsidR="00220214" w:rsidRPr="00DA1972">
        <w:rPr>
          <w:rFonts w:cstheme="minorHAnsi"/>
          <w:b/>
          <w:bCs/>
          <w:highlight w:val="yellow"/>
        </w:rPr>
        <w:t>X</w:t>
      </w:r>
      <w:r w:rsidR="00220214">
        <w:rPr>
          <w:rFonts w:cstheme="minorHAnsi"/>
        </w:rPr>
        <w:t xml:space="preserve"> and </w:t>
      </w:r>
      <w:r w:rsidR="00220214" w:rsidRPr="00DA1972">
        <w:rPr>
          <w:rFonts w:cstheme="minorHAnsi"/>
          <w:b/>
          <w:bCs/>
          <w:highlight w:val="yellow"/>
        </w:rPr>
        <w:t>X</w:t>
      </w:r>
      <w:r w:rsidR="00220214">
        <w:rPr>
          <w:rFonts w:cstheme="minorHAnsi"/>
        </w:rPr>
        <w:t xml:space="preserve"> intervention durations minimising the two outcome measures. </w:t>
      </w:r>
      <w:r w:rsidR="00DA1972">
        <w:rPr>
          <w:rFonts w:cstheme="minorHAnsi"/>
        </w:rPr>
        <w:t>However, if a non-optimal intervention duration is chosen</w:t>
      </w:r>
      <w:r w:rsidR="00B030B7">
        <w:rPr>
          <w:rFonts w:cstheme="minorHAnsi"/>
        </w:rPr>
        <w:t xml:space="preserve"> for these scenarios</w:t>
      </w:r>
      <w:r w:rsidR="00220214">
        <w:rPr>
          <w:rFonts w:cstheme="minorHAnsi"/>
        </w:rPr>
        <w:t>,</w:t>
      </w:r>
      <w:r w:rsidR="00DA1972">
        <w:rPr>
          <w:rFonts w:cstheme="minorHAnsi"/>
        </w:rPr>
        <w:t xml:space="preserve"> it is more beneficial to intervene for too long, with </w:t>
      </w:r>
      <w:r w:rsidR="00220214">
        <w:rPr>
          <w:rFonts w:cstheme="minorHAnsi"/>
        </w:rPr>
        <w:t xml:space="preserve">non-optimal increases to the intervention duration </w:t>
      </w:r>
      <w:r w:rsidR="00DA1972">
        <w:rPr>
          <w:rFonts w:cstheme="minorHAnsi"/>
        </w:rPr>
        <w:t xml:space="preserve">resulting in lower </w:t>
      </w:r>
      <w:r w:rsidR="00220214">
        <w:rPr>
          <w:rFonts w:cstheme="minorHAnsi"/>
        </w:rPr>
        <w:t xml:space="preserve">I(t) peak and total cumulative incidence, </w:t>
      </w:r>
      <w:r w:rsidR="00DA1972">
        <w:rPr>
          <w:rFonts w:cstheme="minorHAnsi"/>
        </w:rPr>
        <w:t xml:space="preserve">compared to equivalent “shorter-than-optimal” intervention durations. </w:t>
      </w:r>
    </w:p>
    <w:p w14:paraId="3FDC5D47" w14:textId="550DE09A" w:rsidR="00220214" w:rsidRDefault="00220214" w:rsidP="006A75FD">
      <w:pPr>
        <w:spacing w:after="0" w:line="360" w:lineRule="auto"/>
        <w:rPr>
          <w:rFonts w:cstheme="minorHAnsi"/>
        </w:rPr>
      </w:pPr>
    </w:p>
    <w:p w14:paraId="106E5EB9" w14:textId="75348C76" w:rsidR="00541416" w:rsidRDefault="00541416" w:rsidP="006A75FD">
      <w:pPr>
        <w:spacing w:after="0" w:line="360" w:lineRule="auto"/>
        <w:rPr>
          <w:rFonts w:cstheme="minorHAnsi"/>
        </w:rPr>
      </w:pPr>
    </w:p>
    <w:p w14:paraId="7BFD7FFA" w14:textId="4723966D" w:rsidR="00541416" w:rsidRDefault="00541416" w:rsidP="006A75FD">
      <w:pPr>
        <w:spacing w:after="0" w:line="360" w:lineRule="auto"/>
        <w:rPr>
          <w:rFonts w:cstheme="minorHAnsi"/>
        </w:rPr>
      </w:pPr>
    </w:p>
    <w:p w14:paraId="3B4EB022" w14:textId="54C7EEB4" w:rsidR="00541416" w:rsidRDefault="00541416" w:rsidP="006A75FD">
      <w:pPr>
        <w:spacing w:after="0" w:line="360" w:lineRule="auto"/>
        <w:rPr>
          <w:rFonts w:cstheme="minorHAnsi"/>
        </w:rPr>
      </w:pPr>
    </w:p>
    <w:p w14:paraId="151D4DE1" w14:textId="77777777" w:rsidR="00541416" w:rsidRDefault="00541416" w:rsidP="006A75FD">
      <w:pPr>
        <w:spacing w:after="0" w:line="360" w:lineRule="auto"/>
        <w:rPr>
          <w:rFonts w:cstheme="minorHAnsi"/>
        </w:rPr>
      </w:pPr>
    </w:p>
    <w:p w14:paraId="2ACA6AF2" w14:textId="77777777" w:rsidR="007162D8" w:rsidRDefault="007162D8" w:rsidP="00541416">
      <w:pPr>
        <w:spacing w:after="0" w:line="360" w:lineRule="auto"/>
        <w:jc w:val="both"/>
        <w:rPr>
          <w:rFonts w:cstheme="minorHAnsi"/>
        </w:rPr>
      </w:pPr>
    </w:p>
    <w:p w14:paraId="6214A819" w14:textId="4CB606B0" w:rsidR="007162D8" w:rsidRPr="007162D8" w:rsidRDefault="007162D8" w:rsidP="00541416">
      <w:pPr>
        <w:spacing w:after="0" w:line="360" w:lineRule="auto"/>
        <w:jc w:val="both"/>
        <w:rPr>
          <w:rFonts w:cstheme="minorHAnsi"/>
          <w:b/>
          <w:bCs/>
          <w:u w:val="single"/>
        </w:rPr>
      </w:pPr>
      <w:r w:rsidRPr="007162D8">
        <w:rPr>
          <w:rFonts w:cstheme="minorHAnsi"/>
          <w:b/>
          <w:bCs/>
          <w:u w:val="single"/>
        </w:rPr>
        <w:t>Analysis 3</w:t>
      </w:r>
    </w:p>
    <w:p w14:paraId="6248DC78" w14:textId="327588FA" w:rsidR="00541416" w:rsidRDefault="009E7AD6" w:rsidP="00541416">
      <w:pPr>
        <w:spacing w:after="0" w:line="360" w:lineRule="auto"/>
        <w:jc w:val="both"/>
        <w:rPr>
          <w:rFonts w:cstheme="minorHAnsi"/>
        </w:rPr>
      </w:pPr>
      <w:r>
        <w:rPr>
          <w:rFonts w:cstheme="minorHAnsi"/>
        </w:rPr>
        <w:t xml:space="preserve">A sensitivity </w:t>
      </w:r>
      <w:r w:rsidR="00541416">
        <w:rPr>
          <w:rFonts w:cstheme="minorHAnsi"/>
        </w:rPr>
        <w:t>analysis</w:t>
      </w:r>
      <w:r>
        <w:rPr>
          <w:rFonts w:cstheme="minorHAnsi"/>
        </w:rPr>
        <w:t xml:space="preserve"> was next conducted to identify </w:t>
      </w:r>
      <w:r w:rsidR="00541416">
        <w:rPr>
          <w:rFonts w:cstheme="minorHAnsi"/>
        </w:rPr>
        <w:t>the</w:t>
      </w:r>
      <w:r>
        <w:rPr>
          <w:rFonts w:cstheme="minorHAnsi"/>
        </w:rPr>
        <w:t xml:space="preserve"> optimal parameter space to minimise I(t) peak and total cumulative </w:t>
      </w:r>
      <w:r w:rsidR="00541416">
        <w:rPr>
          <w:rFonts w:cstheme="minorHAnsi"/>
        </w:rPr>
        <w:t>incidence</w:t>
      </w:r>
      <w:r>
        <w:rPr>
          <w:rFonts w:cstheme="minorHAnsi"/>
        </w:rPr>
        <w:t xml:space="preserve"> </w:t>
      </w:r>
      <w:r w:rsidR="00541416">
        <w:rPr>
          <w:rFonts w:cstheme="minorHAnsi"/>
        </w:rPr>
        <w:t>for a multi-dimension</w:t>
      </w:r>
      <w:r w:rsidR="00B030B7">
        <w:rPr>
          <w:rFonts w:cstheme="minorHAnsi"/>
        </w:rPr>
        <w:t>al</w:t>
      </w:r>
      <w:r w:rsidR="00541416">
        <w:rPr>
          <w:rFonts w:cstheme="minorHAnsi"/>
        </w:rPr>
        <w:t xml:space="preserve"> parameter space: </w:t>
      </w:r>
      <w:r>
        <w:rPr>
          <w:rFonts w:cstheme="minorHAnsi"/>
        </w:rPr>
        <w:t xml:space="preserve">1) Intervention trigger </w:t>
      </w:r>
      <w:r w:rsidR="00B030B7">
        <w:rPr>
          <w:rFonts w:cstheme="minorHAnsi"/>
        </w:rPr>
        <w:t xml:space="preserve">day </w:t>
      </w:r>
      <w:r>
        <w:rPr>
          <w:rFonts w:cstheme="minorHAnsi"/>
        </w:rPr>
        <w:t>and 2) Intervention duration</w:t>
      </w:r>
      <w:r w:rsidR="00541416">
        <w:rPr>
          <w:rFonts w:cstheme="minorHAnsi"/>
        </w:rPr>
        <w:t xml:space="preserve"> (</w:t>
      </w:r>
      <w:r w:rsidR="00541416" w:rsidRPr="00541416">
        <w:rPr>
          <w:rFonts w:cstheme="minorHAnsi"/>
          <w:b/>
          <w:bCs/>
        </w:rPr>
        <w:t>Figure 3</w:t>
      </w:r>
      <w:r w:rsidR="00541416">
        <w:rPr>
          <w:rFonts w:cstheme="minorHAnsi"/>
        </w:rPr>
        <w:t>)</w:t>
      </w:r>
      <w:r>
        <w:rPr>
          <w:rFonts w:cstheme="minorHAnsi"/>
        </w:rPr>
        <w:t xml:space="preserve">. </w:t>
      </w:r>
      <w:r w:rsidR="00541416">
        <w:rPr>
          <w:rFonts w:cstheme="minorHAnsi"/>
        </w:rPr>
        <w:t>We additionally explore the sensitivity of th</w:t>
      </w:r>
      <w:r w:rsidR="00B030B7">
        <w:rPr>
          <w:rFonts w:cstheme="minorHAnsi"/>
        </w:rPr>
        <w:t xml:space="preserve">is analysis </w:t>
      </w:r>
      <w:r w:rsidR="00541416">
        <w:rPr>
          <w:rFonts w:cstheme="minorHAnsi"/>
        </w:rPr>
        <w:t>to the intervention R</w:t>
      </w:r>
      <w:r w:rsidR="00541416" w:rsidRPr="00541416">
        <w:rPr>
          <w:rFonts w:cstheme="minorHAnsi"/>
          <w:vertAlign w:val="subscript"/>
        </w:rPr>
        <w:t>0</w:t>
      </w:r>
      <w:r w:rsidR="00541416">
        <w:rPr>
          <w:rFonts w:cstheme="minorHAnsi"/>
        </w:rPr>
        <w:t xml:space="preserve"> magnitude by ranging th</w:t>
      </w:r>
      <w:r w:rsidR="00B030B7">
        <w:rPr>
          <w:rFonts w:cstheme="minorHAnsi"/>
        </w:rPr>
        <w:t xml:space="preserve">is parameter </w:t>
      </w:r>
      <w:r w:rsidR="00541416">
        <w:rPr>
          <w:rFonts w:cstheme="minorHAnsi"/>
        </w:rPr>
        <w:t>sequentia</w:t>
      </w:r>
      <w:r w:rsidR="00793254">
        <w:rPr>
          <w:rFonts w:cstheme="minorHAnsi"/>
        </w:rPr>
        <w:t>l</w:t>
      </w:r>
      <w:r w:rsidR="00541416">
        <w:rPr>
          <w:rFonts w:cstheme="minorHAnsi"/>
        </w:rPr>
        <w:t>l</w:t>
      </w:r>
      <w:r w:rsidR="00793254">
        <w:rPr>
          <w:rFonts w:cstheme="minorHAnsi"/>
        </w:rPr>
        <w:t>y</w:t>
      </w:r>
      <w:r w:rsidR="00541416">
        <w:rPr>
          <w:rFonts w:cstheme="minorHAnsi"/>
        </w:rPr>
        <w:t xml:space="preserve"> </w:t>
      </w:r>
      <w:r w:rsidR="00B030B7">
        <w:rPr>
          <w:rFonts w:cstheme="minorHAnsi"/>
        </w:rPr>
        <w:t>from</w:t>
      </w:r>
      <w:r w:rsidR="00541416">
        <w:rPr>
          <w:rFonts w:cstheme="minorHAnsi"/>
        </w:rPr>
        <w:t xml:space="preserve"> 0, 0.5 and 1 (</w:t>
      </w:r>
      <w:r w:rsidR="00541416" w:rsidRPr="00541416">
        <w:rPr>
          <w:rFonts w:cstheme="minorHAnsi"/>
          <w:b/>
          <w:bCs/>
        </w:rPr>
        <w:t>Figure S2+3</w:t>
      </w:r>
      <w:r w:rsidR="00541416">
        <w:rPr>
          <w:rFonts w:cstheme="minorHAnsi"/>
        </w:rPr>
        <w:t xml:space="preserve">). This allowed us to explore the sensitivity of the system to a third parameter. </w:t>
      </w:r>
    </w:p>
    <w:p w14:paraId="6CC59188" w14:textId="726CFE32" w:rsidR="005D747D" w:rsidRDefault="005D747D" w:rsidP="0014634D">
      <w:pPr>
        <w:spacing w:after="0" w:line="360" w:lineRule="auto"/>
        <w:rPr>
          <w:rFonts w:cstheme="minorHAnsi"/>
        </w:rPr>
      </w:pPr>
    </w:p>
    <w:p w14:paraId="0F3C4538" w14:textId="1638338A" w:rsidR="0014634D" w:rsidRDefault="0014634D" w:rsidP="006A75FD">
      <w:pPr>
        <w:spacing w:after="0" w:line="360" w:lineRule="auto"/>
        <w:rPr>
          <w:rFonts w:cstheme="minorHAnsi"/>
          <w:b/>
          <w:bCs/>
          <w:u w:val="single"/>
        </w:rPr>
      </w:pPr>
    </w:p>
    <w:p w14:paraId="32A74543" w14:textId="77777777" w:rsidR="006A75FD" w:rsidRPr="007A76F0" w:rsidRDefault="006A75FD" w:rsidP="006A75FD">
      <w:pPr>
        <w:spacing w:after="0" w:line="360" w:lineRule="auto"/>
        <w:rPr>
          <w:rFonts w:cstheme="minorHAnsi"/>
        </w:rPr>
      </w:pPr>
    </w:p>
    <w:p w14:paraId="5618EEA9" w14:textId="77777777" w:rsidR="006A75FD" w:rsidRPr="00C13B7B" w:rsidRDefault="006A75FD" w:rsidP="008C0BEE">
      <w:pPr>
        <w:spacing w:after="0" w:line="360" w:lineRule="auto"/>
        <w:jc w:val="center"/>
        <w:rPr>
          <w:rFonts w:cstheme="minorHAnsi"/>
        </w:rPr>
      </w:pPr>
      <w:commentRangeStart w:id="91"/>
      <w:r>
        <w:rPr>
          <w:noProof/>
          <w:lang w:eastAsia="en-GB"/>
        </w:rPr>
        <w:drawing>
          <wp:inline distT="0" distB="0" distL="0" distR="0" wp14:anchorId="41A4733F" wp14:editId="3AA95BCB">
            <wp:extent cx="4530457" cy="72485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0545" cy="7280664"/>
                    </a:xfrm>
                    <a:prstGeom prst="rect">
                      <a:avLst/>
                    </a:prstGeom>
                    <a:noFill/>
                    <a:ln>
                      <a:noFill/>
                    </a:ln>
                  </pic:spPr>
                </pic:pic>
              </a:graphicData>
            </a:graphic>
          </wp:inline>
        </w:drawing>
      </w:r>
      <w:commentRangeEnd w:id="91"/>
      <w:r w:rsidR="00447794">
        <w:rPr>
          <w:rStyle w:val="CommentReference"/>
        </w:rPr>
        <w:commentReference w:id="91"/>
      </w:r>
    </w:p>
    <w:p w14:paraId="1DC06E01" w14:textId="65C00805" w:rsidR="00AB6924" w:rsidRDefault="006A75FD" w:rsidP="00AB6924">
      <w:pPr>
        <w:spacing w:after="0" w:line="360" w:lineRule="auto"/>
        <w:jc w:val="both"/>
        <w:rPr>
          <w:rFonts w:cstheme="minorHAnsi"/>
        </w:rPr>
      </w:pPr>
      <w:r w:rsidRPr="00C13B7B">
        <w:rPr>
          <w:rFonts w:cstheme="minorHAnsi"/>
          <w:b/>
          <w:bCs/>
        </w:rPr>
        <w:t xml:space="preserve">Figure </w:t>
      </w:r>
      <w:r>
        <w:rPr>
          <w:rFonts w:cstheme="minorHAnsi"/>
          <w:b/>
          <w:bCs/>
        </w:rPr>
        <w:t>3</w:t>
      </w:r>
      <w:r w:rsidRPr="00C13B7B">
        <w:rPr>
          <w:rFonts w:cstheme="minorHAnsi"/>
          <w:b/>
          <w:bCs/>
        </w:rPr>
        <w:t xml:space="preserve">. </w:t>
      </w:r>
      <w:r w:rsidR="00541416">
        <w:rPr>
          <w:rFonts w:cstheme="minorHAnsi"/>
          <w:b/>
          <w:bCs/>
        </w:rPr>
        <w:t>Sensitivity analysis for I(t)</w:t>
      </w:r>
      <w:r w:rsidR="002F5671">
        <w:rPr>
          <w:rFonts w:cstheme="minorHAnsi"/>
          <w:b/>
          <w:bCs/>
        </w:rPr>
        <w:t xml:space="preserve"> </w:t>
      </w:r>
      <w:r w:rsidR="00541416">
        <w:rPr>
          <w:rFonts w:cstheme="minorHAnsi"/>
          <w:b/>
          <w:bCs/>
        </w:rPr>
        <w:t>peak and total cumulative incidence</w:t>
      </w:r>
      <w:r w:rsidR="00AB6924">
        <w:rPr>
          <w:rFonts w:cstheme="minorHAnsi"/>
          <w:b/>
          <w:bCs/>
        </w:rPr>
        <w:t xml:space="preserve"> for intervention trigger day and the intervention duration. This was explored for the</w:t>
      </w:r>
      <w:r w:rsidR="00541416">
        <w:rPr>
          <w:rFonts w:cstheme="minorHAnsi"/>
          <w:b/>
          <w:bCs/>
        </w:rPr>
        <w:t xml:space="preserve"> five intervention scenarios. </w:t>
      </w:r>
      <w:commentRangeStart w:id="92"/>
      <w:r w:rsidR="00AB6924">
        <w:rPr>
          <w:rFonts w:cstheme="minorHAnsi"/>
        </w:rPr>
        <w:t>As intervention duration was an explored parameter, it is not possible to ensure equivalent intervention magnitudes over the considered intervention period for a given parameter space value for scenario 1 vs scenario 2, 3, 4 and 5. The scenario 1 sensitivity analysis should be considered independent and non-comparable to other scenarios for a given parameter combination.</w:t>
      </w:r>
      <w:commentRangeEnd w:id="92"/>
      <w:r w:rsidR="00447794">
        <w:rPr>
          <w:rStyle w:val="CommentReference"/>
        </w:rPr>
        <w:commentReference w:id="92"/>
      </w:r>
      <w:r w:rsidR="00AB6924">
        <w:rPr>
          <w:rFonts w:cstheme="minorHAnsi"/>
        </w:rPr>
        <w:t xml:space="preserve"> </w:t>
      </w:r>
    </w:p>
    <w:p w14:paraId="6C8D0ADD" w14:textId="77777777" w:rsidR="00B030B7" w:rsidRDefault="00B030B7" w:rsidP="00DE3D0B">
      <w:pPr>
        <w:spacing w:after="0" w:line="360" w:lineRule="auto"/>
        <w:jc w:val="both"/>
        <w:rPr>
          <w:rFonts w:cstheme="minorHAnsi"/>
        </w:rPr>
      </w:pPr>
      <w:commentRangeStart w:id="93"/>
      <w:r>
        <w:rPr>
          <w:rFonts w:cstheme="minorHAnsi"/>
        </w:rPr>
        <w:t xml:space="preserve">The optimal parameter space for the intervention duration/intervention trigger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the I(t) peak I for scenarios 1, 2, 3, 4 and 5 respectively. The optimal parameter space to minimise the total cumulative incidence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the intervention duration/intervention trigger for scenario 1, 2, 3, 4 and 5 respectively. </w:t>
      </w:r>
      <w:r w:rsidR="002F5671">
        <w:rPr>
          <w:rFonts w:cstheme="minorHAnsi"/>
        </w:rPr>
        <w:t>Similar</w:t>
      </w:r>
      <w:r w:rsidR="005940F6">
        <w:rPr>
          <w:rFonts w:cstheme="minorHAnsi"/>
        </w:rPr>
        <w:t xml:space="preserve"> agreement</w:t>
      </w:r>
      <w:r w:rsidR="008C025F">
        <w:rPr>
          <w:rFonts w:cstheme="minorHAnsi"/>
        </w:rPr>
        <w:t xml:space="preserve"> was found</w:t>
      </w:r>
      <w:r w:rsidR="002F5671">
        <w:rPr>
          <w:rFonts w:cstheme="minorHAnsi"/>
        </w:rPr>
        <w:t xml:space="preserve"> between the optimal parameter space to minimise the I(t)</w:t>
      </w:r>
      <w:r w:rsidR="00036AD2">
        <w:rPr>
          <w:rFonts w:cstheme="minorHAnsi"/>
        </w:rPr>
        <w:t xml:space="preserve"> </w:t>
      </w:r>
      <w:r w:rsidR="002F5671">
        <w:rPr>
          <w:rFonts w:cstheme="minorHAnsi"/>
        </w:rPr>
        <w:t>peak and the total cumulative</w:t>
      </w:r>
      <w:r>
        <w:rPr>
          <w:rFonts w:cstheme="minorHAnsi"/>
        </w:rPr>
        <w:t xml:space="preserve"> incidence</w:t>
      </w:r>
      <w:r w:rsidR="002F5671">
        <w:rPr>
          <w:rFonts w:cstheme="minorHAnsi"/>
        </w:rPr>
        <w:t xml:space="preserve">. This phenomenon was identified across all five scenarios. </w:t>
      </w:r>
      <w:commentRangeEnd w:id="93"/>
      <w:r w:rsidR="00303EBD">
        <w:rPr>
          <w:rStyle w:val="CommentReference"/>
        </w:rPr>
        <w:commentReference w:id="93"/>
      </w:r>
    </w:p>
    <w:p w14:paraId="23ACF628" w14:textId="77777777" w:rsidR="00B030B7" w:rsidRDefault="00B030B7" w:rsidP="00DE3D0B">
      <w:pPr>
        <w:spacing w:after="0" w:line="360" w:lineRule="auto"/>
        <w:jc w:val="both"/>
        <w:rPr>
          <w:rFonts w:cstheme="minorHAnsi"/>
        </w:rPr>
      </w:pPr>
    </w:p>
    <w:p w14:paraId="4D475A6E" w14:textId="0C7BA8C4" w:rsidR="000D0FF4" w:rsidRDefault="000D0FF4" w:rsidP="00DE3D0B">
      <w:pPr>
        <w:spacing w:after="0" w:line="360" w:lineRule="auto"/>
        <w:jc w:val="both"/>
        <w:rPr>
          <w:rFonts w:cstheme="minorHAnsi"/>
        </w:rPr>
      </w:pPr>
      <w:r>
        <w:rPr>
          <w:rFonts w:cstheme="minorHAnsi"/>
        </w:rPr>
        <w:t>Scenario 1 and 2 w</w:t>
      </w:r>
      <w:r w:rsidR="00B030B7">
        <w:rPr>
          <w:rFonts w:cstheme="minorHAnsi"/>
        </w:rPr>
        <w:t>ere</w:t>
      </w:r>
      <w:r>
        <w:rPr>
          <w:rFonts w:cstheme="minorHAnsi"/>
        </w:rPr>
        <w:t xml:space="preserve"> found to favour a later</w:t>
      </w:r>
      <w:r w:rsidR="005940F6">
        <w:rPr>
          <w:rFonts w:cstheme="minorHAnsi"/>
        </w:rPr>
        <w:t xml:space="preserve"> intervention trigger </w:t>
      </w:r>
      <w:ins w:id="94" w:author="VAN BUNNIK Bram" w:date="2020-07-15T10:56:00Z">
        <w:r w:rsidR="00303EBD">
          <w:rPr>
            <w:rFonts w:cstheme="minorHAnsi"/>
          </w:rPr>
          <w:t xml:space="preserve">(how much?) </w:t>
        </w:r>
      </w:ins>
      <w:r w:rsidR="005940F6">
        <w:rPr>
          <w:rFonts w:cstheme="minorHAnsi"/>
        </w:rPr>
        <w:t xml:space="preserve">and </w:t>
      </w:r>
      <w:r>
        <w:rPr>
          <w:rFonts w:cstheme="minorHAnsi"/>
        </w:rPr>
        <w:t>a moderate-to-high intervention duration</w:t>
      </w:r>
      <w:ins w:id="95" w:author="VAN BUNNIK Bram" w:date="2020-07-15T10:56:00Z">
        <w:r w:rsidR="00303EBD">
          <w:rPr>
            <w:rFonts w:cstheme="minorHAnsi"/>
          </w:rPr>
          <w:t xml:space="preserve"> (what is moderate to high?)</w:t>
        </w:r>
      </w:ins>
      <w:r>
        <w:rPr>
          <w:rFonts w:cstheme="minorHAnsi"/>
        </w:rPr>
        <w:t>. In contrast, as the intervention trigger day increase</w:t>
      </w:r>
      <w:r w:rsidR="00B030B7">
        <w:rPr>
          <w:rFonts w:cstheme="minorHAnsi"/>
        </w:rPr>
        <w:t>d</w:t>
      </w:r>
      <w:r>
        <w:rPr>
          <w:rFonts w:cstheme="minorHAnsi"/>
        </w:rPr>
        <w:t>, subsequent decreases</w:t>
      </w:r>
      <w:r w:rsidR="00B030B7">
        <w:rPr>
          <w:rFonts w:cstheme="minorHAnsi"/>
        </w:rPr>
        <w:t xml:space="preserve"> in the intervention duration</w:t>
      </w:r>
      <w:r>
        <w:rPr>
          <w:rFonts w:cstheme="minorHAnsi"/>
        </w:rPr>
        <w:t xml:space="preserve"> </w:t>
      </w:r>
      <w:commentRangeStart w:id="96"/>
      <w:r w:rsidR="00B030B7">
        <w:rPr>
          <w:rFonts w:cstheme="minorHAnsi"/>
        </w:rPr>
        <w:t>were</w:t>
      </w:r>
      <w:r>
        <w:rPr>
          <w:rFonts w:cstheme="minorHAnsi"/>
        </w:rPr>
        <w:t xml:space="preserve"> necessary to maintain the optimal parameter space for scenario 3 and 4. </w:t>
      </w:r>
      <w:commentRangeEnd w:id="96"/>
      <w:r w:rsidR="00C02B14">
        <w:rPr>
          <w:rStyle w:val="CommentReference"/>
        </w:rPr>
        <w:commentReference w:id="96"/>
      </w:r>
      <w:r>
        <w:rPr>
          <w:rFonts w:cstheme="minorHAnsi"/>
        </w:rPr>
        <w:t xml:space="preserve">With this trend being almost linear for scenario 3. </w:t>
      </w:r>
      <w:commentRangeStart w:id="97"/>
      <w:r>
        <w:rPr>
          <w:rFonts w:cstheme="minorHAnsi"/>
        </w:rPr>
        <w:t>Scenario 5 was found to possess a</w:t>
      </w:r>
      <w:r w:rsidR="00D8349C">
        <w:rPr>
          <w:rFonts w:cstheme="minorHAnsi"/>
        </w:rPr>
        <w:t>n</w:t>
      </w:r>
      <w:r>
        <w:rPr>
          <w:rFonts w:cstheme="minorHAnsi"/>
        </w:rPr>
        <w:t xml:space="preserve"> optimal parameter space in between these two observations</w:t>
      </w:r>
      <w:r w:rsidR="00D8349C">
        <w:rPr>
          <w:rFonts w:cstheme="minorHAnsi"/>
        </w:rPr>
        <w:t xml:space="preserve">, with a wide optimal parameter space for both I(t) peak and total cumulative incidence. </w:t>
      </w:r>
      <w:commentRangeEnd w:id="97"/>
      <w:r w:rsidR="00C02B14">
        <w:rPr>
          <w:rStyle w:val="CommentReference"/>
        </w:rPr>
        <w:commentReference w:id="97"/>
      </w:r>
    </w:p>
    <w:p w14:paraId="60309329" w14:textId="6B19727A" w:rsidR="004E7801" w:rsidRDefault="004E7801" w:rsidP="00DE3D0B">
      <w:pPr>
        <w:spacing w:after="0" w:line="360" w:lineRule="auto"/>
        <w:jc w:val="both"/>
        <w:rPr>
          <w:rFonts w:cstheme="minorHAnsi"/>
        </w:rPr>
      </w:pPr>
    </w:p>
    <w:p w14:paraId="092DF0DB" w14:textId="0F4DD683" w:rsidR="00D8349C" w:rsidRDefault="00D8349C" w:rsidP="00DE3D0B">
      <w:pPr>
        <w:spacing w:after="0" w:line="360" w:lineRule="auto"/>
        <w:jc w:val="both"/>
        <w:rPr>
          <w:rFonts w:cstheme="minorHAnsi"/>
        </w:rPr>
      </w:pPr>
      <w:commentRangeStart w:id="98"/>
      <w:r>
        <w:rPr>
          <w:rFonts w:cstheme="minorHAnsi"/>
        </w:rPr>
        <w:t>Interestingly, the longer an intervention duration is extended, the more room for error</w:t>
      </w:r>
      <w:r w:rsidR="00B030B7">
        <w:rPr>
          <w:rFonts w:cstheme="minorHAnsi"/>
        </w:rPr>
        <w:t xml:space="preserve"> there is</w:t>
      </w:r>
      <w:r>
        <w:rPr>
          <w:rFonts w:cstheme="minorHAnsi"/>
        </w:rPr>
        <w:t xml:space="preserve"> to choose a non-optimal intervention trigger, whilst still returning somewhat minimal I(t) peak and total cumulative incidence. This was found to be consistent across all intervention scenarios, with varying degrees of non-optimal parameter space allowing for relatively minimal adverse outcome measure values. </w:t>
      </w:r>
      <w:commentRangeEnd w:id="98"/>
      <w:r w:rsidR="00C02B14">
        <w:rPr>
          <w:rStyle w:val="CommentReference"/>
        </w:rPr>
        <w:commentReference w:id="98"/>
      </w:r>
    </w:p>
    <w:p w14:paraId="33C83168" w14:textId="221C2B50" w:rsidR="00DE3D0B" w:rsidRDefault="00DE3D0B" w:rsidP="006A75FD">
      <w:pPr>
        <w:spacing w:after="0" w:line="360" w:lineRule="auto"/>
        <w:rPr>
          <w:rFonts w:cstheme="minorHAnsi"/>
        </w:rPr>
      </w:pPr>
    </w:p>
    <w:p w14:paraId="2DB66F4F" w14:textId="447D0601" w:rsidR="00DE3D0B" w:rsidRPr="00DE3D0B" w:rsidRDefault="00DE3D0B" w:rsidP="006A75FD">
      <w:pPr>
        <w:spacing w:after="0" w:line="360" w:lineRule="auto"/>
        <w:rPr>
          <w:rFonts w:cstheme="minorHAnsi"/>
          <w:b/>
          <w:bCs/>
        </w:rPr>
      </w:pPr>
      <w:r w:rsidRPr="00DE3D0B">
        <w:rPr>
          <w:rFonts w:cstheme="minorHAnsi"/>
          <w:b/>
          <w:bCs/>
          <w:highlight w:val="yellow"/>
        </w:rPr>
        <w:t xml:space="preserve">MENTION THE </w:t>
      </w:r>
      <w:ins w:id="99" w:author="VAN BUNNIK Bram" w:date="2020-07-15T11:06:00Z">
        <w:r w:rsidR="00C02B14">
          <w:rPr>
            <w:rFonts w:cstheme="minorHAnsi"/>
            <w:b/>
            <w:bCs/>
            <w:highlight w:val="yellow"/>
          </w:rPr>
          <w:t>β(t)</w:t>
        </w:r>
      </w:ins>
      <w:del w:id="100" w:author="VAN BUNNIK Bram" w:date="2020-07-15T11:06:00Z">
        <w:r w:rsidRPr="00DE3D0B" w:rsidDel="00C02B14">
          <w:rPr>
            <w:rFonts w:cstheme="minorHAnsi"/>
            <w:b/>
            <w:bCs/>
            <w:highlight w:val="yellow"/>
          </w:rPr>
          <w:delText>R</w:delText>
        </w:r>
        <w:r w:rsidRPr="00036AD2" w:rsidDel="00C02B14">
          <w:rPr>
            <w:rFonts w:cstheme="minorHAnsi"/>
            <w:b/>
            <w:bCs/>
            <w:highlight w:val="yellow"/>
            <w:vertAlign w:val="subscript"/>
          </w:rPr>
          <w:delText>0</w:delText>
        </w:r>
      </w:del>
      <w:r>
        <w:rPr>
          <w:rFonts w:cstheme="minorHAnsi"/>
          <w:b/>
          <w:bCs/>
          <w:highlight w:val="yellow"/>
        </w:rPr>
        <w:t xml:space="preserve"> SUPPLEMENTARY</w:t>
      </w:r>
      <w:r w:rsidRPr="00DE3D0B">
        <w:rPr>
          <w:rFonts w:cstheme="minorHAnsi"/>
          <w:b/>
          <w:bCs/>
          <w:highlight w:val="yellow"/>
        </w:rPr>
        <w:t xml:space="preserve"> ANALYSIS HERE</w:t>
      </w:r>
    </w:p>
    <w:p w14:paraId="10510C4E" w14:textId="47F8BF45" w:rsidR="006A75FD" w:rsidRDefault="006A75FD" w:rsidP="006A75FD">
      <w:pPr>
        <w:spacing w:after="0" w:line="360" w:lineRule="auto"/>
        <w:rPr>
          <w:rFonts w:cstheme="minorHAnsi"/>
        </w:rPr>
      </w:pPr>
    </w:p>
    <w:p w14:paraId="2CCE9E19" w14:textId="0D93EB5E" w:rsidR="00DE3D0B" w:rsidRDefault="00DE3D0B" w:rsidP="006A75FD">
      <w:pPr>
        <w:spacing w:after="0" w:line="360" w:lineRule="auto"/>
        <w:rPr>
          <w:rFonts w:cstheme="minorHAnsi"/>
        </w:rPr>
      </w:pPr>
    </w:p>
    <w:p w14:paraId="7EB93728" w14:textId="2285FAB6" w:rsidR="00DE3D0B" w:rsidRDefault="00DE3D0B" w:rsidP="006A75FD">
      <w:pPr>
        <w:spacing w:after="0" w:line="360" w:lineRule="auto"/>
        <w:rPr>
          <w:rFonts w:cstheme="minorHAnsi"/>
        </w:rPr>
      </w:pPr>
    </w:p>
    <w:p w14:paraId="08EFD14B" w14:textId="733CCE0F" w:rsidR="00DE3D0B" w:rsidRDefault="00DE3D0B" w:rsidP="006A75FD">
      <w:pPr>
        <w:spacing w:after="0" w:line="360" w:lineRule="auto"/>
        <w:rPr>
          <w:rFonts w:cstheme="minorHAnsi"/>
        </w:rPr>
      </w:pPr>
    </w:p>
    <w:p w14:paraId="7EBA0EE8" w14:textId="42DAC50E" w:rsidR="00DE3D0B" w:rsidRDefault="00DE3D0B" w:rsidP="006A75FD">
      <w:pPr>
        <w:spacing w:after="0" w:line="360" w:lineRule="auto"/>
        <w:rPr>
          <w:rFonts w:cstheme="minorHAnsi"/>
        </w:rPr>
      </w:pPr>
    </w:p>
    <w:p w14:paraId="5DC67DC8" w14:textId="22D43760" w:rsidR="00DE3D0B" w:rsidRDefault="00DE3D0B" w:rsidP="006A75FD">
      <w:pPr>
        <w:spacing w:after="0" w:line="360" w:lineRule="auto"/>
        <w:rPr>
          <w:rFonts w:cstheme="minorHAnsi"/>
        </w:rPr>
      </w:pPr>
    </w:p>
    <w:p w14:paraId="425D2FEC" w14:textId="0C04469B" w:rsidR="00DE3D0B" w:rsidRDefault="00DE3D0B" w:rsidP="006A75FD">
      <w:pPr>
        <w:spacing w:after="0" w:line="360" w:lineRule="auto"/>
        <w:rPr>
          <w:rFonts w:cstheme="minorHAnsi"/>
        </w:rPr>
      </w:pPr>
    </w:p>
    <w:p w14:paraId="1B1561EE" w14:textId="1E5AB517" w:rsidR="00DE3D0B" w:rsidRDefault="00DE3D0B" w:rsidP="006A75FD">
      <w:pPr>
        <w:spacing w:after="0" w:line="360" w:lineRule="auto"/>
        <w:rPr>
          <w:rFonts w:cstheme="minorHAnsi"/>
        </w:rPr>
      </w:pPr>
    </w:p>
    <w:p w14:paraId="18E1EDBA" w14:textId="2E69BF27" w:rsidR="00DE3D0B" w:rsidRDefault="00DE3D0B" w:rsidP="006A75FD">
      <w:pPr>
        <w:spacing w:after="0" w:line="360" w:lineRule="auto"/>
        <w:rPr>
          <w:rFonts w:cstheme="minorHAnsi"/>
        </w:rPr>
      </w:pPr>
    </w:p>
    <w:p w14:paraId="29D7190E" w14:textId="3BE8F86A" w:rsidR="00DE3D0B" w:rsidRDefault="00DE3D0B" w:rsidP="006A75FD">
      <w:pPr>
        <w:spacing w:after="0" w:line="360" w:lineRule="auto"/>
        <w:rPr>
          <w:rFonts w:cstheme="minorHAnsi"/>
        </w:rPr>
      </w:pPr>
    </w:p>
    <w:p w14:paraId="738EDB8A" w14:textId="4A891F97" w:rsidR="00DE3D0B" w:rsidRDefault="00DE3D0B" w:rsidP="006A75FD">
      <w:pPr>
        <w:spacing w:after="0" w:line="360" w:lineRule="auto"/>
        <w:rPr>
          <w:rFonts w:cstheme="minorHAnsi"/>
        </w:rPr>
      </w:pPr>
    </w:p>
    <w:p w14:paraId="098DB169" w14:textId="1BDBBC8C" w:rsidR="00DE3D0B" w:rsidRDefault="00DE3D0B" w:rsidP="006A75FD">
      <w:pPr>
        <w:spacing w:after="0" w:line="360" w:lineRule="auto"/>
        <w:rPr>
          <w:rFonts w:cstheme="minorHAnsi"/>
        </w:rPr>
      </w:pPr>
    </w:p>
    <w:p w14:paraId="57DD1190" w14:textId="56F79ED2" w:rsidR="00DE3D0B" w:rsidRDefault="00DE3D0B" w:rsidP="006A75FD">
      <w:pPr>
        <w:spacing w:after="0" w:line="360" w:lineRule="auto"/>
        <w:rPr>
          <w:rFonts w:cstheme="minorHAnsi"/>
        </w:rPr>
      </w:pPr>
    </w:p>
    <w:p w14:paraId="6072E366" w14:textId="15011236" w:rsidR="007162D8" w:rsidRPr="007162D8" w:rsidRDefault="007162D8" w:rsidP="00AE67CF">
      <w:pPr>
        <w:spacing w:after="0" w:line="360" w:lineRule="auto"/>
        <w:jc w:val="both"/>
        <w:rPr>
          <w:rFonts w:cstheme="minorHAnsi"/>
          <w:b/>
          <w:bCs/>
          <w:u w:val="single"/>
        </w:rPr>
      </w:pPr>
      <w:r w:rsidRPr="007162D8">
        <w:rPr>
          <w:rFonts w:cstheme="minorHAnsi"/>
          <w:b/>
          <w:bCs/>
          <w:u w:val="single"/>
        </w:rPr>
        <w:t xml:space="preserve">Analysis </w:t>
      </w:r>
      <w:r>
        <w:rPr>
          <w:rFonts w:cstheme="minorHAnsi"/>
          <w:b/>
          <w:bCs/>
          <w:u w:val="single"/>
        </w:rPr>
        <w:t>4</w:t>
      </w:r>
    </w:p>
    <w:p w14:paraId="62E51ADE" w14:textId="467DE5BE" w:rsidR="00AE67CF" w:rsidRDefault="00AE67CF" w:rsidP="00AE67CF">
      <w:pPr>
        <w:spacing w:after="0" w:line="360" w:lineRule="auto"/>
        <w:jc w:val="both"/>
        <w:rPr>
          <w:rFonts w:cstheme="minorHAnsi"/>
        </w:rPr>
      </w:pPr>
      <w:r w:rsidRPr="00AE67CF">
        <w:rPr>
          <w:rFonts w:cstheme="minorHAnsi"/>
        </w:rPr>
        <w:t xml:space="preserve">The impact of repeated interventions for the five scenarios on the trajectory of the COVID-19 epidemic curve was next explored. </w:t>
      </w:r>
      <w:r>
        <w:rPr>
          <w:rFonts w:cstheme="minorHAnsi"/>
        </w:rPr>
        <w:t xml:space="preserve">Two interventions for </w:t>
      </w:r>
      <w:r w:rsidR="00036AD2">
        <w:rPr>
          <w:rFonts w:cstheme="minorHAnsi"/>
        </w:rPr>
        <w:t>each</w:t>
      </w:r>
      <w:r>
        <w:rPr>
          <w:rFonts w:cstheme="minorHAnsi"/>
        </w:rPr>
        <w:t xml:space="preserve"> scenario w</w:t>
      </w:r>
      <w:ins w:id="101" w:author="VAN BUNNIK Bram" w:date="2020-07-15T11:06:00Z">
        <w:r w:rsidR="00C02B14">
          <w:rPr>
            <w:rFonts w:cstheme="minorHAnsi"/>
          </w:rPr>
          <w:t>ere</w:t>
        </w:r>
      </w:ins>
      <w:del w:id="102" w:author="VAN BUNNIK Bram" w:date="2020-07-15T11:06:00Z">
        <w:r w:rsidDel="00C02B14">
          <w:rPr>
            <w:rFonts w:cstheme="minorHAnsi"/>
          </w:rPr>
          <w:delText>as</w:delText>
        </w:r>
      </w:del>
      <w:r>
        <w:rPr>
          <w:rFonts w:cstheme="minorHAnsi"/>
        </w:rPr>
        <w:t xml:space="preserve"> modelled, with intervention magnitude kept </w:t>
      </w:r>
      <w:del w:id="103" w:author="VAN BUNNIK Bram" w:date="2020-07-15T11:07:00Z">
        <w:r w:rsidDel="00C02B14">
          <w:rPr>
            <w:rFonts w:cstheme="minorHAnsi"/>
          </w:rPr>
          <w:delText xml:space="preserve">static </w:delText>
        </w:r>
      </w:del>
      <w:ins w:id="104" w:author="VAN BUNNIK Bram" w:date="2020-07-15T11:07:00Z">
        <w:r w:rsidR="00C02B14">
          <w:rPr>
            <w:rFonts w:cstheme="minorHAnsi"/>
          </w:rPr>
          <w:t xml:space="preserve">constant </w:t>
        </w:r>
      </w:ins>
      <w:r>
        <w:rPr>
          <w:rFonts w:cstheme="minorHAnsi"/>
        </w:rPr>
        <w:t xml:space="preserve">at </w:t>
      </w:r>
      <w:ins w:id="105" w:author="VAN BUNNIK Bram" w:date="2020-07-15T11:06:00Z">
        <w:r w:rsidR="00C02B14">
          <w:rPr>
            <w:rFonts w:cstheme="minorHAnsi"/>
          </w:rPr>
          <w:t>β(t)</w:t>
        </w:r>
      </w:ins>
      <w:del w:id="106" w:author="VAN BUNNIK Bram" w:date="2020-07-15T11:06:00Z">
        <w:r w:rsidDel="00C02B14">
          <w:rPr>
            <w:rFonts w:cstheme="minorHAnsi"/>
          </w:rPr>
          <w:delText>R</w:delText>
        </w:r>
        <w:r w:rsidRPr="00036AD2" w:rsidDel="00C02B14">
          <w:rPr>
            <w:rFonts w:cstheme="minorHAnsi"/>
            <w:vertAlign w:val="subscript"/>
          </w:rPr>
          <w:delText>0</w:delText>
        </w:r>
      </w:del>
      <w:r>
        <w:rPr>
          <w:rFonts w:cstheme="minorHAnsi"/>
        </w:rPr>
        <w:t xml:space="preserve"> = </w:t>
      </w:r>
      <w:ins w:id="107" w:author="VAN BUNNIK Bram" w:date="2020-07-15T11:06:00Z">
        <w:r w:rsidR="00C02B14">
          <w:rPr>
            <w:rFonts w:cstheme="minorHAnsi"/>
          </w:rPr>
          <w:t>x.xx</w:t>
        </w:r>
      </w:ins>
      <w:del w:id="108" w:author="VAN BUNNIK Bram" w:date="2020-07-15T11:06:00Z">
        <w:r w:rsidDel="00C02B14">
          <w:rPr>
            <w:rFonts w:cstheme="minorHAnsi"/>
          </w:rPr>
          <w:delText>0.8</w:delText>
        </w:r>
      </w:del>
      <w:r>
        <w:rPr>
          <w:rFonts w:cstheme="minorHAnsi"/>
        </w:rPr>
        <w:t>. Intervention duration was limited to 6 and 12 weeks for scenario 1 and 2,</w:t>
      </w:r>
      <w:r w:rsidR="00036AD2">
        <w:rPr>
          <w:rFonts w:cstheme="minorHAnsi"/>
        </w:rPr>
        <w:t xml:space="preserve"> </w:t>
      </w:r>
      <w:r>
        <w:rPr>
          <w:rFonts w:cstheme="minorHAnsi"/>
        </w:rPr>
        <w:t>3,</w:t>
      </w:r>
      <w:r w:rsidR="00036AD2">
        <w:rPr>
          <w:rFonts w:cstheme="minorHAnsi"/>
        </w:rPr>
        <w:t xml:space="preserve"> </w:t>
      </w:r>
      <w:r>
        <w:rPr>
          <w:rFonts w:cstheme="minorHAnsi"/>
        </w:rPr>
        <w:t>4, and 5 respectively</w:t>
      </w:r>
      <w:r w:rsidR="00036AD2">
        <w:rPr>
          <w:rFonts w:cstheme="minorHAnsi"/>
        </w:rPr>
        <w:t>,</w:t>
      </w:r>
      <w:r>
        <w:rPr>
          <w:rFonts w:cstheme="minorHAnsi"/>
        </w:rPr>
        <w:t xml:space="preserve"> to best capture the effects of both interventions within the timeframe of the epidemic curve</w:t>
      </w:r>
      <w:r w:rsidRPr="00F94578">
        <w:rPr>
          <w:rFonts w:cstheme="minorHAnsi"/>
        </w:rPr>
        <w:t xml:space="preserve"> (</w:t>
      </w:r>
      <w:r w:rsidRPr="00F94578">
        <w:rPr>
          <w:rFonts w:cstheme="minorHAnsi"/>
          <w:b/>
          <w:bCs/>
        </w:rPr>
        <w:t xml:space="preserve">Figure </w:t>
      </w:r>
      <w:r w:rsidR="001C1C1E">
        <w:rPr>
          <w:rFonts w:cstheme="minorHAnsi"/>
          <w:b/>
          <w:bCs/>
        </w:rPr>
        <w:t>4</w:t>
      </w:r>
      <w:r w:rsidRPr="00F94578">
        <w:rPr>
          <w:rFonts w:cstheme="minorHAnsi"/>
        </w:rPr>
        <w:t>)</w:t>
      </w:r>
      <w:r w:rsidR="00D46A1F">
        <w:rPr>
          <w:rFonts w:cstheme="minorHAnsi"/>
        </w:rPr>
        <w:t xml:space="preserve"> </w:t>
      </w:r>
      <w:r w:rsidR="000030E8">
        <w:rPr>
          <w:rFonts w:cstheme="minorHAnsi"/>
        </w:rPr>
        <w:t>(</w:t>
      </w:r>
      <w:commentRangeStart w:id="109"/>
      <w:r w:rsidR="000030E8" w:rsidRPr="000030E8">
        <w:rPr>
          <w:rFonts w:cstheme="minorHAnsi"/>
          <w:b/>
          <w:bCs/>
          <w:highlight w:val="yellow"/>
        </w:rPr>
        <w:t>WHY</w:t>
      </w:r>
      <w:commentRangeEnd w:id="109"/>
      <w:r w:rsidR="00C02B14">
        <w:rPr>
          <w:rStyle w:val="CommentReference"/>
        </w:rPr>
        <w:commentReference w:id="109"/>
      </w:r>
      <w:r w:rsidR="000030E8">
        <w:rPr>
          <w:rFonts w:cstheme="minorHAnsi"/>
        </w:rPr>
        <w:t>).</w:t>
      </w:r>
    </w:p>
    <w:p w14:paraId="2C8A2881" w14:textId="77777777" w:rsidR="000B78B1" w:rsidRPr="005473DF" w:rsidRDefault="000B78B1" w:rsidP="006A75FD">
      <w:pPr>
        <w:spacing w:after="0" w:line="360" w:lineRule="auto"/>
        <w:rPr>
          <w:rFonts w:cstheme="minorHAnsi"/>
        </w:rPr>
      </w:pPr>
    </w:p>
    <w:p w14:paraId="03A8DEC8" w14:textId="77777777" w:rsidR="006A75FD" w:rsidRDefault="006A75FD" w:rsidP="006A75FD">
      <w:pPr>
        <w:spacing w:after="0" w:line="360" w:lineRule="auto"/>
        <w:rPr>
          <w:rFonts w:cstheme="minorHAnsi"/>
          <w:b/>
          <w:bCs/>
        </w:rPr>
      </w:pPr>
      <w:r>
        <w:rPr>
          <w:noProof/>
          <w:lang w:eastAsia="en-GB"/>
        </w:rPr>
        <w:drawing>
          <wp:inline distT="0" distB="0" distL="0" distR="0" wp14:anchorId="7F405563" wp14:editId="6218BF7C">
            <wp:extent cx="5583382" cy="31016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4788" cy="3102385"/>
                    </a:xfrm>
                    <a:prstGeom prst="rect">
                      <a:avLst/>
                    </a:prstGeom>
                    <a:noFill/>
                    <a:ln>
                      <a:noFill/>
                    </a:ln>
                  </pic:spPr>
                </pic:pic>
              </a:graphicData>
            </a:graphic>
          </wp:inline>
        </w:drawing>
      </w:r>
    </w:p>
    <w:p w14:paraId="2A3708B0" w14:textId="0F5D6E71" w:rsidR="00AE67CF" w:rsidRPr="00C13B7B" w:rsidRDefault="00AE67CF" w:rsidP="00AE67CF">
      <w:pPr>
        <w:spacing w:after="0" w:line="360" w:lineRule="auto"/>
        <w:jc w:val="both"/>
        <w:rPr>
          <w:rFonts w:cstheme="minorHAnsi"/>
          <w:b/>
          <w:bCs/>
        </w:rPr>
      </w:pPr>
      <w:r w:rsidRPr="00C13B7B">
        <w:rPr>
          <w:rFonts w:cstheme="minorHAnsi"/>
          <w:b/>
          <w:bCs/>
        </w:rPr>
        <w:t xml:space="preserve">Figure </w:t>
      </w:r>
      <w:r w:rsidR="001C1C1E">
        <w:rPr>
          <w:rFonts w:cstheme="minorHAnsi"/>
          <w:b/>
          <w:bCs/>
        </w:rPr>
        <w:t>4</w:t>
      </w:r>
      <w:r w:rsidRPr="00C13B7B">
        <w:rPr>
          <w:rFonts w:cstheme="minorHAnsi"/>
          <w:b/>
          <w:bCs/>
        </w:rPr>
        <w:t xml:space="preserve">. </w:t>
      </w:r>
      <w:r>
        <w:rPr>
          <w:rFonts w:cstheme="minorHAnsi"/>
          <w:b/>
          <w:bCs/>
        </w:rPr>
        <w:t xml:space="preserve">Trajectory plots for the epidemic curve, intervention associated </w:t>
      </w:r>
      <w:ins w:id="110" w:author="VAN BUNNIK Bram" w:date="2020-07-15T11:10:00Z">
        <w:r w:rsidR="004072C7">
          <w:rPr>
            <w:rFonts w:cstheme="minorHAnsi"/>
            <w:b/>
            <w:bCs/>
          </w:rPr>
          <w:t>beta(t)</w:t>
        </w:r>
      </w:ins>
      <w:del w:id="111" w:author="VAN BUNNIK Bram" w:date="2020-07-15T11:10:00Z">
        <w:r w:rsidDel="00C02B14">
          <w:rPr>
            <w:rFonts w:cstheme="minorHAnsi"/>
            <w:b/>
            <w:bCs/>
          </w:rPr>
          <w:delText>R</w:delText>
        </w:r>
        <w:r w:rsidRPr="009E647B" w:rsidDel="00C02B14">
          <w:rPr>
            <w:rFonts w:cstheme="minorHAnsi"/>
            <w:b/>
            <w:bCs/>
            <w:vertAlign w:val="subscript"/>
          </w:rPr>
          <w:delText>0</w:delText>
        </w:r>
        <w:r w:rsidDel="00C02B14">
          <w:rPr>
            <w:rFonts w:cstheme="minorHAnsi"/>
            <w:b/>
            <w:bCs/>
          </w:rPr>
          <w:delText xml:space="preserve"> </w:delText>
        </w:r>
      </w:del>
      <w:r>
        <w:rPr>
          <w:rFonts w:cstheme="minorHAnsi"/>
          <w:b/>
          <w:bCs/>
        </w:rPr>
        <w:t>reductions and R</w:t>
      </w:r>
      <w:r w:rsidRPr="009E647B">
        <w:rPr>
          <w:rFonts w:cstheme="minorHAnsi"/>
          <w:b/>
          <w:bCs/>
          <w:vertAlign w:val="subscript"/>
        </w:rPr>
        <w:t>e</w:t>
      </w:r>
      <w:r>
        <w:rPr>
          <w:rFonts w:cstheme="minorHAnsi"/>
          <w:b/>
          <w:bCs/>
        </w:rPr>
        <w:t>, for the five “double” intervention scenarios.</w:t>
      </w:r>
      <w:r w:rsidR="00036AD2" w:rsidRPr="00036AD2">
        <w:rPr>
          <w:rFonts w:cstheme="minorHAnsi"/>
        </w:rPr>
        <w:t xml:space="preserve"> Partially visible</w:t>
      </w:r>
      <w:r w:rsidR="00036AD2">
        <w:rPr>
          <w:rFonts w:cstheme="minorHAnsi"/>
        </w:rPr>
        <w:t xml:space="preserve"> red and blue lines</w:t>
      </w:r>
      <w:r w:rsidR="00036AD2" w:rsidRPr="00036AD2">
        <w:rPr>
          <w:rFonts w:cstheme="minorHAnsi"/>
        </w:rPr>
        <w:t xml:space="preserve"> denote unmitigated epidemic curve dynamics.</w:t>
      </w:r>
      <w:r w:rsidR="00036AD2">
        <w:rPr>
          <w:rFonts w:cstheme="minorHAnsi"/>
          <w:b/>
          <w:bCs/>
        </w:rPr>
        <w:t xml:space="preserve"> </w:t>
      </w:r>
      <w:r w:rsidRPr="009E647B">
        <w:rPr>
          <w:rFonts w:cstheme="minorHAnsi"/>
        </w:rPr>
        <w:t xml:space="preserve">Blue shading on the trajectory plot indicates the duration of the </w:t>
      </w:r>
      <w:r>
        <w:rPr>
          <w:rFonts w:cstheme="minorHAnsi"/>
        </w:rPr>
        <w:t xml:space="preserve">two </w:t>
      </w:r>
      <w:r w:rsidRPr="009E647B">
        <w:rPr>
          <w:rFonts w:cstheme="minorHAnsi"/>
        </w:rPr>
        <w:t>intervention</w:t>
      </w:r>
      <w:r>
        <w:rPr>
          <w:rFonts w:cstheme="minorHAnsi"/>
        </w:rPr>
        <w:t>s</w:t>
      </w:r>
      <w:r w:rsidRPr="009E647B">
        <w:rPr>
          <w:rFonts w:cstheme="minorHAnsi"/>
        </w:rPr>
        <w:t>. Dotted black line on the R</w:t>
      </w:r>
      <w:r w:rsidRPr="009E647B">
        <w:rPr>
          <w:rFonts w:cstheme="minorHAnsi"/>
          <w:vertAlign w:val="subscript"/>
        </w:rPr>
        <w:t>e</w:t>
      </w:r>
      <w:r w:rsidRPr="009E647B">
        <w:rPr>
          <w:rFonts w:cstheme="minorHAnsi"/>
        </w:rPr>
        <w:t xml:space="preserve"> plot denotes the threshold for sustained epidemic growth.</w:t>
      </w:r>
      <w:r>
        <w:rPr>
          <w:rFonts w:cstheme="minorHAnsi"/>
          <w:b/>
          <w:bCs/>
        </w:rPr>
        <w:t xml:space="preserve"> </w:t>
      </w:r>
      <w:r w:rsidRPr="00C13B7B">
        <w:rPr>
          <w:rFonts w:cstheme="minorHAnsi"/>
          <w:b/>
          <w:bCs/>
        </w:rPr>
        <w:t xml:space="preserve"> </w:t>
      </w:r>
    </w:p>
    <w:p w14:paraId="37BC4E3E" w14:textId="7DBEC48E" w:rsidR="002900C1" w:rsidRDefault="002900C1" w:rsidP="00726E5C">
      <w:pPr>
        <w:spacing w:after="0" w:line="360" w:lineRule="auto"/>
        <w:jc w:val="both"/>
        <w:rPr>
          <w:rFonts w:cstheme="minorHAnsi"/>
          <w:b/>
          <w:bCs/>
        </w:rPr>
      </w:pPr>
    </w:p>
    <w:p w14:paraId="4B3D2FFB" w14:textId="39BE5C4F" w:rsidR="00ED31CD" w:rsidRDefault="00C32C05" w:rsidP="006C219B">
      <w:pPr>
        <w:spacing w:after="0" w:line="360" w:lineRule="auto"/>
        <w:jc w:val="both"/>
        <w:rPr>
          <w:rFonts w:cstheme="minorHAnsi"/>
        </w:rPr>
      </w:pPr>
      <w:r>
        <w:rPr>
          <w:rFonts w:cstheme="minorHAnsi"/>
        </w:rPr>
        <w:t xml:space="preserve">Repeated interventions displayed a high efficacy </w:t>
      </w:r>
      <w:r w:rsidR="00D46A1F">
        <w:rPr>
          <w:rFonts w:cstheme="minorHAnsi"/>
        </w:rPr>
        <w:t>at</w:t>
      </w:r>
      <w:r>
        <w:rPr>
          <w:rFonts w:cstheme="minorHAnsi"/>
        </w:rPr>
        <w:t xml:space="preserve"> minimising the peak I(t) and total cumulative incidence, especially in comparison to the </w:t>
      </w:r>
      <w:r w:rsidR="00ED31CD">
        <w:rPr>
          <w:rFonts w:cstheme="minorHAnsi"/>
        </w:rPr>
        <w:t>unmitigated</w:t>
      </w:r>
      <w:r>
        <w:rPr>
          <w:rFonts w:cstheme="minorHAnsi"/>
        </w:rPr>
        <w:t xml:space="preserve"> outbreak and the </w:t>
      </w:r>
      <w:r w:rsidR="00ED31CD">
        <w:rPr>
          <w:rFonts w:cstheme="minorHAnsi"/>
        </w:rPr>
        <w:t xml:space="preserve">single intervention scenarios </w:t>
      </w:r>
      <w:r w:rsidR="002900C1" w:rsidRPr="00C32C05">
        <w:rPr>
          <w:rFonts w:cstheme="minorHAnsi"/>
        </w:rPr>
        <w:t>(</w:t>
      </w:r>
      <w:r w:rsidR="002900C1" w:rsidRPr="006C219B">
        <w:rPr>
          <w:rFonts w:cstheme="minorHAnsi"/>
          <w:b/>
          <w:bCs/>
        </w:rPr>
        <w:t xml:space="preserve">Figure </w:t>
      </w:r>
      <w:r w:rsidR="001C1C1E">
        <w:rPr>
          <w:rFonts w:cstheme="minorHAnsi"/>
          <w:b/>
          <w:bCs/>
        </w:rPr>
        <w:t>4</w:t>
      </w:r>
      <w:r w:rsidR="002900C1" w:rsidRPr="00C32C05">
        <w:rPr>
          <w:rFonts w:cstheme="minorHAnsi"/>
        </w:rPr>
        <w:t xml:space="preserve">). </w:t>
      </w:r>
      <w:r w:rsidR="00726E5C" w:rsidRPr="00C32C05">
        <w:rPr>
          <w:rFonts w:cstheme="minorHAnsi"/>
        </w:rPr>
        <w:t>Peak I(t) was</w:t>
      </w:r>
      <w:r w:rsidR="00726E5C">
        <w:rPr>
          <w:rFonts w:cstheme="minorHAnsi"/>
        </w:rPr>
        <w:t xml:space="preserve"> observed at </w:t>
      </w:r>
      <w:r w:rsidR="00726E5C" w:rsidRPr="00C75515">
        <w:rPr>
          <w:rFonts w:cstheme="minorHAnsi"/>
          <w:b/>
          <w:bCs/>
          <w:highlight w:val="yellow"/>
        </w:rPr>
        <w:t>X (at day X)</w:t>
      </w:r>
      <w:r w:rsidR="00726E5C">
        <w:rPr>
          <w:rFonts w:cstheme="minorHAnsi"/>
        </w:rPr>
        <w:t xml:space="preserve">, </w:t>
      </w:r>
      <w:r w:rsidR="00726E5C" w:rsidRPr="00C75515">
        <w:rPr>
          <w:rFonts w:cstheme="minorHAnsi"/>
          <w:b/>
          <w:bCs/>
          <w:highlight w:val="yellow"/>
        </w:rPr>
        <w:t>X (at day X)</w:t>
      </w:r>
      <w:r w:rsidR="00726E5C">
        <w:rPr>
          <w:rFonts w:cstheme="minorHAnsi"/>
        </w:rPr>
        <w:t xml:space="preserve">, </w:t>
      </w:r>
      <w:r w:rsidR="00726E5C" w:rsidRPr="00C75515">
        <w:rPr>
          <w:rFonts w:cstheme="minorHAnsi"/>
          <w:b/>
          <w:bCs/>
          <w:highlight w:val="yellow"/>
        </w:rPr>
        <w:t>X (at day X)</w:t>
      </w:r>
      <w:r w:rsidR="00726E5C">
        <w:rPr>
          <w:rFonts w:cstheme="minorHAnsi"/>
        </w:rPr>
        <w:t xml:space="preserve">, </w:t>
      </w:r>
      <w:r w:rsidR="00726E5C" w:rsidRPr="00C75515">
        <w:rPr>
          <w:rFonts w:cstheme="minorHAnsi"/>
          <w:b/>
          <w:bCs/>
          <w:highlight w:val="yellow"/>
        </w:rPr>
        <w:t>X (at day X)</w:t>
      </w:r>
      <w:r w:rsidR="00726E5C">
        <w:rPr>
          <w:rFonts w:cstheme="minorHAnsi"/>
          <w:b/>
          <w:bCs/>
        </w:rPr>
        <w:t xml:space="preserve"> and </w:t>
      </w:r>
      <w:r w:rsidR="00726E5C" w:rsidRPr="00C75515">
        <w:rPr>
          <w:rFonts w:cstheme="minorHAnsi"/>
          <w:b/>
          <w:bCs/>
          <w:highlight w:val="yellow"/>
        </w:rPr>
        <w:t>X (at day X)</w:t>
      </w:r>
      <w:r w:rsidR="00726E5C">
        <w:rPr>
          <w:rFonts w:cstheme="minorHAnsi"/>
        </w:rPr>
        <w:t xml:space="preserve"> and a total cumulative incidence of </w:t>
      </w:r>
      <w:r w:rsidR="00726E5C" w:rsidRPr="006C219B">
        <w:rPr>
          <w:rFonts w:cstheme="minorHAnsi"/>
          <w:b/>
          <w:bCs/>
          <w:highlight w:val="yellow"/>
        </w:rPr>
        <w:t>X</w:t>
      </w:r>
      <w:r w:rsidR="00726E5C" w:rsidRPr="006C219B">
        <w:rPr>
          <w:rFonts w:cstheme="minorHAnsi"/>
          <w:highlight w:val="yellow"/>
        </w:rPr>
        <w:t xml:space="preserve">, </w:t>
      </w:r>
      <w:r w:rsidR="00726E5C" w:rsidRPr="006C219B">
        <w:rPr>
          <w:rFonts w:cstheme="minorHAnsi"/>
          <w:b/>
          <w:bCs/>
          <w:highlight w:val="yellow"/>
        </w:rPr>
        <w:t>X, X, X</w:t>
      </w:r>
      <w:r w:rsidR="00726E5C">
        <w:rPr>
          <w:rFonts w:cstheme="minorHAnsi"/>
        </w:rPr>
        <w:t xml:space="preserve"> and </w:t>
      </w:r>
      <w:r w:rsidR="00726E5C" w:rsidRPr="00C75515">
        <w:rPr>
          <w:rFonts w:cstheme="minorHAnsi"/>
          <w:b/>
          <w:bCs/>
          <w:highlight w:val="yellow"/>
        </w:rPr>
        <w:t>X</w:t>
      </w:r>
      <w:r w:rsidR="00726E5C">
        <w:rPr>
          <w:rFonts w:cstheme="minorHAnsi"/>
        </w:rPr>
        <w:t xml:space="preserve"> for intervention 1, 2, 3, 4 and 5 respectively. </w:t>
      </w:r>
      <w:r>
        <w:rPr>
          <w:rFonts w:cstheme="minorHAnsi"/>
        </w:rPr>
        <w:t xml:space="preserve">Repeated interventions </w:t>
      </w:r>
      <w:r w:rsidR="00ED31CD">
        <w:rPr>
          <w:rFonts w:cstheme="minorHAnsi"/>
        </w:rPr>
        <w:t xml:space="preserve">were able to supress the first and second peak </w:t>
      </w:r>
      <w:r>
        <w:rPr>
          <w:rFonts w:cstheme="minorHAnsi"/>
        </w:rPr>
        <w:t>in scenario 1 and 2 compared to the single intervention</w:t>
      </w:r>
      <w:r w:rsidR="00ED31CD">
        <w:rPr>
          <w:rFonts w:cstheme="minorHAnsi"/>
        </w:rPr>
        <w:t xml:space="preserve">. This is particularly apparent in scenario 1, with the increased </w:t>
      </w:r>
      <w:r w:rsidR="00D46A1F">
        <w:rPr>
          <w:rFonts w:cstheme="minorHAnsi"/>
        </w:rPr>
        <w:t xml:space="preserve">population </w:t>
      </w:r>
      <w:r w:rsidR="00ED31CD">
        <w:rPr>
          <w:rFonts w:cstheme="minorHAnsi"/>
        </w:rPr>
        <w:t>susceptibility following the sup</w:t>
      </w:r>
      <w:r w:rsidR="006C219B">
        <w:rPr>
          <w:rFonts w:cstheme="minorHAnsi"/>
        </w:rPr>
        <w:t>p</w:t>
      </w:r>
      <w:r w:rsidR="00ED31CD">
        <w:rPr>
          <w:rFonts w:cstheme="minorHAnsi"/>
        </w:rPr>
        <w:t>ressed 2</w:t>
      </w:r>
      <w:r w:rsidR="00ED31CD" w:rsidRPr="00ED31CD">
        <w:rPr>
          <w:rFonts w:cstheme="minorHAnsi"/>
          <w:vertAlign w:val="superscript"/>
        </w:rPr>
        <w:t>nd</w:t>
      </w:r>
      <w:r w:rsidR="00ED31CD">
        <w:rPr>
          <w:rFonts w:cstheme="minorHAnsi"/>
        </w:rPr>
        <w:t xml:space="preserve"> wave pushing R</w:t>
      </w:r>
      <w:r w:rsidR="00ED31CD" w:rsidRPr="006C219B">
        <w:rPr>
          <w:rFonts w:cstheme="minorHAnsi"/>
          <w:vertAlign w:val="subscript"/>
        </w:rPr>
        <w:t>e</w:t>
      </w:r>
      <w:r w:rsidR="00ED31CD">
        <w:rPr>
          <w:rFonts w:cstheme="minorHAnsi"/>
        </w:rPr>
        <w:t xml:space="preserve"> &gt; 1, allowing</w:t>
      </w:r>
      <w:r w:rsidR="00D46A1F">
        <w:rPr>
          <w:rFonts w:cstheme="minorHAnsi"/>
        </w:rPr>
        <w:t xml:space="preserve"> a</w:t>
      </w:r>
      <w:r w:rsidR="00ED31CD">
        <w:rPr>
          <w:rFonts w:cstheme="minorHAnsi"/>
        </w:rPr>
        <w:t xml:space="preserve"> resurgent 3</w:t>
      </w:r>
      <w:r w:rsidR="00ED31CD" w:rsidRPr="00ED31CD">
        <w:rPr>
          <w:rFonts w:cstheme="minorHAnsi"/>
          <w:vertAlign w:val="superscript"/>
        </w:rPr>
        <w:t>rd</w:t>
      </w:r>
      <w:r w:rsidR="00ED31CD">
        <w:rPr>
          <w:rFonts w:cstheme="minorHAnsi"/>
        </w:rPr>
        <w:t xml:space="preserve"> </w:t>
      </w:r>
      <w:del w:id="112" w:author="VAN BUNNIK Bram" w:date="2020-07-15T11:08:00Z">
        <w:r w:rsidR="00ED31CD" w:rsidDel="00C02B14">
          <w:rPr>
            <w:rFonts w:cstheme="minorHAnsi"/>
          </w:rPr>
          <w:delText xml:space="preserve">wave </w:delText>
        </w:r>
      </w:del>
      <w:ins w:id="113" w:author="VAN BUNNIK Bram" w:date="2020-07-15T11:08:00Z">
        <w:r w:rsidR="00C02B14">
          <w:rPr>
            <w:rFonts w:cstheme="minorHAnsi"/>
          </w:rPr>
          <w:t xml:space="preserve">bump? </w:t>
        </w:r>
      </w:ins>
      <w:r w:rsidR="00ED31CD">
        <w:rPr>
          <w:rFonts w:cstheme="minorHAnsi"/>
        </w:rPr>
        <w:t xml:space="preserve">to occur at day </w:t>
      </w:r>
      <w:r w:rsidR="006C219B" w:rsidRPr="006C219B">
        <w:rPr>
          <w:rFonts w:cstheme="minorHAnsi"/>
          <w:b/>
          <w:bCs/>
          <w:highlight w:val="yellow"/>
        </w:rPr>
        <w:t>~</w:t>
      </w:r>
      <w:r w:rsidR="00ED31CD" w:rsidRPr="006C219B">
        <w:rPr>
          <w:rFonts w:cstheme="minorHAnsi"/>
          <w:b/>
          <w:bCs/>
          <w:highlight w:val="yellow"/>
        </w:rPr>
        <w:t>200</w:t>
      </w:r>
      <w:r w:rsidR="00ED31CD">
        <w:rPr>
          <w:rFonts w:cstheme="minorHAnsi"/>
        </w:rPr>
        <w:t xml:space="preserve">. </w:t>
      </w:r>
    </w:p>
    <w:p w14:paraId="1A998F4B" w14:textId="5674EA5F" w:rsidR="006C219B" w:rsidRDefault="00D46A1F" w:rsidP="006C219B">
      <w:pPr>
        <w:spacing w:after="0" w:line="360" w:lineRule="auto"/>
        <w:jc w:val="both"/>
        <w:rPr>
          <w:rFonts w:cstheme="minorHAnsi"/>
        </w:rPr>
      </w:pPr>
      <w:r>
        <w:rPr>
          <w:rFonts w:cstheme="minorHAnsi"/>
        </w:rPr>
        <w:t>S</w:t>
      </w:r>
      <w:r w:rsidR="00ED31CD">
        <w:rPr>
          <w:rFonts w:cstheme="minorHAnsi"/>
        </w:rPr>
        <w:t xml:space="preserve">cenario 4 </w:t>
      </w:r>
      <w:commentRangeStart w:id="114"/>
      <w:r w:rsidR="00C32C05">
        <w:rPr>
          <w:rFonts w:cstheme="minorHAnsi"/>
        </w:rPr>
        <w:t>possessed</w:t>
      </w:r>
      <w:commentRangeEnd w:id="114"/>
      <w:r w:rsidR="004072C7">
        <w:rPr>
          <w:rStyle w:val="CommentReference"/>
        </w:rPr>
        <w:commentReference w:id="114"/>
      </w:r>
      <w:r w:rsidR="00726E5C">
        <w:rPr>
          <w:rFonts w:cstheme="minorHAnsi"/>
        </w:rPr>
        <w:t xml:space="preserve"> </w:t>
      </w:r>
      <w:r>
        <w:rPr>
          <w:rFonts w:cstheme="minorHAnsi"/>
        </w:rPr>
        <w:t>a high</w:t>
      </w:r>
      <w:r w:rsidR="00726E5C">
        <w:rPr>
          <w:rFonts w:cstheme="minorHAnsi"/>
        </w:rPr>
        <w:t xml:space="preserve"> efficacy </w:t>
      </w:r>
      <w:r>
        <w:rPr>
          <w:rFonts w:cstheme="minorHAnsi"/>
        </w:rPr>
        <w:t>of</w:t>
      </w:r>
      <w:r w:rsidR="00C32C05">
        <w:rPr>
          <w:rFonts w:cstheme="minorHAnsi"/>
        </w:rPr>
        <w:t xml:space="preserve"> controlling the initial epidemic peak</w:t>
      </w:r>
      <w:r w:rsidR="00ED31CD">
        <w:rPr>
          <w:rFonts w:cstheme="minorHAnsi"/>
        </w:rPr>
        <w:t xml:space="preserve">, spreading the peak over a greater </w:t>
      </w:r>
      <w:r w:rsidR="006C219B">
        <w:rPr>
          <w:rFonts w:cstheme="minorHAnsi"/>
        </w:rPr>
        <w:t>period</w:t>
      </w:r>
      <w:r w:rsidR="00ED31CD">
        <w:rPr>
          <w:rFonts w:cstheme="minorHAnsi"/>
        </w:rPr>
        <w:t xml:space="preserve">, and allowing a minor second peak </w:t>
      </w:r>
      <w:r>
        <w:rPr>
          <w:rFonts w:cstheme="minorHAnsi"/>
        </w:rPr>
        <w:t xml:space="preserve">as briefly </w:t>
      </w:r>
      <w:r w:rsidR="00ED31CD">
        <w:rPr>
          <w:rFonts w:cstheme="minorHAnsi"/>
        </w:rPr>
        <w:t>R</w:t>
      </w:r>
      <w:r w:rsidR="00ED31CD" w:rsidRPr="006C219B">
        <w:rPr>
          <w:rFonts w:cstheme="minorHAnsi"/>
          <w:vertAlign w:val="subscript"/>
        </w:rPr>
        <w:t>e</w:t>
      </w:r>
      <w:r w:rsidR="00ED31CD">
        <w:rPr>
          <w:rFonts w:cstheme="minorHAnsi"/>
        </w:rPr>
        <w:t xml:space="preserve"> &gt;</w:t>
      </w:r>
      <w:r w:rsidR="006C219B">
        <w:rPr>
          <w:rFonts w:cstheme="minorHAnsi"/>
        </w:rPr>
        <w:t xml:space="preserve"> </w:t>
      </w:r>
      <w:r w:rsidR="00ED31CD">
        <w:rPr>
          <w:rFonts w:cstheme="minorHAnsi"/>
        </w:rPr>
        <w:t>1.</w:t>
      </w:r>
      <w:r>
        <w:rPr>
          <w:rFonts w:cstheme="minorHAnsi"/>
        </w:rPr>
        <w:t xml:space="preserve"> This differed vastly from the single intervention scenario (</w:t>
      </w:r>
      <w:r w:rsidRPr="00D46A1F">
        <w:rPr>
          <w:rFonts w:cstheme="minorHAnsi"/>
          <w:b/>
          <w:bCs/>
        </w:rPr>
        <w:t>Figure 1</w:t>
      </w:r>
      <w:r>
        <w:rPr>
          <w:rFonts w:cstheme="minorHAnsi"/>
        </w:rPr>
        <w:t>).</w:t>
      </w:r>
      <w:r w:rsidR="00ED31CD">
        <w:rPr>
          <w:rFonts w:cstheme="minorHAnsi"/>
        </w:rPr>
        <w:t xml:space="preserve"> S</w:t>
      </w:r>
      <w:r w:rsidR="00C32C05">
        <w:rPr>
          <w:rFonts w:cstheme="minorHAnsi"/>
        </w:rPr>
        <w:t>cenario 3</w:t>
      </w:r>
      <w:r w:rsidR="00ED31CD">
        <w:rPr>
          <w:rFonts w:cstheme="minorHAnsi"/>
        </w:rPr>
        <w:t xml:space="preserve"> performed </w:t>
      </w:r>
      <w:r w:rsidR="006C219B">
        <w:rPr>
          <w:rFonts w:cstheme="minorHAnsi"/>
        </w:rPr>
        <w:t>similarly</w:t>
      </w:r>
      <w:r w:rsidR="00ED31CD">
        <w:rPr>
          <w:rFonts w:cstheme="minorHAnsi"/>
        </w:rPr>
        <w:t xml:space="preserve"> to the unmitigated </w:t>
      </w:r>
      <w:r>
        <w:rPr>
          <w:rFonts w:cstheme="minorHAnsi"/>
        </w:rPr>
        <w:t>outbreak, with the</w:t>
      </w:r>
      <w:r w:rsidRPr="00D46A1F">
        <w:rPr>
          <w:rFonts w:cstheme="minorHAnsi"/>
        </w:rPr>
        <w:t xml:space="preserve"> </w:t>
      </w:r>
      <w:r>
        <w:rPr>
          <w:rFonts w:cstheme="minorHAnsi"/>
        </w:rPr>
        <w:t xml:space="preserve">largest reductions in </w:t>
      </w:r>
      <w:del w:id="115" w:author="VAN BUNNIK Bram" w:date="2020-07-15T11:21:00Z">
        <w:r w:rsidDel="00C02F7E">
          <w:rPr>
            <w:rFonts w:cstheme="minorHAnsi"/>
          </w:rPr>
          <w:delText>R</w:delText>
        </w:r>
        <w:r w:rsidRPr="009E647B" w:rsidDel="00C02F7E">
          <w:rPr>
            <w:rFonts w:cstheme="minorHAnsi"/>
            <w:vertAlign w:val="subscript"/>
          </w:rPr>
          <w:delText>0</w:delText>
        </w:r>
        <w:r w:rsidDel="00C02F7E">
          <w:rPr>
            <w:rFonts w:cstheme="minorHAnsi"/>
          </w:rPr>
          <w:delText xml:space="preserve"> </w:delText>
        </w:r>
      </w:del>
      <w:ins w:id="116" w:author="VAN BUNNIK Bram" w:date="2020-07-15T11:21:00Z">
        <w:r w:rsidR="00C02F7E">
          <w:rPr>
            <w:rFonts w:cstheme="minorHAnsi"/>
          </w:rPr>
          <w:t xml:space="preserve">beta(t) </w:t>
        </w:r>
      </w:ins>
      <w:r>
        <w:rPr>
          <w:rFonts w:cstheme="minorHAnsi"/>
        </w:rPr>
        <w:t xml:space="preserve">still occurring past the epidemic peak. </w:t>
      </w:r>
      <w:r w:rsidR="006C219B">
        <w:rPr>
          <w:rFonts w:cstheme="minorHAnsi"/>
        </w:rPr>
        <w:t>Scenario 5 benefited from a greater number of pulsed interventions, albeit for a shorter period, with any increases of R</w:t>
      </w:r>
      <w:r w:rsidR="006C219B" w:rsidRPr="006C219B">
        <w:rPr>
          <w:rFonts w:cstheme="minorHAnsi"/>
          <w:vertAlign w:val="subscript"/>
        </w:rPr>
        <w:t>e</w:t>
      </w:r>
      <w:r w:rsidR="006C219B">
        <w:rPr>
          <w:rFonts w:cstheme="minorHAnsi"/>
        </w:rPr>
        <w:t xml:space="preserve"> &gt; 1 </w:t>
      </w:r>
      <w:r>
        <w:rPr>
          <w:rFonts w:cstheme="minorHAnsi"/>
        </w:rPr>
        <w:t>rapidly</w:t>
      </w:r>
      <w:r w:rsidR="006C219B">
        <w:rPr>
          <w:rFonts w:cstheme="minorHAnsi"/>
        </w:rPr>
        <w:t xml:space="preserve"> controlled.  </w:t>
      </w:r>
    </w:p>
    <w:p w14:paraId="2B3C2C3F" w14:textId="4E833CE3" w:rsidR="00036AD2" w:rsidRDefault="00036AD2" w:rsidP="006C219B">
      <w:pPr>
        <w:spacing w:after="0" w:line="360" w:lineRule="auto"/>
        <w:jc w:val="both"/>
        <w:rPr>
          <w:rFonts w:cstheme="minorHAnsi"/>
        </w:rPr>
      </w:pPr>
    </w:p>
    <w:p w14:paraId="52045E1A" w14:textId="5FCDAFE8" w:rsidR="006C219B" w:rsidRDefault="006C219B" w:rsidP="006C219B">
      <w:pPr>
        <w:spacing w:after="0" w:line="360" w:lineRule="auto"/>
        <w:jc w:val="both"/>
        <w:rPr>
          <w:rFonts w:cstheme="minorHAnsi"/>
        </w:rPr>
      </w:pPr>
      <w:r>
        <w:rPr>
          <w:rFonts w:cstheme="minorHAnsi"/>
        </w:rPr>
        <w:t xml:space="preserve">Qualitative differences were observed by implementing a </w:t>
      </w:r>
      <w:r w:rsidR="00D46A1F">
        <w:rPr>
          <w:rFonts w:cstheme="minorHAnsi"/>
        </w:rPr>
        <w:t xml:space="preserve">doubled </w:t>
      </w:r>
      <w:r>
        <w:rPr>
          <w:rFonts w:cstheme="minorHAnsi"/>
        </w:rPr>
        <w:t>R</w:t>
      </w:r>
      <w:r w:rsidRPr="006C219B">
        <w:rPr>
          <w:rFonts w:cstheme="minorHAnsi"/>
          <w:vertAlign w:val="subscript"/>
        </w:rPr>
        <w:t>0</w:t>
      </w:r>
      <w:r>
        <w:rPr>
          <w:rFonts w:cstheme="minorHAnsi"/>
        </w:rPr>
        <w:t xml:space="preserve"> intervention magnitude rather than a</w:t>
      </w:r>
      <w:r w:rsidR="00D46A1F">
        <w:rPr>
          <w:rFonts w:cstheme="minorHAnsi"/>
        </w:rPr>
        <w:t>n increased duration (for scenario 2, 3, 4 and 5)</w:t>
      </w:r>
      <w:r>
        <w:rPr>
          <w:rFonts w:cstheme="minorHAnsi"/>
        </w:rPr>
        <w:t xml:space="preserve"> to ensure </w:t>
      </w:r>
      <w:r w:rsidR="00D46A1F">
        <w:rPr>
          <w:rFonts w:cstheme="minorHAnsi"/>
        </w:rPr>
        <w:t>static</w:t>
      </w:r>
      <w:r>
        <w:rPr>
          <w:rFonts w:cstheme="minorHAnsi"/>
        </w:rPr>
        <w:t xml:space="preserve"> alterations in R</w:t>
      </w:r>
      <w:r w:rsidRPr="006C219B">
        <w:rPr>
          <w:rFonts w:cstheme="minorHAnsi"/>
          <w:vertAlign w:val="subscript"/>
        </w:rPr>
        <w:t>0</w:t>
      </w:r>
      <w:r>
        <w:rPr>
          <w:rFonts w:cstheme="minorHAnsi"/>
        </w:rPr>
        <w:t xml:space="preserve"> over the intervention period</w:t>
      </w:r>
      <w:r w:rsidR="00D46A1F">
        <w:rPr>
          <w:rFonts w:cstheme="minorHAnsi"/>
        </w:rPr>
        <w:t xml:space="preserve"> across the intervention scenarios</w:t>
      </w:r>
      <w:r>
        <w:rPr>
          <w:rFonts w:cstheme="minorHAnsi"/>
        </w:rPr>
        <w:t xml:space="preserve"> </w:t>
      </w:r>
      <w:r w:rsidR="00793254">
        <w:rPr>
          <w:rFonts w:cstheme="minorHAnsi"/>
        </w:rPr>
        <w:t>(</w:t>
      </w:r>
      <w:r w:rsidR="00793254" w:rsidRPr="00793254">
        <w:rPr>
          <w:rFonts w:cstheme="minorHAnsi"/>
          <w:b/>
          <w:bCs/>
        </w:rPr>
        <w:t>Figure S</w:t>
      </w:r>
      <w:r w:rsidR="00DB417C">
        <w:rPr>
          <w:rFonts w:cstheme="minorHAnsi"/>
          <w:b/>
          <w:bCs/>
        </w:rPr>
        <w:t>4</w:t>
      </w:r>
      <w:r w:rsidR="00793254">
        <w:rPr>
          <w:rFonts w:cstheme="minorHAnsi"/>
        </w:rPr>
        <w:t>)</w:t>
      </w:r>
      <w:r>
        <w:rPr>
          <w:rFonts w:cstheme="minorHAnsi"/>
        </w:rPr>
        <w:t xml:space="preserve">. </w:t>
      </w:r>
      <w:r w:rsidR="00D46A1F">
        <w:rPr>
          <w:rFonts w:cstheme="minorHAnsi"/>
        </w:rPr>
        <w:t>However, i</w:t>
      </w:r>
      <w:r>
        <w:rPr>
          <w:rFonts w:cstheme="minorHAnsi"/>
        </w:rPr>
        <w:t>n line with the single intervention analyses, all subsequent repeated intervention analyses were conducted by doubling the intervention length for scenario 2, 3, 4 and 5</w:t>
      </w:r>
      <w:r w:rsidR="00D46A1F">
        <w:rPr>
          <w:rFonts w:cstheme="minorHAnsi"/>
        </w:rPr>
        <w:t xml:space="preserve"> (</w:t>
      </w:r>
      <w:r w:rsidR="00D46A1F" w:rsidRPr="00D46A1F">
        <w:rPr>
          <w:rFonts w:cstheme="minorHAnsi"/>
          <w:b/>
          <w:bCs/>
          <w:highlight w:val="yellow"/>
        </w:rPr>
        <w:t>DESCRIBE WHY</w:t>
      </w:r>
      <w:r w:rsidR="00D46A1F">
        <w:rPr>
          <w:rFonts w:cstheme="minorHAnsi"/>
        </w:rPr>
        <w:t>)</w:t>
      </w:r>
      <w:r>
        <w:rPr>
          <w:rFonts w:cstheme="minorHAnsi"/>
        </w:rPr>
        <w:t>.</w:t>
      </w:r>
    </w:p>
    <w:p w14:paraId="72A7CE5F" w14:textId="56119063" w:rsidR="00036AD2" w:rsidRDefault="00036AD2" w:rsidP="006A75FD">
      <w:pPr>
        <w:spacing w:after="0" w:line="360" w:lineRule="auto"/>
        <w:rPr>
          <w:rFonts w:cstheme="minorHAnsi"/>
        </w:rPr>
      </w:pPr>
    </w:p>
    <w:p w14:paraId="7ADD0FC3" w14:textId="0DB297F7" w:rsidR="007162D8" w:rsidRDefault="007162D8" w:rsidP="006A75FD">
      <w:pPr>
        <w:spacing w:after="0" w:line="360" w:lineRule="auto"/>
        <w:rPr>
          <w:rFonts w:cstheme="minorHAnsi"/>
        </w:rPr>
      </w:pPr>
    </w:p>
    <w:p w14:paraId="177C9668" w14:textId="21A2C5B0" w:rsidR="007162D8" w:rsidRDefault="007162D8" w:rsidP="006A75FD">
      <w:pPr>
        <w:spacing w:after="0" w:line="360" w:lineRule="auto"/>
        <w:rPr>
          <w:rFonts w:cstheme="minorHAnsi"/>
        </w:rPr>
      </w:pPr>
    </w:p>
    <w:p w14:paraId="7C86A35C" w14:textId="543609FD" w:rsidR="007162D8" w:rsidRDefault="007162D8" w:rsidP="006A75FD">
      <w:pPr>
        <w:spacing w:after="0" w:line="360" w:lineRule="auto"/>
        <w:rPr>
          <w:rFonts w:cstheme="minorHAnsi"/>
        </w:rPr>
      </w:pPr>
    </w:p>
    <w:p w14:paraId="382A1BA2" w14:textId="4272DED5" w:rsidR="007162D8" w:rsidRDefault="007162D8" w:rsidP="006A75FD">
      <w:pPr>
        <w:spacing w:after="0" w:line="360" w:lineRule="auto"/>
        <w:rPr>
          <w:rFonts w:cstheme="minorHAnsi"/>
        </w:rPr>
      </w:pPr>
    </w:p>
    <w:p w14:paraId="4BDB6812" w14:textId="3B345A73" w:rsidR="007162D8" w:rsidRDefault="007162D8" w:rsidP="006A75FD">
      <w:pPr>
        <w:spacing w:after="0" w:line="360" w:lineRule="auto"/>
        <w:rPr>
          <w:rFonts w:cstheme="minorHAnsi"/>
        </w:rPr>
      </w:pPr>
    </w:p>
    <w:p w14:paraId="627EB46F" w14:textId="31DCEB2E" w:rsidR="007162D8" w:rsidRDefault="007162D8" w:rsidP="006A75FD">
      <w:pPr>
        <w:spacing w:after="0" w:line="360" w:lineRule="auto"/>
        <w:rPr>
          <w:rFonts w:cstheme="minorHAnsi"/>
        </w:rPr>
      </w:pPr>
    </w:p>
    <w:p w14:paraId="033709EC" w14:textId="71845DC6" w:rsidR="007162D8" w:rsidRDefault="007162D8" w:rsidP="006A75FD">
      <w:pPr>
        <w:spacing w:after="0" w:line="360" w:lineRule="auto"/>
        <w:rPr>
          <w:rFonts w:cstheme="minorHAnsi"/>
        </w:rPr>
      </w:pPr>
    </w:p>
    <w:p w14:paraId="7E0E7A3A" w14:textId="0C73F93C" w:rsidR="007162D8" w:rsidRDefault="007162D8" w:rsidP="006A75FD">
      <w:pPr>
        <w:spacing w:after="0" w:line="360" w:lineRule="auto"/>
        <w:rPr>
          <w:rFonts w:cstheme="minorHAnsi"/>
        </w:rPr>
      </w:pPr>
    </w:p>
    <w:p w14:paraId="582D3781" w14:textId="59B73F5B" w:rsidR="007162D8" w:rsidRDefault="007162D8" w:rsidP="006A75FD">
      <w:pPr>
        <w:spacing w:after="0" w:line="360" w:lineRule="auto"/>
        <w:rPr>
          <w:rFonts w:cstheme="minorHAnsi"/>
        </w:rPr>
      </w:pPr>
    </w:p>
    <w:p w14:paraId="66066AAF" w14:textId="1F37B99B" w:rsidR="007162D8" w:rsidRDefault="007162D8" w:rsidP="006A75FD">
      <w:pPr>
        <w:spacing w:after="0" w:line="360" w:lineRule="auto"/>
        <w:rPr>
          <w:rFonts w:cstheme="minorHAnsi"/>
        </w:rPr>
      </w:pPr>
    </w:p>
    <w:p w14:paraId="37D836B7" w14:textId="7CB7E84A" w:rsidR="007162D8" w:rsidRDefault="007162D8" w:rsidP="006A75FD">
      <w:pPr>
        <w:spacing w:after="0" w:line="360" w:lineRule="auto"/>
        <w:rPr>
          <w:rFonts w:cstheme="minorHAnsi"/>
        </w:rPr>
      </w:pPr>
    </w:p>
    <w:p w14:paraId="3657489C" w14:textId="4D894789" w:rsidR="007162D8" w:rsidRDefault="007162D8" w:rsidP="006A75FD">
      <w:pPr>
        <w:spacing w:after="0" w:line="360" w:lineRule="auto"/>
        <w:rPr>
          <w:rFonts w:cstheme="minorHAnsi"/>
        </w:rPr>
      </w:pPr>
    </w:p>
    <w:p w14:paraId="268A3BD2" w14:textId="2025B418" w:rsidR="007162D8" w:rsidRDefault="007162D8" w:rsidP="006A75FD">
      <w:pPr>
        <w:spacing w:after="0" w:line="360" w:lineRule="auto"/>
        <w:rPr>
          <w:rFonts w:cstheme="minorHAnsi"/>
        </w:rPr>
      </w:pPr>
    </w:p>
    <w:p w14:paraId="617AB729" w14:textId="3BD193CF" w:rsidR="007162D8" w:rsidRDefault="007162D8" w:rsidP="006A75FD">
      <w:pPr>
        <w:spacing w:after="0" w:line="360" w:lineRule="auto"/>
        <w:rPr>
          <w:rFonts w:cstheme="minorHAnsi"/>
        </w:rPr>
      </w:pPr>
    </w:p>
    <w:p w14:paraId="722045F6" w14:textId="5B28DF6F" w:rsidR="007162D8" w:rsidRDefault="007162D8" w:rsidP="006A75FD">
      <w:pPr>
        <w:spacing w:after="0" w:line="360" w:lineRule="auto"/>
        <w:rPr>
          <w:rFonts w:cstheme="minorHAnsi"/>
        </w:rPr>
      </w:pPr>
    </w:p>
    <w:p w14:paraId="4A1082E9" w14:textId="767AF976" w:rsidR="007162D8" w:rsidRDefault="007162D8" w:rsidP="006A75FD">
      <w:pPr>
        <w:spacing w:after="0" w:line="360" w:lineRule="auto"/>
        <w:rPr>
          <w:rFonts w:cstheme="minorHAnsi"/>
        </w:rPr>
      </w:pPr>
    </w:p>
    <w:p w14:paraId="66C11562" w14:textId="185E31A3" w:rsidR="007162D8" w:rsidRDefault="007162D8" w:rsidP="006A75FD">
      <w:pPr>
        <w:spacing w:after="0" w:line="360" w:lineRule="auto"/>
        <w:rPr>
          <w:rFonts w:cstheme="minorHAnsi"/>
        </w:rPr>
      </w:pPr>
    </w:p>
    <w:p w14:paraId="70A2F64E" w14:textId="36D0021A" w:rsidR="007162D8" w:rsidRDefault="007162D8" w:rsidP="006A75FD">
      <w:pPr>
        <w:spacing w:after="0" w:line="360" w:lineRule="auto"/>
        <w:rPr>
          <w:rFonts w:cstheme="minorHAnsi"/>
        </w:rPr>
      </w:pPr>
    </w:p>
    <w:p w14:paraId="64ED6B59" w14:textId="033C0F40" w:rsidR="007162D8" w:rsidRDefault="007162D8" w:rsidP="006A75FD">
      <w:pPr>
        <w:spacing w:after="0" w:line="360" w:lineRule="auto"/>
        <w:rPr>
          <w:rFonts w:cstheme="minorHAnsi"/>
        </w:rPr>
      </w:pPr>
    </w:p>
    <w:p w14:paraId="3221BC87" w14:textId="534A5C50" w:rsidR="007162D8" w:rsidRDefault="007162D8" w:rsidP="006A75FD">
      <w:pPr>
        <w:spacing w:after="0" w:line="360" w:lineRule="auto"/>
        <w:rPr>
          <w:rFonts w:cstheme="minorHAnsi"/>
        </w:rPr>
      </w:pPr>
    </w:p>
    <w:p w14:paraId="66C44EAA" w14:textId="140AB54A" w:rsidR="007162D8" w:rsidRDefault="007162D8" w:rsidP="006A75FD">
      <w:pPr>
        <w:spacing w:after="0" w:line="360" w:lineRule="auto"/>
        <w:rPr>
          <w:rFonts w:cstheme="minorHAnsi"/>
        </w:rPr>
      </w:pPr>
    </w:p>
    <w:p w14:paraId="79D99013" w14:textId="2A7931F3" w:rsidR="007162D8" w:rsidRDefault="007162D8" w:rsidP="006A75FD">
      <w:pPr>
        <w:spacing w:after="0" w:line="360" w:lineRule="auto"/>
        <w:rPr>
          <w:rFonts w:cstheme="minorHAnsi"/>
        </w:rPr>
      </w:pPr>
    </w:p>
    <w:p w14:paraId="067DF34C" w14:textId="77777777" w:rsidR="007162D8" w:rsidRDefault="007162D8" w:rsidP="006A75FD">
      <w:pPr>
        <w:spacing w:after="0" w:line="360" w:lineRule="auto"/>
        <w:rPr>
          <w:rFonts w:cstheme="minorHAnsi"/>
        </w:rPr>
      </w:pPr>
    </w:p>
    <w:p w14:paraId="3C6B9C34" w14:textId="1CE69C94" w:rsidR="007162D8" w:rsidRPr="007162D8" w:rsidRDefault="007162D8" w:rsidP="006A75FD">
      <w:pPr>
        <w:spacing w:after="0" w:line="360" w:lineRule="auto"/>
        <w:rPr>
          <w:rFonts w:cstheme="minorHAnsi"/>
          <w:b/>
          <w:bCs/>
          <w:u w:val="single"/>
        </w:rPr>
      </w:pPr>
      <w:r w:rsidRPr="007162D8">
        <w:rPr>
          <w:rFonts w:cstheme="minorHAnsi"/>
          <w:b/>
          <w:bCs/>
          <w:u w:val="single"/>
        </w:rPr>
        <w:t>Analysis 5</w:t>
      </w:r>
    </w:p>
    <w:p w14:paraId="6B4670E5" w14:textId="645F52E4" w:rsidR="001C1C1E" w:rsidRDefault="00F83AAA" w:rsidP="00E07E51">
      <w:pPr>
        <w:spacing w:after="0" w:line="360" w:lineRule="auto"/>
        <w:jc w:val="both"/>
        <w:rPr>
          <w:rFonts w:cstheme="minorHAnsi"/>
        </w:rPr>
      </w:pPr>
      <w:r>
        <w:rPr>
          <w:rFonts w:cstheme="minorHAnsi"/>
        </w:rPr>
        <w:t xml:space="preserve">A sensitivity analysis was conducted to </w:t>
      </w:r>
      <w:r w:rsidR="001C1C1E">
        <w:rPr>
          <w:rFonts w:cstheme="minorHAnsi"/>
        </w:rPr>
        <w:t xml:space="preserve">explore the optimal parameter space for: 1) Intervention </w:t>
      </w:r>
      <w:r w:rsidR="009325E2">
        <w:rPr>
          <w:rFonts w:cstheme="minorHAnsi"/>
        </w:rPr>
        <w:t>1 t</w:t>
      </w:r>
      <w:r w:rsidR="001C1C1E">
        <w:rPr>
          <w:rFonts w:cstheme="minorHAnsi"/>
        </w:rPr>
        <w:t xml:space="preserve">rigger </w:t>
      </w:r>
      <w:r w:rsidR="009325E2">
        <w:rPr>
          <w:rFonts w:cstheme="minorHAnsi"/>
        </w:rPr>
        <w:t>date</w:t>
      </w:r>
      <w:r w:rsidR="001C1C1E">
        <w:rPr>
          <w:rFonts w:cstheme="minorHAnsi"/>
        </w:rPr>
        <w:t xml:space="preserve"> vs </w:t>
      </w:r>
      <w:r w:rsidR="00812DF3">
        <w:rPr>
          <w:rFonts w:cstheme="minorHAnsi"/>
        </w:rPr>
        <w:t xml:space="preserve">2) </w:t>
      </w:r>
      <w:r w:rsidR="001C1C1E">
        <w:rPr>
          <w:rFonts w:cstheme="minorHAnsi"/>
        </w:rPr>
        <w:t>Intervention</w:t>
      </w:r>
      <w:r w:rsidR="009325E2">
        <w:rPr>
          <w:rFonts w:cstheme="minorHAnsi"/>
        </w:rPr>
        <w:t xml:space="preserve"> 2</w:t>
      </w:r>
      <w:r w:rsidR="001C1C1E">
        <w:rPr>
          <w:rFonts w:cstheme="minorHAnsi"/>
        </w:rPr>
        <w:t xml:space="preserve"> </w:t>
      </w:r>
      <w:r w:rsidR="00812DF3">
        <w:rPr>
          <w:rFonts w:cstheme="minorHAnsi"/>
        </w:rPr>
        <w:t>t</w:t>
      </w:r>
      <w:r w:rsidR="001C1C1E">
        <w:rPr>
          <w:rFonts w:cstheme="minorHAnsi"/>
        </w:rPr>
        <w:t xml:space="preserve">rigger </w:t>
      </w:r>
      <w:r w:rsidR="009325E2">
        <w:rPr>
          <w:rFonts w:cstheme="minorHAnsi"/>
        </w:rPr>
        <w:t>date</w:t>
      </w:r>
      <w:r w:rsidR="00812DF3">
        <w:rPr>
          <w:rFonts w:cstheme="minorHAnsi"/>
        </w:rPr>
        <w:t>.</w:t>
      </w:r>
      <w:r w:rsidR="001C1C1E">
        <w:rPr>
          <w:rFonts w:cstheme="minorHAnsi"/>
        </w:rPr>
        <w:t xml:space="preserve"> A range of 0–125 days was selected to explore the optimal parameter space for the intervention trigger dates. The intervention</w:t>
      </w:r>
      <w:r w:rsidR="00D46A1F">
        <w:rPr>
          <w:rFonts w:cstheme="minorHAnsi"/>
        </w:rPr>
        <w:t xml:space="preserve"> 1</w:t>
      </w:r>
      <w:r w:rsidR="001C1C1E">
        <w:rPr>
          <w:rFonts w:cstheme="minorHAnsi"/>
        </w:rPr>
        <w:t xml:space="preserve"> trigger date was relative to the start of the simulation and </w:t>
      </w:r>
      <w:r w:rsidR="00D46A1F">
        <w:rPr>
          <w:rFonts w:cstheme="minorHAnsi"/>
        </w:rPr>
        <w:t xml:space="preserve">intervention 2 </w:t>
      </w:r>
      <w:r w:rsidR="001C1C1E">
        <w:rPr>
          <w:rFonts w:cstheme="minorHAnsi"/>
        </w:rPr>
        <w:t xml:space="preserve">trigger date relative to the end of intervention 1. The optimal parameter space was identified </w:t>
      </w:r>
      <w:r w:rsidR="00D46A1F">
        <w:rPr>
          <w:rFonts w:cstheme="minorHAnsi"/>
        </w:rPr>
        <w:t xml:space="preserve">by </w:t>
      </w:r>
      <w:r w:rsidR="001C1C1E">
        <w:rPr>
          <w:rFonts w:cstheme="minorHAnsi"/>
        </w:rPr>
        <w:t>minimising the I(t) peak and the total cumulative incidence (</w:t>
      </w:r>
      <w:r w:rsidR="001C1C1E" w:rsidRPr="001C1C1E">
        <w:rPr>
          <w:rFonts w:cstheme="minorHAnsi"/>
          <w:b/>
          <w:bCs/>
        </w:rPr>
        <w:t xml:space="preserve">Figure </w:t>
      </w:r>
      <w:r w:rsidR="001C1C1E">
        <w:rPr>
          <w:rFonts w:cstheme="minorHAnsi"/>
          <w:b/>
          <w:bCs/>
        </w:rPr>
        <w:t>5</w:t>
      </w:r>
      <w:r w:rsidR="001C1C1E">
        <w:rPr>
          <w:rFonts w:cstheme="minorHAnsi"/>
        </w:rPr>
        <w:t>)</w:t>
      </w:r>
    </w:p>
    <w:p w14:paraId="4E7F1C15" w14:textId="77777777" w:rsidR="000B78B1" w:rsidRDefault="000B78B1" w:rsidP="006A75FD">
      <w:pPr>
        <w:spacing w:after="0" w:line="360" w:lineRule="auto"/>
        <w:rPr>
          <w:rFonts w:cstheme="minorHAnsi"/>
        </w:rPr>
      </w:pPr>
    </w:p>
    <w:p w14:paraId="2950874B" w14:textId="77777777" w:rsidR="006A75FD" w:rsidRDefault="006A75FD" w:rsidP="006A75FD">
      <w:pPr>
        <w:spacing w:after="0" w:line="360" w:lineRule="auto"/>
        <w:rPr>
          <w:rFonts w:cstheme="minorHAnsi"/>
        </w:rPr>
      </w:pPr>
    </w:p>
    <w:p w14:paraId="11630517" w14:textId="6BE64750" w:rsidR="006A75FD" w:rsidRDefault="00F1769F" w:rsidP="001C1C1E">
      <w:pPr>
        <w:spacing w:after="0" w:line="360" w:lineRule="auto"/>
        <w:jc w:val="center"/>
        <w:rPr>
          <w:rFonts w:cstheme="minorHAnsi"/>
        </w:rPr>
      </w:pPr>
      <w:commentRangeStart w:id="117"/>
      <w:r>
        <w:rPr>
          <w:noProof/>
          <w:lang w:eastAsia="en-GB"/>
        </w:rPr>
        <w:drawing>
          <wp:inline distT="0" distB="0" distL="0" distR="0" wp14:anchorId="2AE835CA" wp14:editId="3129EBD4">
            <wp:extent cx="4708612" cy="7533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3065" cy="7556689"/>
                    </a:xfrm>
                    <a:prstGeom prst="rect">
                      <a:avLst/>
                    </a:prstGeom>
                    <a:noFill/>
                    <a:ln>
                      <a:noFill/>
                    </a:ln>
                  </pic:spPr>
                </pic:pic>
              </a:graphicData>
            </a:graphic>
          </wp:inline>
        </w:drawing>
      </w:r>
      <w:commentRangeEnd w:id="117"/>
      <w:r w:rsidR="00C02F7E">
        <w:rPr>
          <w:rStyle w:val="CommentReference"/>
        </w:rPr>
        <w:commentReference w:id="117"/>
      </w:r>
    </w:p>
    <w:p w14:paraId="4896C36B" w14:textId="51AE9F97" w:rsidR="001C1C1E" w:rsidRDefault="001C1C1E" w:rsidP="001C1C1E">
      <w:pPr>
        <w:spacing w:after="0" w:line="360" w:lineRule="auto"/>
        <w:jc w:val="both"/>
        <w:rPr>
          <w:rFonts w:cstheme="minorHAnsi"/>
          <w:b/>
          <w:bCs/>
        </w:rPr>
      </w:pPr>
      <w:r w:rsidRPr="00C13B7B">
        <w:rPr>
          <w:rFonts w:cstheme="minorHAnsi"/>
          <w:b/>
          <w:bCs/>
        </w:rPr>
        <w:t xml:space="preserve">Figure </w:t>
      </w:r>
      <w:r>
        <w:rPr>
          <w:rFonts w:cstheme="minorHAnsi"/>
          <w:b/>
          <w:bCs/>
        </w:rPr>
        <w:t>5</w:t>
      </w:r>
      <w:r w:rsidRPr="00C13B7B">
        <w:rPr>
          <w:rFonts w:cstheme="minorHAnsi"/>
          <w:b/>
          <w:bCs/>
        </w:rPr>
        <w:t xml:space="preserve">. </w:t>
      </w:r>
      <w:r>
        <w:rPr>
          <w:rFonts w:cstheme="minorHAnsi"/>
          <w:b/>
          <w:bCs/>
        </w:rPr>
        <w:t xml:space="preserve">Sensitivity analysis for I(t) peak and total cumulative incidence for intervention 1 trigger date and intervention 2 trigger date. This was explored for the five intervention scenarios. </w:t>
      </w:r>
      <w:r w:rsidRPr="001C1C1E">
        <w:rPr>
          <w:rFonts w:cstheme="minorHAnsi"/>
        </w:rPr>
        <w:t>To ensure comparable overall magnitude of interventions of over the intervention duration, the intervention duration of Scenarios 2, 3, 4 and 5 were doubled relative to scenario 1 (12 vs 6 weeks). All scenarios are therefore comparable for a given parameter value combination</w:t>
      </w:r>
    </w:p>
    <w:p w14:paraId="1A67F907" w14:textId="45130226" w:rsidR="008C025F" w:rsidRDefault="00D46A1F" w:rsidP="00D46A1F">
      <w:pPr>
        <w:spacing w:after="0" w:line="360" w:lineRule="auto"/>
        <w:jc w:val="both"/>
        <w:rPr>
          <w:rFonts w:cstheme="minorHAnsi"/>
        </w:rPr>
      </w:pPr>
      <w:r>
        <w:rPr>
          <w:rFonts w:cstheme="minorHAnsi"/>
        </w:rPr>
        <w:t xml:space="preserve">The optimal parameter space for the intervention 1 trigger and intervention 2 trigger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the I(t) peak for scenarios 1, 2, 3, 4 and 5 respectively. The optimal parameter space to minimise the total cumulative incidence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scenario 1, 2, 3, 4 and 5 respectively. </w:t>
      </w:r>
      <w:r w:rsidR="008C025F">
        <w:rPr>
          <w:rFonts w:cstheme="minorHAnsi"/>
        </w:rPr>
        <w:t>There was</w:t>
      </w:r>
      <w:r>
        <w:rPr>
          <w:rFonts w:cstheme="minorHAnsi"/>
        </w:rPr>
        <w:t xml:space="preserve"> general</w:t>
      </w:r>
      <w:r w:rsidR="008C025F">
        <w:rPr>
          <w:rFonts w:cstheme="minorHAnsi"/>
        </w:rPr>
        <w:t xml:space="preserve"> agreement between the optimal parameter space for the I(t) peak and total cumulative incidence for each given intervention scenario. </w:t>
      </w:r>
    </w:p>
    <w:p w14:paraId="7C4AB215" w14:textId="5B402B84" w:rsidR="000B78B1" w:rsidRDefault="008C025F" w:rsidP="006A75FD">
      <w:pPr>
        <w:spacing w:after="0" w:line="360" w:lineRule="auto"/>
        <w:rPr>
          <w:rFonts w:cstheme="minorHAnsi"/>
        </w:rPr>
      </w:pPr>
      <w:r>
        <w:rPr>
          <w:rFonts w:cstheme="minorHAnsi"/>
        </w:rPr>
        <w:t xml:space="preserve"> </w:t>
      </w:r>
    </w:p>
    <w:p w14:paraId="47D24763" w14:textId="1EF1279C" w:rsidR="008C025F" w:rsidRDefault="008C025F" w:rsidP="008C025F">
      <w:pPr>
        <w:spacing w:after="0" w:line="360" w:lineRule="auto"/>
        <w:jc w:val="both"/>
        <w:rPr>
          <w:rFonts w:cstheme="minorHAnsi"/>
        </w:rPr>
      </w:pPr>
      <w:r>
        <w:rPr>
          <w:rFonts w:cstheme="minorHAnsi"/>
        </w:rPr>
        <w:t xml:space="preserve">Scenario 1, 2, 3, 4 and 5 all </w:t>
      </w:r>
      <w:del w:id="118" w:author="VAN BUNNIK Bram" w:date="2020-07-15T11:30:00Z">
        <w:r w:rsidDel="00C02F7E">
          <w:rPr>
            <w:rFonts w:cstheme="minorHAnsi"/>
          </w:rPr>
          <w:delText xml:space="preserve">possessed </w:delText>
        </w:r>
      </w:del>
      <w:ins w:id="119" w:author="VAN BUNNIK Bram" w:date="2020-07-15T11:30:00Z">
        <w:r w:rsidR="00C02F7E">
          <w:rPr>
            <w:rFonts w:cstheme="minorHAnsi"/>
          </w:rPr>
          <w:t xml:space="preserve">showed </w:t>
        </w:r>
      </w:ins>
      <w:r>
        <w:rPr>
          <w:rFonts w:cstheme="minorHAnsi"/>
        </w:rPr>
        <w:t>similar optimal parameter spaces, with intermediate</w:t>
      </w:r>
      <w:r w:rsidR="00D46A1F">
        <w:rPr>
          <w:rFonts w:cstheme="minorHAnsi"/>
        </w:rPr>
        <w:t xml:space="preserve"> intervention 1 trigger date</w:t>
      </w:r>
      <w:r>
        <w:rPr>
          <w:rFonts w:cstheme="minorHAnsi"/>
        </w:rPr>
        <w:t xml:space="preserve"> values being optimal to minimise the two outcome measures. At </w:t>
      </w:r>
      <w:r w:rsidR="00D46A1F">
        <w:rPr>
          <w:rFonts w:cstheme="minorHAnsi"/>
        </w:rPr>
        <w:t>this optimum</w:t>
      </w:r>
      <w:r>
        <w:rPr>
          <w:rFonts w:cstheme="minorHAnsi"/>
        </w:rPr>
        <w:t xml:space="preserve">, a wide range of </w:t>
      </w:r>
      <w:r w:rsidR="00D46A1F">
        <w:rPr>
          <w:rFonts w:cstheme="minorHAnsi"/>
        </w:rPr>
        <w:t>optimal</w:t>
      </w:r>
      <w:r>
        <w:rPr>
          <w:rFonts w:cstheme="minorHAnsi"/>
        </w:rPr>
        <w:t xml:space="preserve"> intervention 2 trigger dates was identified, suggesting that optimising the timing of the 1</w:t>
      </w:r>
      <w:r w:rsidRPr="008C025F">
        <w:rPr>
          <w:rFonts w:cstheme="minorHAnsi"/>
          <w:vertAlign w:val="superscript"/>
        </w:rPr>
        <w:t>st</w:t>
      </w:r>
      <w:r>
        <w:rPr>
          <w:rFonts w:cstheme="minorHAnsi"/>
        </w:rPr>
        <w:t xml:space="preserve"> intervention is more critical to minimise I(t) peak and total cumulative incidence. </w:t>
      </w:r>
      <w:commentRangeStart w:id="120"/>
      <w:r>
        <w:rPr>
          <w:rFonts w:cstheme="minorHAnsi"/>
        </w:rPr>
        <w:t xml:space="preserve">Scenario 1 was found to </w:t>
      </w:r>
      <w:del w:id="121" w:author="VAN BUNNIK Bram" w:date="2020-07-15T11:31:00Z">
        <w:r w:rsidDel="002C6052">
          <w:rPr>
            <w:rFonts w:cstheme="minorHAnsi"/>
          </w:rPr>
          <w:delText xml:space="preserve">possess </w:delText>
        </w:r>
      </w:del>
      <w:ins w:id="122" w:author="VAN BUNNIK Bram" w:date="2020-07-15T11:31:00Z">
        <w:r w:rsidR="002C6052">
          <w:rPr>
            <w:rFonts w:cstheme="minorHAnsi"/>
          </w:rPr>
          <w:t xml:space="preserve">show </w:t>
        </w:r>
      </w:ins>
      <w:r>
        <w:rPr>
          <w:rFonts w:cstheme="minorHAnsi"/>
        </w:rPr>
        <w:t>subtly different dynamics, with a more intermediate intervention 2 trigger date value being optimal.</w:t>
      </w:r>
      <w:commentRangeEnd w:id="120"/>
      <w:r w:rsidR="002C6052">
        <w:rPr>
          <w:rStyle w:val="CommentReference"/>
        </w:rPr>
        <w:commentReference w:id="120"/>
      </w:r>
      <w:r>
        <w:rPr>
          <w:rFonts w:cstheme="minorHAnsi"/>
        </w:rPr>
        <w:t xml:space="preserve"> </w:t>
      </w:r>
    </w:p>
    <w:p w14:paraId="6CF725C8" w14:textId="09B02A14" w:rsidR="000B78B1" w:rsidRDefault="000B78B1" w:rsidP="000B78B1">
      <w:pPr>
        <w:spacing w:after="0" w:line="360" w:lineRule="auto"/>
        <w:rPr>
          <w:rFonts w:cstheme="minorHAnsi"/>
        </w:rPr>
      </w:pPr>
    </w:p>
    <w:p w14:paraId="119D65F7" w14:textId="08784211" w:rsidR="009325E2" w:rsidRDefault="009325E2" w:rsidP="009325E2">
      <w:pPr>
        <w:spacing w:after="0" w:line="360" w:lineRule="auto"/>
        <w:jc w:val="both"/>
        <w:rPr>
          <w:rFonts w:cstheme="minorHAnsi"/>
        </w:rPr>
      </w:pPr>
      <w:r>
        <w:rPr>
          <w:rFonts w:cstheme="minorHAnsi"/>
        </w:rPr>
        <w:t>The sensitivity analysis was expanded to</w:t>
      </w:r>
      <w:r w:rsidR="00D46A1F">
        <w:rPr>
          <w:rFonts w:cstheme="minorHAnsi"/>
        </w:rPr>
        <w:t xml:space="preserve"> assess the sensitivity of this analysis to two additional parameters: 1) Intervention 1 duration and 2) Intervention 2 duration</w:t>
      </w:r>
      <w:r w:rsidR="00812DF3">
        <w:rPr>
          <w:rFonts w:cstheme="minorHAnsi"/>
        </w:rPr>
        <w:t>. These parameters were explored</w:t>
      </w:r>
      <w:r w:rsidR="00D46A1F">
        <w:rPr>
          <w:rFonts w:cstheme="minorHAnsi"/>
        </w:rPr>
        <w:t xml:space="preserve"> f</w:t>
      </w:r>
      <w:r w:rsidR="00812DF3">
        <w:rPr>
          <w:rFonts w:cstheme="minorHAnsi"/>
        </w:rPr>
        <w:t>or</w:t>
      </w:r>
      <w:r w:rsidR="00D46A1F">
        <w:rPr>
          <w:rFonts w:cstheme="minorHAnsi"/>
        </w:rPr>
        <w:t xml:space="preserve"> 3, 6 and 9 weeks</w:t>
      </w:r>
      <w:r w:rsidR="00812DF3">
        <w:rPr>
          <w:rFonts w:cstheme="minorHAnsi"/>
        </w:rPr>
        <w:t xml:space="preserve"> </w:t>
      </w:r>
      <w:r>
        <w:rPr>
          <w:rFonts w:cstheme="minorHAnsi"/>
        </w:rPr>
        <w:t>(</w:t>
      </w:r>
      <w:r w:rsidRPr="009325E2">
        <w:rPr>
          <w:rFonts w:cstheme="minorHAnsi"/>
          <w:b/>
          <w:bCs/>
        </w:rPr>
        <w:t>Figure S</w:t>
      </w:r>
      <w:r w:rsidR="00DB417C">
        <w:rPr>
          <w:rFonts w:cstheme="minorHAnsi"/>
          <w:b/>
          <w:bCs/>
        </w:rPr>
        <w:t>5</w:t>
      </w:r>
      <w:r w:rsidRPr="009325E2">
        <w:rPr>
          <w:rFonts w:cstheme="minorHAnsi"/>
          <w:b/>
          <w:bCs/>
        </w:rPr>
        <w:t>-</w:t>
      </w:r>
      <w:r w:rsidR="00DB417C">
        <w:rPr>
          <w:rFonts w:cstheme="minorHAnsi"/>
          <w:b/>
          <w:bCs/>
        </w:rPr>
        <w:t>14</w:t>
      </w:r>
      <w:r>
        <w:rPr>
          <w:rFonts w:cstheme="minorHAnsi"/>
        </w:rPr>
        <w:t xml:space="preserve">). Altering the intervention length had little effect on the observed transmission dynamics, </w:t>
      </w:r>
      <w:r w:rsidR="00812DF3">
        <w:rPr>
          <w:rFonts w:cstheme="minorHAnsi"/>
        </w:rPr>
        <w:t xml:space="preserve">with increased durations of intervention 1 </w:t>
      </w:r>
      <w:r>
        <w:rPr>
          <w:rFonts w:cstheme="minorHAnsi"/>
        </w:rPr>
        <w:t xml:space="preserve">marginally </w:t>
      </w:r>
      <w:r w:rsidR="00812DF3">
        <w:rPr>
          <w:rFonts w:cstheme="minorHAnsi"/>
        </w:rPr>
        <w:t>shifting</w:t>
      </w:r>
      <w:r>
        <w:rPr>
          <w:rFonts w:cstheme="minorHAnsi"/>
        </w:rPr>
        <w:t xml:space="preserve"> the optimal trigger for intervention 2 to a more intermediate value. This was common for both the I(t) peak and total cumulative incidence outcome measures. </w:t>
      </w:r>
    </w:p>
    <w:p w14:paraId="4382D78F" w14:textId="0151308B" w:rsidR="006A75FD" w:rsidRDefault="006A75FD" w:rsidP="006A75FD">
      <w:pPr>
        <w:spacing w:after="0" w:line="360" w:lineRule="auto"/>
        <w:rPr>
          <w:rFonts w:cstheme="minorHAnsi"/>
        </w:rPr>
      </w:pPr>
    </w:p>
    <w:p w14:paraId="59F0D194" w14:textId="48894E70" w:rsidR="000B78B1" w:rsidRDefault="009325E2" w:rsidP="00812DF3">
      <w:pPr>
        <w:spacing w:after="0" w:line="360" w:lineRule="auto"/>
        <w:jc w:val="both"/>
        <w:rPr>
          <w:rFonts w:cstheme="minorHAnsi"/>
        </w:rPr>
      </w:pPr>
      <w:r>
        <w:rPr>
          <w:rFonts w:cstheme="minorHAnsi"/>
        </w:rPr>
        <w:t>A sensitivity analysis was next conducted to explore the optimal parameter space fo</w:t>
      </w:r>
      <w:r w:rsidR="00812DF3">
        <w:rPr>
          <w:rFonts w:cstheme="minorHAnsi"/>
        </w:rPr>
        <w:t>r: 1) Intervention 1 R</w:t>
      </w:r>
      <w:r w:rsidR="00812DF3" w:rsidRPr="00D46A1F">
        <w:rPr>
          <w:rFonts w:cstheme="minorHAnsi"/>
          <w:vertAlign w:val="subscript"/>
        </w:rPr>
        <w:t>0</w:t>
      </w:r>
      <w:r w:rsidR="00812DF3">
        <w:rPr>
          <w:rFonts w:cstheme="minorHAnsi"/>
        </w:rPr>
        <w:t xml:space="preserve"> reduction and 2) Intervention 2 R</w:t>
      </w:r>
      <w:r w:rsidR="00812DF3" w:rsidRPr="00D46A1F">
        <w:rPr>
          <w:rFonts w:cstheme="minorHAnsi"/>
          <w:vertAlign w:val="subscript"/>
        </w:rPr>
        <w:t>0</w:t>
      </w:r>
      <w:r w:rsidR="00812DF3">
        <w:rPr>
          <w:rFonts w:cstheme="minorHAnsi"/>
        </w:rPr>
        <w:t xml:space="preserve"> reduction </w:t>
      </w:r>
      <w:r>
        <w:rPr>
          <w:rFonts w:cstheme="minorHAnsi"/>
        </w:rPr>
        <w:t>to minimise I(t) peak and total cumulative incidence</w:t>
      </w:r>
      <w:r w:rsidR="00812DF3">
        <w:rPr>
          <w:rFonts w:cstheme="minorHAnsi"/>
        </w:rPr>
        <w:t xml:space="preserve"> outcome measures</w:t>
      </w:r>
      <w:r>
        <w:rPr>
          <w:rFonts w:cstheme="minorHAnsi"/>
        </w:rPr>
        <w:t>.  The magnitude of R</w:t>
      </w:r>
      <w:r w:rsidRPr="00812DF3">
        <w:rPr>
          <w:rFonts w:cstheme="minorHAnsi"/>
          <w:vertAlign w:val="subscript"/>
        </w:rPr>
        <w:t>0</w:t>
      </w:r>
      <w:r>
        <w:rPr>
          <w:rFonts w:cstheme="minorHAnsi"/>
        </w:rPr>
        <w:t xml:space="preserve"> reductions for both interventions were ranged from 0–1.7 (</w:t>
      </w:r>
      <w:r w:rsidRPr="009325E2">
        <w:rPr>
          <w:rFonts w:cstheme="minorHAnsi"/>
          <w:b/>
          <w:bCs/>
        </w:rPr>
        <w:t>Figure 6</w:t>
      </w:r>
      <w:r>
        <w:rPr>
          <w:rFonts w:cstheme="minorHAnsi"/>
        </w:rPr>
        <w:t xml:space="preserve">).  </w:t>
      </w:r>
    </w:p>
    <w:p w14:paraId="0D9468DC" w14:textId="405E8648" w:rsidR="006A75FD" w:rsidRDefault="00F1769F" w:rsidP="00E07E51">
      <w:pPr>
        <w:spacing w:after="0" w:line="360" w:lineRule="auto"/>
        <w:jc w:val="center"/>
        <w:rPr>
          <w:rFonts w:cstheme="minorHAnsi"/>
          <w:b/>
          <w:bCs/>
        </w:rPr>
      </w:pPr>
      <w:commentRangeStart w:id="123"/>
      <w:r>
        <w:rPr>
          <w:noProof/>
          <w:lang w:eastAsia="en-GB"/>
        </w:rPr>
        <w:drawing>
          <wp:inline distT="0" distB="0" distL="0" distR="0" wp14:anchorId="24F749C1" wp14:editId="0DC43773">
            <wp:extent cx="4554269" cy="728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6147" cy="7321629"/>
                    </a:xfrm>
                    <a:prstGeom prst="rect">
                      <a:avLst/>
                    </a:prstGeom>
                    <a:noFill/>
                    <a:ln>
                      <a:noFill/>
                    </a:ln>
                  </pic:spPr>
                </pic:pic>
              </a:graphicData>
            </a:graphic>
          </wp:inline>
        </w:drawing>
      </w:r>
      <w:commentRangeEnd w:id="123"/>
      <w:r w:rsidR="002C6052">
        <w:rPr>
          <w:rStyle w:val="CommentReference"/>
        </w:rPr>
        <w:commentReference w:id="123"/>
      </w:r>
    </w:p>
    <w:p w14:paraId="2EB70FBE" w14:textId="5A54EBC7" w:rsidR="009325E2" w:rsidRDefault="009325E2" w:rsidP="009325E2">
      <w:pPr>
        <w:spacing w:after="0" w:line="360" w:lineRule="auto"/>
        <w:jc w:val="both"/>
        <w:rPr>
          <w:rFonts w:cstheme="minorHAnsi"/>
        </w:rPr>
      </w:pPr>
      <w:r w:rsidRPr="00C13B7B">
        <w:rPr>
          <w:rFonts w:cstheme="minorHAnsi"/>
          <w:b/>
          <w:bCs/>
        </w:rPr>
        <w:t xml:space="preserve">Figure </w:t>
      </w:r>
      <w:r>
        <w:rPr>
          <w:rFonts w:cstheme="minorHAnsi"/>
          <w:b/>
          <w:bCs/>
        </w:rPr>
        <w:t>6</w:t>
      </w:r>
      <w:r w:rsidRPr="00C13B7B">
        <w:rPr>
          <w:rFonts w:cstheme="minorHAnsi"/>
          <w:b/>
          <w:bCs/>
        </w:rPr>
        <w:t xml:space="preserve">. </w:t>
      </w:r>
      <w:r>
        <w:rPr>
          <w:rFonts w:cstheme="minorHAnsi"/>
          <w:b/>
          <w:bCs/>
        </w:rPr>
        <w:t>Sensitivity analysis for I(t) peak and total cumulative incidence for</w:t>
      </w:r>
      <w:r w:rsidR="00E07E51">
        <w:rPr>
          <w:rFonts w:cstheme="minorHAnsi"/>
          <w:b/>
          <w:bCs/>
        </w:rPr>
        <w:t xml:space="preserve"> the magnitude of the intervention</w:t>
      </w:r>
      <w:r>
        <w:rPr>
          <w:rFonts w:cstheme="minorHAnsi"/>
          <w:b/>
          <w:bCs/>
        </w:rPr>
        <w:t xml:space="preserve"> 1 </w:t>
      </w:r>
      <w:r w:rsidR="00E07E51">
        <w:rPr>
          <w:rFonts w:cstheme="minorHAnsi"/>
          <w:b/>
          <w:bCs/>
        </w:rPr>
        <w:t>R</w:t>
      </w:r>
      <w:r w:rsidR="00E07E51" w:rsidRPr="00D04B6D">
        <w:rPr>
          <w:rFonts w:cstheme="minorHAnsi"/>
          <w:b/>
          <w:bCs/>
          <w:vertAlign w:val="subscript"/>
        </w:rPr>
        <w:t>0</w:t>
      </w:r>
      <w:r w:rsidR="00E07E51">
        <w:rPr>
          <w:rFonts w:cstheme="minorHAnsi"/>
          <w:b/>
          <w:bCs/>
        </w:rPr>
        <w:t xml:space="preserve"> reductions</w:t>
      </w:r>
      <w:r>
        <w:rPr>
          <w:rFonts w:cstheme="minorHAnsi"/>
          <w:b/>
          <w:bCs/>
        </w:rPr>
        <w:t xml:space="preserve"> and intervention 2 </w:t>
      </w:r>
      <w:r w:rsidR="00E07E51">
        <w:rPr>
          <w:rFonts w:cstheme="minorHAnsi"/>
          <w:b/>
          <w:bCs/>
        </w:rPr>
        <w:t>R</w:t>
      </w:r>
      <w:r w:rsidR="00E07E51" w:rsidRPr="00D04B6D">
        <w:rPr>
          <w:rFonts w:cstheme="minorHAnsi"/>
          <w:b/>
          <w:bCs/>
          <w:vertAlign w:val="subscript"/>
        </w:rPr>
        <w:t>0</w:t>
      </w:r>
      <w:r w:rsidR="00E07E51">
        <w:rPr>
          <w:rFonts w:cstheme="minorHAnsi"/>
          <w:b/>
          <w:bCs/>
        </w:rPr>
        <w:t xml:space="preserve"> reductions</w:t>
      </w:r>
      <w:r>
        <w:rPr>
          <w:rFonts w:cstheme="minorHAnsi"/>
          <w:b/>
          <w:bCs/>
        </w:rPr>
        <w:t xml:space="preserve">. This was explored for the five intervention scenarios. </w:t>
      </w:r>
      <w:r w:rsidRPr="001C1C1E">
        <w:rPr>
          <w:rFonts w:cstheme="minorHAnsi"/>
        </w:rPr>
        <w:t>To ensure comparable overall magnitude of interventions of over the intervention duration, the intervention duration of Scenarios 2, 3, 4 and 5 were doubled relative to scenario 1 (12 vs 6 weeks). All scenarios are therefore comparable for a given parameter value combination</w:t>
      </w:r>
      <w:r w:rsidR="00E07E51">
        <w:rPr>
          <w:rFonts w:cstheme="minorHAnsi"/>
        </w:rPr>
        <w:t xml:space="preserve">. </w:t>
      </w:r>
    </w:p>
    <w:p w14:paraId="2076F8D3" w14:textId="38CC2517" w:rsidR="00463530" w:rsidRDefault="00463530" w:rsidP="005660EB">
      <w:pPr>
        <w:spacing w:after="0" w:line="360" w:lineRule="auto"/>
        <w:jc w:val="both"/>
        <w:rPr>
          <w:rFonts w:cstheme="minorHAnsi"/>
        </w:rPr>
      </w:pPr>
      <w:r>
        <w:rPr>
          <w:rFonts w:cstheme="minorHAnsi"/>
        </w:rPr>
        <w:t>The optimal parameter space for the magnitude</w:t>
      </w:r>
      <w:r w:rsidR="009041B8">
        <w:rPr>
          <w:rFonts w:cstheme="minorHAnsi"/>
        </w:rPr>
        <w:t xml:space="preserve"> of R</w:t>
      </w:r>
      <w:r w:rsidR="009041B8" w:rsidRPr="009041B8">
        <w:rPr>
          <w:rFonts w:cstheme="minorHAnsi"/>
          <w:vertAlign w:val="subscript"/>
        </w:rPr>
        <w:t>0</w:t>
      </w:r>
      <w:r>
        <w:rPr>
          <w:rFonts w:cstheme="minorHAnsi"/>
        </w:rPr>
        <w:t xml:space="preserve"> </w:t>
      </w:r>
      <w:r w:rsidR="009041B8">
        <w:rPr>
          <w:rFonts w:cstheme="minorHAnsi"/>
        </w:rPr>
        <w:t xml:space="preserve">reductions for </w:t>
      </w:r>
      <w:r>
        <w:rPr>
          <w:rFonts w:cstheme="minorHAnsi"/>
        </w:rPr>
        <w:t>intervention 1</w:t>
      </w:r>
      <w:r w:rsidR="009041B8">
        <w:rPr>
          <w:rFonts w:cstheme="minorHAnsi"/>
        </w:rPr>
        <w:t xml:space="preserve"> and intervention 2</w:t>
      </w:r>
      <w:r>
        <w:rPr>
          <w:rFonts w:cstheme="minorHAnsi"/>
        </w:rPr>
        <w:t xml:space="preserve">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the I(t) peak for scenarios 1, 2, 3, 4 and 5 respectively. The optimal parameter space to minimise the total cumulative incidence was identified as </w:t>
      </w:r>
      <w:r w:rsidRPr="002F5671">
        <w:rPr>
          <w:rFonts w:cstheme="minorHAnsi"/>
          <w:b/>
          <w:bCs/>
          <w:highlight w:val="yellow"/>
        </w:rPr>
        <w:t>X/X, X/X, X/X, X/X</w:t>
      </w:r>
      <w:r w:rsidRPr="002F5671">
        <w:rPr>
          <w:rFonts w:cstheme="minorHAnsi"/>
          <w:b/>
          <w:bCs/>
        </w:rPr>
        <w:t xml:space="preserve"> </w:t>
      </w:r>
      <w:r>
        <w:rPr>
          <w:rFonts w:cstheme="minorHAnsi"/>
        </w:rPr>
        <w:t xml:space="preserve">and </w:t>
      </w:r>
      <w:r w:rsidRPr="002F5671">
        <w:rPr>
          <w:rFonts w:cstheme="minorHAnsi"/>
          <w:b/>
          <w:bCs/>
          <w:highlight w:val="yellow"/>
        </w:rPr>
        <w:t>X/X</w:t>
      </w:r>
      <w:r>
        <w:rPr>
          <w:rFonts w:cstheme="minorHAnsi"/>
        </w:rPr>
        <w:t xml:space="preserve"> for scenario 1, 2, 3, 4 and 5 respectively. </w:t>
      </w:r>
    </w:p>
    <w:p w14:paraId="6B08CC70" w14:textId="77777777" w:rsidR="00463530" w:rsidRDefault="00463530" w:rsidP="005660EB">
      <w:pPr>
        <w:spacing w:after="0" w:line="360" w:lineRule="auto"/>
        <w:jc w:val="both"/>
        <w:rPr>
          <w:rFonts w:cstheme="minorHAnsi"/>
        </w:rPr>
      </w:pPr>
    </w:p>
    <w:p w14:paraId="7C7DA694" w14:textId="0E01F94F" w:rsidR="00237704" w:rsidRDefault="0077259F" w:rsidP="005660EB">
      <w:pPr>
        <w:spacing w:after="0" w:line="360" w:lineRule="auto"/>
        <w:jc w:val="both"/>
        <w:rPr>
          <w:rFonts w:cstheme="minorHAnsi"/>
        </w:rPr>
      </w:pPr>
      <w:r>
        <w:rPr>
          <w:rFonts w:cstheme="minorHAnsi"/>
        </w:rPr>
        <w:t>The optimal parameter space for s</w:t>
      </w:r>
      <w:r w:rsidR="00E07E51" w:rsidRPr="00463530">
        <w:rPr>
          <w:rFonts w:cstheme="minorHAnsi"/>
        </w:rPr>
        <w:t xml:space="preserve">cenario 2, 3, 4 and 5 </w:t>
      </w:r>
      <w:r>
        <w:rPr>
          <w:rFonts w:cstheme="minorHAnsi"/>
        </w:rPr>
        <w:t>favoured</w:t>
      </w:r>
      <w:r w:rsidR="00463530" w:rsidRPr="00463530">
        <w:rPr>
          <w:rFonts w:cstheme="minorHAnsi"/>
        </w:rPr>
        <w:t xml:space="preserve"> </w:t>
      </w:r>
      <w:r w:rsidR="00463530">
        <w:rPr>
          <w:rFonts w:cstheme="minorHAnsi"/>
        </w:rPr>
        <w:t xml:space="preserve">a </w:t>
      </w:r>
      <w:r w:rsidR="00463530" w:rsidRPr="00463530">
        <w:rPr>
          <w:rFonts w:cstheme="minorHAnsi"/>
        </w:rPr>
        <w:t>strong reduction</w:t>
      </w:r>
      <w:r w:rsidR="00E07E51" w:rsidRPr="00463530">
        <w:rPr>
          <w:rFonts w:cstheme="minorHAnsi"/>
        </w:rPr>
        <w:t xml:space="preserve"> during </w:t>
      </w:r>
      <w:r>
        <w:rPr>
          <w:rFonts w:cstheme="minorHAnsi"/>
        </w:rPr>
        <w:t>intervention 1</w:t>
      </w:r>
      <w:r w:rsidR="00E07E51" w:rsidRPr="00463530">
        <w:rPr>
          <w:rFonts w:cstheme="minorHAnsi"/>
        </w:rPr>
        <w:t xml:space="preserve">, and </w:t>
      </w:r>
      <w:r w:rsidR="00463530">
        <w:rPr>
          <w:rFonts w:cstheme="minorHAnsi"/>
        </w:rPr>
        <w:t xml:space="preserve">with the </w:t>
      </w:r>
      <w:r w:rsidR="00237704">
        <w:rPr>
          <w:rFonts w:cstheme="minorHAnsi"/>
        </w:rPr>
        <w:t>strength</w:t>
      </w:r>
      <w:r>
        <w:rPr>
          <w:rFonts w:cstheme="minorHAnsi"/>
        </w:rPr>
        <w:t xml:space="preserve"> of intervention 2 being </w:t>
      </w:r>
      <w:r w:rsidR="00237704">
        <w:rPr>
          <w:rFonts w:cstheme="minorHAnsi"/>
        </w:rPr>
        <w:t>of less</w:t>
      </w:r>
      <w:r>
        <w:rPr>
          <w:rFonts w:cstheme="minorHAnsi"/>
        </w:rPr>
        <w:t xml:space="preserve"> </w:t>
      </w:r>
      <w:r w:rsidR="00237704">
        <w:rPr>
          <w:rFonts w:cstheme="minorHAnsi"/>
        </w:rPr>
        <w:t>concern,</w:t>
      </w:r>
      <w:r>
        <w:rPr>
          <w:rFonts w:cstheme="minorHAnsi"/>
        </w:rPr>
        <w:t xml:space="preserve"> </w:t>
      </w:r>
      <w:r w:rsidR="00237704">
        <w:rPr>
          <w:rFonts w:cstheme="minorHAnsi"/>
        </w:rPr>
        <w:t>w</w:t>
      </w:r>
      <w:r>
        <w:rPr>
          <w:rFonts w:cstheme="minorHAnsi"/>
        </w:rPr>
        <w:t xml:space="preserve">ith a </w:t>
      </w:r>
      <w:r w:rsidR="00237704">
        <w:rPr>
          <w:rFonts w:cstheme="minorHAnsi"/>
        </w:rPr>
        <w:t>wide optimal</w:t>
      </w:r>
      <w:r>
        <w:rPr>
          <w:rFonts w:cstheme="minorHAnsi"/>
        </w:rPr>
        <w:t xml:space="preserve">  parameter space being observed </w:t>
      </w:r>
      <w:r w:rsidR="00463530">
        <w:rPr>
          <w:rFonts w:cstheme="minorHAnsi"/>
        </w:rPr>
        <w:t>f</w:t>
      </w:r>
      <w:r w:rsidR="00463530" w:rsidRPr="00463530">
        <w:rPr>
          <w:rFonts w:cstheme="minorHAnsi"/>
        </w:rPr>
        <w:t>or a given</w:t>
      </w:r>
      <w:r w:rsidR="00237704">
        <w:rPr>
          <w:rFonts w:cstheme="minorHAnsi"/>
        </w:rPr>
        <w:t xml:space="preserve"> magnitude of intervention 1 R</w:t>
      </w:r>
      <w:r w:rsidR="00237704" w:rsidRPr="00237704">
        <w:rPr>
          <w:rFonts w:cstheme="minorHAnsi"/>
          <w:vertAlign w:val="subscript"/>
        </w:rPr>
        <w:t>0</w:t>
      </w:r>
      <w:r w:rsidR="00237704">
        <w:rPr>
          <w:rFonts w:cstheme="minorHAnsi"/>
        </w:rPr>
        <w:t xml:space="preserve"> reduction</w:t>
      </w:r>
      <w:r w:rsidR="00463530" w:rsidRPr="00463530">
        <w:rPr>
          <w:rFonts w:cstheme="minorHAnsi"/>
        </w:rPr>
        <w:t>.</w:t>
      </w:r>
      <w:r w:rsidR="00463530">
        <w:rPr>
          <w:rFonts w:cstheme="minorHAnsi"/>
        </w:rPr>
        <w:t xml:space="preserve"> </w:t>
      </w:r>
      <w:r w:rsidR="00463530" w:rsidRPr="00463530">
        <w:rPr>
          <w:rFonts w:cstheme="minorHAnsi"/>
        </w:rPr>
        <w:t xml:space="preserve"> </w:t>
      </w:r>
      <w:r w:rsidR="00463530">
        <w:rPr>
          <w:rFonts w:cstheme="minorHAnsi"/>
        </w:rPr>
        <w:t xml:space="preserve">Interestingly, an </w:t>
      </w:r>
      <w:r w:rsidR="00237704">
        <w:rPr>
          <w:rFonts w:cstheme="minorHAnsi"/>
        </w:rPr>
        <w:t xml:space="preserve">additional </w:t>
      </w:r>
      <w:r w:rsidR="00463530">
        <w:rPr>
          <w:rFonts w:cstheme="minorHAnsi"/>
        </w:rPr>
        <w:t xml:space="preserve">intermediate </w:t>
      </w:r>
      <w:r w:rsidR="00237704">
        <w:rPr>
          <w:rFonts w:cstheme="minorHAnsi"/>
        </w:rPr>
        <w:t xml:space="preserve">optimal value of </w:t>
      </w:r>
      <w:r w:rsidR="00237704" w:rsidRPr="00237704">
        <w:rPr>
          <w:rFonts w:cstheme="minorHAnsi"/>
          <w:b/>
          <w:bCs/>
          <w:highlight w:val="yellow"/>
        </w:rPr>
        <w:t>X</w:t>
      </w:r>
      <w:r w:rsidR="00237704">
        <w:rPr>
          <w:rFonts w:cstheme="minorHAnsi"/>
        </w:rPr>
        <w:t xml:space="preserve"> and </w:t>
      </w:r>
      <w:r w:rsidR="00237704" w:rsidRPr="00237704">
        <w:rPr>
          <w:rFonts w:cstheme="minorHAnsi"/>
          <w:b/>
          <w:bCs/>
          <w:highlight w:val="yellow"/>
        </w:rPr>
        <w:t>X</w:t>
      </w:r>
      <w:r w:rsidR="00237704">
        <w:rPr>
          <w:rFonts w:cstheme="minorHAnsi"/>
        </w:rPr>
        <w:t xml:space="preserve"> for the intervention 1 R</w:t>
      </w:r>
      <w:r w:rsidR="00237704" w:rsidRPr="00237704">
        <w:rPr>
          <w:rFonts w:cstheme="minorHAnsi"/>
          <w:vertAlign w:val="subscript"/>
        </w:rPr>
        <w:t>0</w:t>
      </w:r>
      <w:r w:rsidR="00237704">
        <w:rPr>
          <w:rFonts w:cstheme="minorHAnsi"/>
        </w:rPr>
        <w:t xml:space="preserve"> reduction parameter was also observed for scenario 2 and 5.</w:t>
      </w:r>
    </w:p>
    <w:p w14:paraId="08BD4074" w14:textId="77777777" w:rsidR="00237704" w:rsidRDefault="00237704" w:rsidP="005660EB">
      <w:pPr>
        <w:spacing w:after="0" w:line="360" w:lineRule="auto"/>
        <w:jc w:val="both"/>
        <w:rPr>
          <w:rFonts w:cstheme="minorHAnsi"/>
        </w:rPr>
      </w:pPr>
    </w:p>
    <w:p w14:paraId="416BD5E7" w14:textId="6C2FBBC8" w:rsidR="00463530" w:rsidRPr="00463530" w:rsidRDefault="00463530" w:rsidP="005660EB">
      <w:pPr>
        <w:spacing w:after="0" w:line="360" w:lineRule="auto"/>
        <w:jc w:val="both"/>
        <w:rPr>
          <w:rFonts w:cstheme="minorHAnsi"/>
        </w:rPr>
      </w:pPr>
      <w:r>
        <w:rPr>
          <w:rFonts w:cstheme="minorHAnsi"/>
        </w:rPr>
        <w:t xml:space="preserve">The optimum parameter space to minimise the total cumulative incidence was </w:t>
      </w:r>
      <w:r w:rsidR="00237704">
        <w:rPr>
          <w:rFonts w:cstheme="minorHAnsi"/>
        </w:rPr>
        <w:t xml:space="preserve">dissimilar to the parameter space to minimise the I(t) peak. Across all scenarios, more </w:t>
      </w:r>
      <w:r>
        <w:rPr>
          <w:rFonts w:cstheme="minorHAnsi"/>
        </w:rPr>
        <w:t>intermediate magnitudes of intervention 1 R</w:t>
      </w:r>
      <w:r w:rsidRPr="00237704">
        <w:rPr>
          <w:rFonts w:cstheme="minorHAnsi"/>
          <w:vertAlign w:val="subscript"/>
        </w:rPr>
        <w:t>0</w:t>
      </w:r>
      <w:r>
        <w:rPr>
          <w:rFonts w:cstheme="minorHAnsi"/>
        </w:rPr>
        <w:t xml:space="preserve"> reductions </w:t>
      </w:r>
      <w:r w:rsidR="00237704">
        <w:rPr>
          <w:rFonts w:cstheme="minorHAnsi"/>
        </w:rPr>
        <w:t>were</w:t>
      </w:r>
      <w:r>
        <w:rPr>
          <w:rFonts w:cstheme="minorHAnsi"/>
        </w:rPr>
        <w:t xml:space="preserve"> favoured</w:t>
      </w:r>
      <w:r w:rsidR="00237704">
        <w:rPr>
          <w:rFonts w:cstheme="minorHAnsi"/>
        </w:rPr>
        <w:t>, and with stronger R</w:t>
      </w:r>
      <w:r w:rsidR="00237704" w:rsidRPr="00237704">
        <w:rPr>
          <w:rFonts w:cstheme="minorHAnsi"/>
          <w:vertAlign w:val="subscript"/>
        </w:rPr>
        <w:t>0</w:t>
      </w:r>
      <w:r w:rsidR="00237704">
        <w:rPr>
          <w:rFonts w:cstheme="minorHAnsi"/>
        </w:rPr>
        <w:t xml:space="preserve"> reductions needed to intervention 2 to minimise the total cumulative incidence outcome measure. </w:t>
      </w:r>
      <w:r>
        <w:rPr>
          <w:rFonts w:cstheme="minorHAnsi"/>
        </w:rPr>
        <w:t xml:space="preserve"> </w:t>
      </w:r>
    </w:p>
    <w:p w14:paraId="6640A1EF" w14:textId="0F7D57BB" w:rsidR="000B78B1" w:rsidRDefault="000B78B1" w:rsidP="005660EB">
      <w:pPr>
        <w:spacing w:after="0" w:line="360" w:lineRule="auto"/>
        <w:jc w:val="both"/>
        <w:rPr>
          <w:rFonts w:cstheme="minorHAnsi"/>
        </w:rPr>
      </w:pPr>
    </w:p>
    <w:p w14:paraId="3D8414F0" w14:textId="1F1DAAAA" w:rsidR="0094421A" w:rsidRDefault="00237704" w:rsidP="005660EB">
      <w:pPr>
        <w:spacing w:after="0" w:line="360" w:lineRule="auto"/>
        <w:jc w:val="both"/>
        <w:rPr>
          <w:rFonts w:cstheme="minorHAnsi"/>
        </w:rPr>
      </w:pPr>
      <w:r>
        <w:rPr>
          <w:rFonts w:cstheme="minorHAnsi"/>
        </w:rPr>
        <w:t>The optimal parameter space for s</w:t>
      </w:r>
      <w:r w:rsidR="00463530">
        <w:rPr>
          <w:rFonts w:cstheme="minorHAnsi"/>
        </w:rPr>
        <w:t xml:space="preserve">cenario 1 </w:t>
      </w:r>
      <w:r>
        <w:rPr>
          <w:rFonts w:cstheme="minorHAnsi"/>
        </w:rPr>
        <w:t xml:space="preserve">favoured </w:t>
      </w:r>
      <w:r w:rsidR="00463530">
        <w:rPr>
          <w:rFonts w:cstheme="minorHAnsi"/>
        </w:rPr>
        <w:t xml:space="preserve">intermediate </w:t>
      </w:r>
      <w:r>
        <w:rPr>
          <w:rFonts w:cstheme="minorHAnsi"/>
        </w:rPr>
        <w:t>reductions of R</w:t>
      </w:r>
      <w:r w:rsidRPr="00237704">
        <w:rPr>
          <w:rFonts w:cstheme="minorHAnsi"/>
          <w:vertAlign w:val="subscript"/>
        </w:rPr>
        <w:t>0</w:t>
      </w:r>
      <w:r>
        <w:rPr>
          <w:rFonts w:cstheme="minorHAnsi"/>
        </w:rPr>
        <w:t xml:space="preserve"> = 0.6 to intervention 1 </w:t>
      </w:r>
      <w:r w:rsidR="00463530">
        <w:rPr>
          <w:rFonts w:cstheme="minorHAnsi"/>
        </w:rPr>
        <w:t>to minimise I(t) peak</w:t>
      </w:r>
      <w:r w:rsidR="0094421A">
        <w:rPr>
          <w:rFonts w:cstheme="minorHAnsi"/>
        </w:rPr>
        <w:t>, with this optimum being</w:t>
      </w:r>
      <w:r>
        <w:rPr>
          <w:rFonts w:cstheme="minorHAnsi"/>
        </w:rPr>
        <w:t xml:space="preserve"> relatively</w:t>
      </w:r>
      <w:r w:rsidR="0094421A">
        <w:rPr>
          <w:rFonts w:cstheme="minorHAnsi"/>
        </w:rPr>
        <w:t xml:space="preserve"> narrow in comparison to </w:t>
      </w:r>
      <w:r>
        <w:rPr>
          <w:rFonts w:cstheme="minorHAnsi"/>
        </w:rPr>
        <w:t xml:space="preserve">other </w:t>
      </w:r>
      <w:r w:rsidR="005660EB">
        <w:rPr>
          <w:rFonts w:cstheme="minorHAnsi"/>
        </w:rPr>
        <w:t>scenarios</w:t>
      </w:r>
      <w:r w:rsidR="0094421A">
        <w:rPr>
          <w:rFonts w:cstheme="minorHAnsi"/>
        </w:rPr>
        <w:t xml:space="preserve">. </w:t>
      </w:r>
      <w:r>
        <w:rPr>
          <w:rFonts w:cstheme="minorHAnsi"/>
        </w:rPr>
        <w:t xml:space="preserve">This was similarly observed with the cumulative incidence outcome measure. </w:t>
      </w:r>
      <w:r w:rsidR="0094421A">
        <w:rPr>
          <w:rFonts w:cstheme="minorHAnsi"/>
        </w:rPr>
        <w:t xml:space="preserve">To explore this </w:t>
      </w:r>
      <w:r w:rsidR="005660EB">
        <w:rPr>
          <w:rFonts w:cstheme="minorHAnsi"/>
        </w:rPr>
        <w:t>phenomenon</w:t>
      </w:r>
      <w:r w:rsidR="0094421A">
        <w:rPr>
          <w:rFonts w:cstheme="minorHAnsi"/>
        </w:rPr>
        <w:t xml:space="preserve"> further, the </w:t>
      </w:r>
      <w:r w:rsidR="005660EB">
        <w:rPr>
          <w:rFonts w:cstheme="minorHAnsi"/>
        </w:rPr>
        <w:t>epidemic</w:t>
      </w:r>
      <w:r w:rsidR="0094421A">
        <w:rPr>
          <w:rFonts w:cstheme="minorHAnsi"/>
        </w:rPr>
        <w:t xml:space="preserve"> curve</w:t>
      </w:r>
      <w:r>
        <w:rPr>
          <w:rFonts w:cstheme="minorHAnsi"/>
        </w:rPr>
        <w:t>s</w:t>
      </w:r>
      <w:r w:rsidR="0094421A">
        <w:rPr>
          <w:rFonts w:cstheme="minorHAnsi"/>
        </w:rPr>
        <w:t xml:space="preserve"> of scenario 1 and 2 interventions </w:t>
      </w:r>
      <w:r w:rsidR="005660EB">
        <w:rPr>
          <w:rFonts w:cstheme="minorHAnsi"/>
        </w:rPr>
        <w:t>w</w:t>
      </w:r>
      <w:r>
        <w:rPr>
          <w:rFonts w:cstheme="minorHAnsi"/>
        </w:rPr>
        <w:t>ere</w:t>
      </w:r>
      <w:r w:rsidR="0094421A">
        <w:rPr>
          <w:rFonts w:cstheme="minorHAnsi"/>
        </w:rPr>
        <w:t xml:space="preserve"> assessed under differing levels of intervention 1 and 2 R</w:t>
      </w:r>
      <w:r w:rsidR="0094421A" w:rsidRPr="00237704">
        <w:rPr>
          <w:rFonts w:cstheme="minorHAnsi"/>
          <w:vertAlign w:val="subscript"/>
        </w:rPr>
        <w:t>0</w:t>
      </w:r>
      <w:r w:rsidR="0094421A">
        <w:rPr>
          <w:rFonts w:cstheme="minorHAnsi"/>
        </w:rPr>
        <w:t xml:space="preserve"> reductions (</w:t>
      </w:r>
      <w:r w:rsidR="0094421A" w:rsidRPr="0094421A">
        <w:rPr>
          <w:rFonts w:cstheme="minorHAnsi"/>
          <w:b/>
          <w:bCs/>
        </w:rPr>
        <w:t>Figure S</w:t>
      </w:r>
      <w:r w:rsidR="00DB417C">
        <w:rPr>
          <w:rFonts w:cstheme="minorHAnsi"/>
          <w:b/>
          <w:bCs/>
        </w:rPr>
        <w:t>15-16</w:t>
      </w:r>
      <w:r w:rsidR="0094421A">
        <w:rPr>
          <w:rFonts w:cstheme="minorHAnsi"/>
        </w:rPr>
        <w:t xml:space="preserve">). </w:t>
      </w:r>
    </w:p>
    <w:p w14:paraId="77CE6DA0" w14:textId="77777777" w:rsidR="0094421A" w:rsidRDefault="0094421A" w:rsidP="005660EB">
      <w:pPr>
        <w:spacing w:after="0" w:line="360" w:lineRule="auto"/>
        <w:jc w:val="both"/>
        <w:rPr>
          <w:rFonts w:cstheme="minorHAnsi"/>
        </w:rPr>
      </w:pPr>
    </w:p>
    <w:p w14:paraId="2110CD98" w14:textId="656530BF" w:rsidR="0094421A" w:rsidRDefault="0094421A" w:rsidP="005660EB">
      <w:pPr>
        <w:spacing w:after="0" w:line="360" w:lineRule="auto"/>
        <w:jc w:val="both"/>
        <w:rPr>
          <w:rFonts w:cstheme="minorHAnsi"/>
        </w:rPr>
      </w:pPr>
      <w:commentRangeStart w:id="124"/>
      <w:r>
        <w:rPr>
          <w:rFonts w:cstheme="minorHAnsi"/>
        </w:rPr>
        <w:t xml:space="preserve">The constant nature of scenario 1 </w:t>
      </w:r>
      <w:r w:rsidR="005660EB">
        <w:rPr>
          <w:rFonts w:cstheme="minorHAnsi"/>
        </w:rPr>
        <w:t>interventions</w:t>
      </w:r>
      <w:r>
        <w:rPr>
          <w:rFonts w:cstheme="minorHAnsi"/>
        </w:rPr>
        <w:t xml:space="preserve"> </w:t>
      </w:r>
      <w:r w:rsidR="000208C8">
        <w:rPr>
          <w:rFonts w:cstheme="minorHAnsi"/>
        </w:rPr>
        <w:t>was</w:t>
      </w:r>
      <w:r>
        <w:rPr>
          <w:rFonts w:cstheme="minorHAnsi"/>
        </w:rPr>
        <w:t xml:space="preserve"> found to prevent the </w:t>
      </w:r>
      <w:r w:rsidR="00237704">
        <w:rPr>
          <w:rFonts w:cstheme="minorHAnsi"/>
        </w:rPr>
        <w:t>build-up</w:t>
      </w:r>
      <w:r>
        <w:rPr>
          <w:rFonts w:cstheme="minorHAnsi"/>
        </w:rPr>
        <w:t xml:space="preserve"> of herd immunity, with a stronger </w:t>
      </w:r>
      <w:r w:rsidR="005660EB">
        <w:rPr>
          <w:rFonts w:cstheme="minorHAnsi"/>
        </w:rPr>
        <w:t>intervention</w:t>
      </w:r>
      <w:r>
        <w:rPr>
          <w:rFonts w:cstheme="minorHAnsi"/>
        </w:rPr>
        <w:t xml:space="preserve"> delaying the epidemic peak due to the relatively large fraction of </w:t>
      </w:r>
      <w:r w:rsidR="00237704">
        <w:rPr>
          <w:rFonts w:cstheme="minorHAnsi"/>
        </w:rPr>
        <w:t>susceptibles</w:t>
      </w:r>
      <w:r>
        <w:rPr>
          <w:rFonts w:cstheme="minorHAnsi"/>
        </w:rPr>
        <w:t xml:space="preserve"> </w:t>
      </w:r>
      <w:r w:rsidR="00237704">
        <w:rPr>
          <w:rFonts w:cstheme="minorHAnsi"/>
        </w:rPr>
        <w:t>present</w:t>
      </w:r>
      <w:r>
        <w:rPr>
          <w:rFonts w:cstheme="minorHAnsi"/>
        </w:rPr>
        <w:t xml:space="preserve"> after the cessation of the </w:t>
      </w:r>
      <w:r w:rsidR="005660EB">
        <w:rPr>
          <w:rFonts w:cstheme="minorHAnsi"/>
        </w:rPr>
        <w:t>interventions</w:t>
      </w:r>
      <w:r>
        <w:rPr>
          <w:rFonts w:cstheme="minorHAnsi"/>
        </w:rPr>
        <w:t xml:space="preserve">. </w:t>
      </w:r>
      <w:r w:rsidR="00237704">
        <w:rPr>
          <w:rFonts w:cstheme="minorHAnsi"/>
        </w:rPr>
        <w:t>Adopting</w:t>
      </w:r>
      <w:r>
        <w:rPr>
          <w:rFonts w:cstheme="minorHAnsi"/>
        </w:rPr>
        <w:t xml:space="preserve"> a</w:t>
      </w:r>
      <w:r w:rsidR="00237704">
        <w:rPr>
          <w:rFonts w:cstheme="minorHAnsi"/>
        </w:rPr>
        <w:t xml:space="preserve">n </w:t>
      </w:r>
      <w:r>
        <w:rPr>
          <w:rFonts w:cstheme="minorHAnsi"/>
        </w:rPr>
        <w:t xml:space="preserve">intermediate </w:t>
      </w:r>
      <w:r w:rsidR="00237704">
        <w:rPr>
          <w:rFonts w:cstheme="minorHAnsi"/>
        </w:rPr>
        <w:t>strength R</w:t>
      </w:r>
      <w:r w:rsidR="00237704" w:rsidRPr="000208C8">
        <w:rPr>
          <w:rFonts w:cstheme="minorHAnsi"/>
          <w:vertAlign w:val="subscript"/>
        </w:rPr>
        <w:t>0</w:t>
      </w:r>
      <w:r w:rsidR="00237704">
        <w:rPr>
          <w:rFonts w:cstheme="minorHAnsi"/>
        </w:rPr>
        <w:t xml:space="preserve"> reduction</w:t>
      </w:r>
      <w:r>
        <w:rPr>
          <w:rFonts w:cstheme="minorHAnsi"/>
        </w:rPr>
        <w:t xml:space="preserve"> allows for immunity to be built up in the population, subsequently </w:t>
      </w:r>
      <w:r w:rsidR="005660EB">
        <w:rPr>
          <w:rFonts w:cstheme="minorHAnsi"/>
        </w:rPr>
        <w:t>dampening</w:t>
      </w:r>
      <w:r>
        <w:rPr>
          <w:rFonts w:cstheme="minorHAnsi"/>
        </w:rPr>
        <w:t xml:space="preserve"> th</w:t>
      </w:r>
      <w:r w:rsidR="005660EB">
        <w:rPr>
          <w:rFonts w:cstheme="minorHAnsi"/>
        </w:rPr>
        <w:t>e</w:t>
      </w:r>
      <w:r>
        <w:rPr>
          <w:rFonts w:cstheme="minorHAnsi"/>
        </w:rPr>
        <w:t xml:space="preserve"> </w:t>
      </w:r>
      <w:r w:rsidR="005660EB">
        <w:rPr>
          <w:rFonts w:cstheme="minorHAnsi"/>
        </w:rPr>
        <w:t>epidemic</w:t>
      </w:r>
      <w:r>
        <w:rPr>
          <w:rFonts w:cstheme="minorHAnsi"/>
        </w:rPr>
        <w:t xml:space="preserve"> peak. </w:t>
      </w:r>
      <w:r w:rsidR="000208C8">
        <w:rPr>
          <w:rFonts w:cstheme="minorHAnsi"/>
        </w:rPr>
        <w:t>S</w:t>
      </w:r>
      <w:r>
        <w:rPr>
          <w:rFonts w:cstheme="minorHAnsi"/>
        </w:rPr>
        <w:t>cenarios which possess</w:t>
      </w:r>
      <w:r w:rsidR="000208C8">
        <w:rPr>
          <w:rFonts w:cstheme="minorHAnsi"/>
        </w:rPr>
        <w:t>ed</w:t>
      </w:r>
      <w:r>
        <w:rPr>
          <w:rFonts w:cstheme="minorHAnsi"/>
        </w:rPr>
        <w:t xml:space="preserve"> a ramping period or some </w:t>
      </w:r>
      <w:r w:rsidR="005660EB">
        <w:rPr>
          <w:rFonts w:cstheme="minorHAnsi"/>
        </w:rPr>
        <w:t>intermittent</w:t>
      </w:r>
      <w:r>
        <w:rPr>
          <w:rFonts w:cstheme="minorHAnsi"/>
        </w:rPr>
        <w:t xml:space="preserve"> pulsing where the </w:t>
      </w:r>
      <w:r w:rsidR="005660EB">
        <w:rPr>
          <w:rFonts w:cstheme="minorHAnsi"/>
        </w:rPr>
        <w:t>intervention</w:t>
      </w:r>
      <w:r>
        <w:rPr>
          <w:rFonts w:cstheme="minorHAnsi"/>
        </w:rPr>
        <w:t xml:space="preserve"> is relaxed (scenario </w:t>
      </w:r>
      <w:r w:rsidR="005660EB">
        <w:rPr>
          <w:rFonts w:cstheme="minorHAnsi"/>
        </w:rPr>
        <w:t>2, 3, 4 and 5</w:t>
      </w:r>
      <w:r>
        <w:rPr>
          <w:rFonts w:cstheme="minorHAnsi"/>
        </w:rPr>
        <w:t xml:space="preserve">), </w:t>
      </w:r>
      <w:r w:rsidR="000208C8">
        <w:rPr>
          <w:rFonts w:cstheme="minorHAnsi"/>
        </w:rPr>
        <w:t xml:space="preserve">a controlled number of infections can still occur </w:t>
      </w:r>
      <w:r>
        <w:rPr>
          <w:rFonts w:cstheme="minorHAnsi"/>
        </w:rPr>
        <w:t>even under strong R</w:t>
      </w:r>
      <w:r w:rsidRPr="000208C8">
        <w:rPr>
          <w:rFonts w:cstheme="minorHAnsi"/>
          <w:vertAlign w:val="subscript"/>
        </w:rPr>
        <w:t>0</w:t>
      </w:r>
      <w:r>
        <w:rPr>
          <w:rFonts w:cstheme="minorHAnsi"/>
        </w:rPr>
        <w:t xml:space="preserve"> reductions</w:t>
      </w:r>
      <w:r w:rsidR="000208C8">
        <w:rPr>
          <w:rFonts w:cstheme="minorHAnsi"/>
        </w:rPr>
        <w:t>, allowing for peak reductions under these circumstances. This “intermediate” effect was most effective when applied to the 1</w:t>
      </w:r>
      <w:r w:rsidR="000208C8" w:rsidRPr="000208C8">
        <w:rPr>
          <w:rFonts w:cstheme="minorHAnsi"/>
          <w:vertAlign w:val="superscript"/>
        </w:rPr>
        <w:t>st</w:t>
      </w:r>
      <w:r w:rsidR="000208C8">
        <w:rPr>
          <w:rFonts w:cstheme="minorHAnsi"/>
        </w:rPr>
        <w:t xml:space="preserve"> intervention. </w:t>
      </w:r>
      <w:r>
        <w:rPr>
          <w:rFonts w:cstheme="minorHAnsi"/>
        </w:rPr>
        <w:t xml:space="preserve"> </w:t>
      </w:r>
      <w:commentRangeEnd w:id="124"/>
      <w:r w:rsidR="002C6052">
        <w:rPr>
          <w:rStyle w:val="CommentReference"/>
        </w:rPr>
        <w:commentReference w:id="124"/>
      </w:r>
    </w:p>
    <w:p w14:paraId="554963CE" w14:textId="77777777" w:rsidR="000B78B1" w:rsidRDefault="000B78B1" w:rsidP="005660EB">
      <w:pPr>
        <w:spacing w:after="0" w:line="360" w:lineRule="auto"/>
        <w:jc w:val="both"/>
        <w:rPr>
          <w:rFonts w:cstheme="minorHAnsi"/>
        </w:rPr>
      </w:pPr>
    </w:p>
    <w:p w14:paraId="5DEF74C3" w14:textId="0DE2A432" w:rsidR="00312E89" w:rsidRDefault="0094421A" w:rsidP="00312E89">
      <w:pPr>
        <w:spacing w:after="0" w:line="360" w:lineRule="auto"/>
        <w:jc w:val="both"/>
        <w:rPr>
          <w:rFonts w:cstheme="minorHAnsi"/>
        </w:rPr>
      </w:pPr>
      <w:r>
        <w:rPr>
          <w:rFonts w:cstheme="minorHAnsi"/>
        </w:rPr>
        <w:t xml:space="preserve">This </w:t>
      </w:r>
      <w:r w:rsidR="000208C8">
        <w:rPr>
          <w:rFonts w:cstheme="minorHAnsi"/>
        </w:rPr>
        <w:t>sensitivity analysis was also expanded to assess the effect of 1) Interventi</w:t>
      </w:r>
      <w:r w:rsidR="00312E89">
        <w:rPr>
          <w:rFonts w:cstheme="minorHAnsi"/>
        </w:rPr>
        <w:t>o</w:t>
      </w:r>
      <w:r w:rsidR="000208C8">
        <w:rPr>
          <w:rFonts w:cstheme="minorHAnsi"/>
        </w:rPr>
        <w:t>n</w:t>
      </w:r>
      <w:r w:rsidR="00312E89">
        <w:rPr>
          <w:rFonts w:cstheme="minorHAnsi"/>
        </w:rPr>
        <w:t xml:space="preserve"> 1 duration and 2) Intervention 2 duration on the optimal R0 reduction parameter space. Interestingly, i</w:t>
      </w:r>
      <w:r w:rsidR="005660EB">
        <w:rPr>
          <w:rFonts w:cstheme="minorHAnsi"/>
        </w:rPr>
        <w:t xml:space="preserve">ncreasing </w:t>
      </w:r>
      <w:r w:rsidR="00312E89">
        <w:rPr>
          <w:rFonts w:cstheme="minorHAnsi"/>
        </w:rPr>
        <w:t>intervention 1 duration promotes a more intermediate optimal intervention 1 R</w:t>
      </w:r>
      <w:r w:rsidR="00312E89" w:rsidRPr="00D04B6D">
        <w:rPr>
          <w:rFonts w:cstheme="minorHAnsi"/>
          <w:vertAlign w:val="subscript"/>
        </w:rPr>
        <w:t>0</w:t>
      </w:r>
      <w:r w:rsidR="00312E89">
        <w:rPr>
          <w:rFonts w:cstheme="minorHAnsi"/>
        </w:rPr>
        <w:t xml:space="preserve"> reduction to </w:t>
      </w:r>
      <w:r w:rsidR="00D04B6D">
        <w:rPr>
          <w:rFonts w:cstheme="minorHAnsi"/>
        </w:rPr>
        <w:t>minimise</w:t>
      </w:r>
      <w:r w:rsidR="00312E89">
        <w:rPr>
          <w:rFonts w:cstheme="minorHAnsi"/>
        </w:rPr>
        <w:t xml:space="preserve"> the I(t) peak (</w:t>
      </w:r>
      <w:r w:rsidR="00312E89" w:rsidRPr="0094421A">
        <w:rPr>
          <w:rFonts w:cstheme="minorHAnsi"/>
          <w:b/>
          <w:bCs/>
        </w:rPr>
        <w:t>Figure S</w:t>
      </w:r>
      <w:r w:rsidR="00312E89">
        <w:rPr>
          <w:rFonts w:cstheme="minorHAnsi"/>
          <w:b/>
          <w:bCs/>
        </w:rPr>
        <w:t>17-2</w:t>
      </w:r>
      <w:r w:rsidR="00D04B6D">
        <w:rPr>
          <w:rFonts w:cstheme="minorHAnsi"/>
          <w:b/>
          <w:bCs/>
        </w:rPr>
        <w:t>1</w:t>
      </w:r>
      <w:r w:rsidR="00312E89">
        <w:rPr>
          <w:rFonts w:cstheme="minorHAnsi"/>
        </w:rPr>
        <w:t>). This was effect was similarly observed with the total cumulative incidence outcome measure</w:t>
      </w:r>
      <w:r w:rsidR="00D04B6D">
        <w:rPr>
          <w:rFonts w:cstheme="minorHAnsi"/>
        </w:rPr>
        <w:t xml:space="preserve"> (</w:t>
      </w:r>
      <w:r w:rsidR="00D04B6D" w:rsidRPr="0094421A">
        <w:rPr>
          <w:rFonts w:cstheme="minorHAnsi"/>
          <w:b/>
          <w:bCs/>
        </w:rPr>
        <w:t>Figure S</w:t>
      </w:r>
      <w:r w:rsidR="00D04B6D">
        <w:rPr>
          <w:rFonts w:cstheme="minorHAnsi"/>
          <w:b/>
          <w:bCs/>
        </w:rPr>
        <w:t>22-26</w:t>
      </w:r>
      <w:r w:rsidR="00D04B6D">
        <w:rPr>
          <w:rFonts w:cstheme="minorHAnsi"/>
        </w:rPr>
        <w:t>).</w:t>
      </w:r>
      <w:r w:rsidR="00D04B6D" w:rsidRPr="00D04B6D">
        <w:rPr>
          <w:rFonts w:cstheme="minorHAnsi"/>
        </w:rPr>
        <w:t xml:space="preserve"> </w:t>
      </w:r>
      <w:r w:rsidR="00D04B6D">
        <w:rPr>
          <w:rFonts w:cstheme="minorHAnsi"/>
        </w:rPr>
        <w:t>This phenomenon was most apparent in scenario 1 sensitivity analysis (</w:t>
      </w:r>
      <w:r w:rsidR="00D04B6D" w:rsidRPr="00D04B6D">
        <w:rPr>
          <w:rFonts w:cstheme="minorHAnsi"/>
          <w:b/>
          <w:bCs/>
        </w:rPr>
        <w:t>Figure S17</w:t>
      </w:r>
      <w:r w:rsidR="00D04B6D">
        <w:rPr>
          <w:rFonts w:cstheme="minorHAnsi"/>
        </w:rPr>
        <w:t>).</w:t>
      </w:r>
    </w:p>
    <w:sectPr w:rsidR="00312E8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VAN BUNNIK Bram" w:date="2020-07-06T12:58:00Z" w:initials="VBB">
    <w:p w14:paraId="3D6362DD" w14:textId="6841E4A9" w:rsidR="00AE0CB7" w:rsidRDefault="00AE0CB7">
      <w:pPr>
        <w:pStyle w:val="CommentText"/>
      </w:pPr>
      <w:r>
        <w:rPr>
          <w:rStyle w:val="CommentReference"/>
        </w:rPr>
        <w:annotationRef/>
      </w:r>
      <w:r>
        <w:t>No idea what you mean with this, but seems overly complicated…</w:t>
      </w:r>
    </w:p>
  </w:comment>
  <w:comment w:id="33" w:author="VAN BUNNIK Bram" w:date="2020-07-06T13:01:00Z" w:initials="VBB">
    <w:p w14:paraId="42EE2460" w14:textId="0EDBDA34" w:rsidR="00AE0CB7" w:rsidRDefault="00AE0CB7">
      <w:pPr>
        <w:pStyle w:val="CommentText"/>
      </w:pPr>
      <w:r>
        <w:rPr>
          <w:rStyle w:val="CommentReference"/>
        </w:rPr>
        <w:annotationRef/>
      </w:r>
      <w:r>
        <w:t>Why? The description is sufficient I’d say.</w:t>
      </w:r>
    </w:p>
  </w:comment>
  <w:comment w:id="34" w:author="VAN BUNNIK Bram" w:date="2020-07-06T13:01:00Z" w:initials="VBB">
    <w:p w14:paraId="234EA67A" w14:textId="65CEBC65" w:rsidR="00AE0CB7" w:rsidRDefault="00AE0CB7">
      <w:pPr>
        <w:pStyle w:val="CommentText"/>
      </w:pPr>
      <w:r>
        <w:rPr>
          <w:rStyle w:val="CommentReference"/>
        </w:rPr>
        <w:annotationRef/>
      </w:r>
      <w:r>
        <w:t>My first instinct / recollection is that is was something with R(t</w:t>
      </w:r>
      <w:r w:rsidR="007C3165">
        <w:t>’+7</w:t>
      </w:r>
      <w:r>
        <w:t>) ~ 0.06. But need to check.</w:t>
      </w:r>
      <w:r w:rsidR="007C3165">
        <w:t xml:space="preserve"> R(t’+7) = 0.06 is in line with … (need to check this..)</w:t>
      </w:r>
    </w:p>
  </w:comment>
  <w:comment w:id="35" w:author="VAN BUNNIK Bram" w:date="2020-07-06T13:05:00Z" w:initials="VBB">
    <w:p w14:paraId="33474339" w14:textId="7EEADA8B" w:rsidR="007C3165" w:rsidRPr="007C3165" w:rsidRDefault="007C3165">
      <w:pPr>
        <w:pStyle w:val="CommentText"/>
      </w:pPr>
      <w:r>
        <w:rPr>
          <w:rStyle w:val="CommentReference"/>
        </w:rPr>
        <w:annotationRef/>
      </w:r>
      <w:r>
        <w:t>R</w:t>
      </w:r>
      <w:r>
        <w:softHyphen/>
      </w:r>
      <w:r>
        <w:rPr>
          <w:vertAlign w:val="subscript"/>
        </w:rPr>
        <w:t>0</w:t>
      </w:r>
      <w:r>
        <w:t xml:space="preserve"> should be </w:t>
      </w:r>
      <w:r>
        <w:rPr>
          <w:rFonts w:cstheme="minorHAnsi"/>
        </w:rPr>
        <w:t>β</w:t>
      </w:r>
      <w:r>
        <w:t xml:space="preserve"> or (probably even better) </w:t>
      </w:r>
      <w:r>
        <w:rPr>
          <w:rFonts w:cstheme="minorHAnsi"/>
        </w:rPr>
        <w:t>β(t)</w:t>
      </w:r>
      <w:r>
        <w:t xml:space="preserve"> </w:t>
      </w:r>
    </w:p>
  </w:comment>
  <w:comment w:id="67" w:author="VAN BUNNIK Bram" w:date="2020-07-06T13:16:00Z" w:initials="VBB">
    <w:p w14:paraId="1991BF1A" w14:textId="3E05D6F1" w:rsidR="003A1A56" w:rsidRDefault="003A1A56">
      <w:pPr>
        <w:pStyle w:val="CommentText"/>
      </w:pPr>
      <w:r>
        <w:rPr>
          <w:rStyle w:val="CommentReference"/>
        </w:rPr>
        <w:annotationRef/>
      </w:r>
      <w:r>
        <w:t>Most likely because it is really hard to reduce the transmission to Re~0.4 (at the start of intervention). Getting it to ~0.8 has proven to be hard enough I think!</w:t>
      </w:r>
    </w:p>
  </w:comment>
  <w:comment w:id="68" w:author="VAN BUNNIK Bram" w:date="2020-07-06T13:19:00Z" w:initials="VBB">
    <w:p w14:paraId="0113BCD0" w14:textId="027493FE" w:rsidR="003A1A56" w:rsidRDefault="003A1A56">
      <w:pPr>
        <w:pStyle w:val="CommentText"/>
      </w:pPr>
      <w:r>
        <w:rPr>
          <w:rStyle w:val="CommentReference"/>
        </w:rPr>
        <w:annotationRef/>
      </w:r>
      <w:r>
        <w:t>First peak? Or overall?</w:t>
      </w:r>
    </w:p>
  </w:comment>
  <w:comment w:id="71" w:author="VAN BUNNIK Bram" w:date="2020-07-06T15:58:00Z" w:initials="VBB">
    <w:p w14:paraId="2BE4FE6A" w14:textId="463F3652" w:rsidR="004F06A2" w:rsidRDefault="004F06A2">
      <w:pPr>
        <w:pStyle w:val="CommentText"/>
      </w:pPr>
      <w:r>
        <w:rPr>
          <w:rStyle w:val="CommentReference"/>
        </w:rPr>
        <w:annotationRef/>
      </w:r>
      <w:r>
        <w:t xml:space="preserve">For row B x-axis should be </w:t>
      </w:r>
      <w:r>
        <w:rPr>
          <w:rFonts w:cstheme="minorHAnsi"/>
        </w:rPr>
        <w:t>β(t)</w:t>
      </w:r>
    </w:p>
  </w:comment>
  <w:comment w:id="74" w:author="VAN BUNNIK Bram" w:date="2020-07-06T15:57:00Z" w:initials="VBB">
    <w:p w14:paraId="57D8B59E" w14:textId="5D7D52F9" w:rsidR="004F06A2" w:rsidRDefault="004F06A2">
      <w:pPr>
        <w:pStyle w:val="CommentText"/>
      </w:pPr>
      <w:r>
        <w:rPr>
          <w:rStyle w:val="CommentReference"/>
        </w:rPr>
        <w:annotationRef/>
      </w:r>
      <w:r>
        <w:t>Why not?</w:t>
      </w:r>
    </w:p>
  </w:comment>
  <w:comment w:id="75" w:author="VAN BUNNIK Bram" w:date="2020-07-06T16:00:00Z" w:initials="VBB">
    <w:p w14:paraId="231604DD" w14:textId="02D9C502" w:rsidR="004F06A2" w:rsidRDefault="004F06A2">
      <w:pPr>
        <w:pStyle w:val="CommentText"/>
      </w:pPr>
      <w:r>
        <w:rPr>
          <w:rStyle w:val="CommentReference"/>
        </w:rPr>
        <w:annotationRef/>
      </w:r>
      <w:r>
        <w:t>Again have to specify which peak.</w:t>
      </w:r>
    </w:p>
  </w:comment>
  <w:comment w:id="76" w:author="VAN BUNNIK Bram" w:date="2020-07-06T16:02:00Z" w:initials="VBB">
    <w:p w14:paraId="54C9B2EC" w14:textId="42682714" w:rsidR="00523D2B" w:rsidRDefault="00523D2B">
      <w:pPr>
        <w:pStyle w:val="CommentText"/>
      </w:pPr>
      <w:r>
        <w:rPr>
          <w:rStyle w:val="CommentReference"/>
        </w:rPr>
        <w:annotationRef/>
      </w:r>
      <w:r>
        <w:t>This is interesting and might deserve some more attention and explanation (either here or in discussion)!</w:t>
      </w:r>
    </w:p>
  </w:comment>
  <w:comment w:id="87" w:author="VAN BUNNIK Bram" w:date="2020-07-06T16:54:00Z" w:initials="VBB">
    <w:p w14:paraId="6A1C5074" w14:textId="57D5F2E7" w:rsidR="004F0A68" w:rsidRPr="004F0A68" w:rsidRDefault="004F0A68">
      <w:pPr>
        <w:pStyle w:val="CommentText"/>
      </w:pPr>
      <w:r>
        <w:rPr>
          <w:rStyle w:val="CommentReference"/>
        </w:rPr>
        <w:annotationRef/>
      </w:r>
      <w:r>
        <w:t>I stopped here with replacing R</w:t>
      </w:r>
      <w:r>
        <w:rPr>
          <w:vertAlign w:val="subscript"/>
        </w:rPr>
        <w:t>0</w:t>
      </w:r>
      <w:r>
        <w:t xml:space="preserve"> with </w:t>
      </w:r>
      <w:r>
        <w:rPr>
          <w:rFonts w:cstheme="minorHAnsi"/>
        </w:rPr>
        <w:t>β(t). But it should also be done in the remainder of the document!</w:t>
      </w:r>
    </w:p>
  </w:comment>
  <w:comment w:id="90" w:author="VAN BUNNIK Bram" w:date="2020-07-06T17:01:00Z" w:initials="VBB">
    <w:p w14:paraId="45D45E16" w14:textId="14B56EAC" w:rsidR="004F0A68" w:rsidRDefault="004F0A68">
      <w:pPr>
        <w:pStyle w:val="CommentText"/>
      </w:pPr>
      <w:r>
        <w:rPr>
          <w:rStyle w:val="CommentReference"/>
        </w:rPr>
        <w:annotationRef/>
      </w:r>
      <w:r w:rsidR="00CE3386">
        <w:t>I’d say scen 5 has an optimum around 75 days for peak I(t)? and for 1 &amp; 2 anything beyond ~175 days is pretty optimal for peak I(t). For cumulative incidence it is slightly different, scen2 doesn’t seem to reach an optimum or asymptote in the range examined, but scen1 remains low after ~200 days and scen 5 after ~250 days?</w:t>
      </w:r>
    </w:p>
  </w:comment>
  <w:comment w:id="91" w:author="VAN BUNNIK Bram" w:date="2020-07-15T10:37:00Z" w:initials="VBB">
    <w:p w14:paraId="726348DC" w14:textId="2B553075" w:rsidR="00447794" w:rsidRDefault="00447794">
      <w:pPr>
        <w:pStyle w:val="CommentText"/>
      </w:pPr>
      <w:r>
        <w:rPr>
          <w:rStyle w:val="CommentReference"/>
        </w:rPr>
        <w:annotationRef/>
      </w:r>
      <w:r>
        <w:t>Could probably be a little bit more fine-grained (but not too sure how much time it takes to produce those. Scales should all be the same.</w:t>
      </w:r>
    </w:p>
  </w:comment>
  <w:comment w:id="92" w:author="VAN BUNNIK Bram" w:date="2020-07-15T10:41:00Z" w:initials="VBB">
    <w:p w14:paraId="7E30B378" w14:textId="2598B32C" w:rsidR="00447794" w:rsidRDefault="00447794">
      <w:pPr>
        <w:pStyle w:val="CommentText"/>
      </w:pPr>
      <w:r>
        <w:rPr>
          <w:rStyle w:val="CommentReference"/>
        </w:rPr>
        <w:annotationRef/>
      </w:r>
      <w:r>
        <w:t>This probably doesn’t belong here. And I don’t understand this…</w:t>
      </w:r>
    </w:p>
  </w:comment>
  <w:comment w:id="93" w:author="VAN BUNNIK Bram" w:date="2020-07-15T10:47:00Z" w:initials="VBB">
    <w:p w14:paraId="234ADD4D" w14:textId="6ACE8DFF" w:rsidR="00303EBD" w:rsidRDefault="00303EBD">
      <w:pPr>
        <w:pStyle w:val="CommentText"/>
      </w:pPr>
      <w:r>
        <w:rPr>
          <w:rStyle w:val="CommentReference"/>
        </w:rPr>
        <w:annotationRef/>
      </w:r>
      <w:r>
        <w:t>Is this for figure 3? If so than it is to vague, I see a lot of differences and nuances in the behaviour that you do not explain here.</w:t>
      </w:r>
    </w:p>
  </w:comment>
  <w:comment w:id="96" w:author="VAN BUNNIK Bram" w:date="2020-07-15T10:58:00Z" w:initials="VBB">
    <w:p w14:paraId="589F0E20" w14:textId="03523784" w:rsidR="00C02B14" w:rsidRDefault="00C02B14">
      <w:pPr>
        <w:pStyle w:val="CommentText"/>
      </w:pPr>
      <w:r>
        <w:rPr>
          <w:rStyle w:val="CommentReference"/>
        </w:rPr>
        <w:annotationRef/>
      </w:r>
      <w:r>
        <w:t>Is this what it means? Or is the intervention just too late and the bulk of the infections has already happened?</w:t>
      </w:r>
    </w:p>
  </w:comment>
  <w:comment w:id="97" w:author="VAN BUNNIK Bram" w:date="2020-07-15T10:59:00Z" w:initials="VBB">
    <w:p w14:paraId="04287A08" w14:textId="0F61AB37" w:rsidR="00C02B14" w:rsidRDefault="00C02B14">
      <w:pPr>
        <w:pStyle w:val="CommentText"/>
      </w:pPr>
      <w:r>
        <w:rPr>
          <w:rStyle w:val="CommentReference"/>
        </w:rPr>
        <w:annotationRef/>
      </w:r>
      <w:r>
        <w:t>Too vague.</w:t>
      </w:r>
    </w:p>
  </w:comment>
  <w:comment w:id="98" w:author="VAN BUNNIK Bram" w:date="2020-07-15T11:01:00Z" w:initials="VBB">
    <w:p w14:paraId="30F21BD9" w14:textId="46341CB6" w:rsidR="00C02B14" w:rsidRDefault="00C02B14">
      <w:pPr>
        <w:pStyle w:val="CommentText"/>
      </w:pPr>
      <w:r>
        <w:rPr>
          <w:rStyle w:val="CommentReference"/>
        </w:rPr>
        <w:annotationRef/>
      </w:r>
      <w:r>
        <w:t>I don’t see this in Figure 3.</w:t>
      </w:r>
    </w:p>
  </w:comment>
  <w:comment w:id="109" w:author="VAN BUNNIK Bram" w:date="2020-07-15T11:07:00Z" w:initials="VBB">
    <w:p w14:paraId="66E372B4" w14:textId="0CA820E7" w:rsidR="00C02B14" w:rsidRDefault="00C02B14">
      <w:pPr>
        <w:pStyle w:val="CommentText"/>
      </w:pPr>
      <w:r>
        <w:rPr>
          <w:rStyle w:val="CommentReference"/>
        </w:rPr>
        <w:annotationRef/>
      </w:r>
      <w:r>
        <w:t>Why what? If you mean the 6 and 12 weeks I’m assuming you did that to keep the magnitude of the interventions constant again?</w:t>
      </w:r>
    </w:p>
  </w:comment>
  <w:comment w:id="114" w:author="VAN BUNNIK Bram" w:date="2020-07-15T11:10:00Z" w:initials="VBB">
    <w:p w14:paraId="0E6295E8" w14:textId="278F1F5D" w:rsidR="004072C7" w:rsidRDefault="004072C7">
      <w:pPr>
        <w:pStyle w:val="CommentText"/>
      </w:pPr>
      <w:r>
        <w:rPr>
          <w:rStyle w:val="CommentReference"/>
        </w:rPr>
        <w:annotationRef/>
      </w:r>
      <w:r>
        <w:t>As a non-English speaker “possess” has a very negative sound perhaps change this into something like “show”</w:t>
      </w:r>
    </w:p>
  </w:comment>
  <w:comment w:id="117" w:author="VAN BUNNIK Bram" w:date="2020-07-15T11:27:00Z" w:initials="VBB">
    <w:p w14:paraId="5E50222A" w14:textId="51655753" w:rsidR="00C02F7E" w:rsidRDefault="00C02F7E">
      <w:pPr>
        <w:pStyle w:val="CommentText"/>
      </w:pPr>
      <w:r>
        <w:rPr>
          <w:rStyle w:val="CommentReference"/>
        </w:rPr>
        <w:annotationRef/>
      </w:r>
      <w:r>
        <w:t>Axes labels bit unclear, I think adding day at the end i.e. reading: “Intervention 1 Trigger Day” and similar for y-axis. Scale for left hand column reads “Peak I(t)” while in the text you consistently use “I(t) peak”?</w:t>
      </w:r>
    </w:p>
  </w:comment>
  <w:comment w:id="120" w:author="VAN BUNNIK Bram" w:date="2020-07-15T11:32:00Z" w:initials="VBB">
    <w:p w14:paraId="248957CD" w14:textId="2C0897AF" w:rsidR="002C6052" w:rsidRDefault="002C6052">
      <w:pPr>
        <w:pStyle w:val="CommentText"/>
      </w:pPr>
      <w:r>
        <w:rPr>
          <w:rStyle w:val="CommentReference"/>
        </w:rPr>
        <w:annotationRef/>
      </w:r>
      <w:r>
        <w:t>This is unclear to me, perhaps rephrase or explain a bit more?</w:t>
      </w:r>
    </w:p>
  </w:comment>
  <w:comment w:id="123" w:author="VAN BUNNIK Bram" w:date="2020-07-15T11:35:00Z" w:initials="VBB">
    <w:p w14:paraId="60AFEA24" w14:textId="097A838C" w:rsidR="002C6052" w:rsidRDefault="002C6052">
      <w:pPr>
        <w:pStyle w:val="CommentText"/>
      </w:pPr>
      <w:r>
        <w:rPr>
          <w:rStyle w:val="CommentReference"/>
        </w:rPr>
        <w:annotationRef/>
      </w:r>
      <w:r>
        <w:t>Scneario1 cumulative incidence is interesting! Why is there a minimum in cumulative incidence for Intervention 1 R of ~1?</w:t>
      </w:r>
    </w:p>
  </w:comment>
  <w:comment w:id="124" w:author="VAN BUNNIK Bram" w:date="2020-07-15T11:38:00Z" w:initials="VBB">
    <w:p w14:paraId="3C15438A" w14:textId="20F3D97F" w:rsidR="002C6052" w:rsidRDefault="002C6052">
      <w:pPr>
        <w:pStyle w:val="CommentText"/>
      </w:pPr>
      <w:r>
        <w:rPr>
          <w:rStyle w:val="CommentReference"/>
        </w:rPr>
        <w:annotationRef/>
      </w:r>
      <w:r>
        <w:t>If this is true then the true minimum of “R” (beta(t)) must be &lt;1 for scenario 1. Something to look into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6362DD" w15:done="0"/>
  <w15:commentEx w15:paraId="42EE2460" w15:done="0"/>
  <w15:commentEx w15:paraId="234EA67A" w15:done="0"/>
  <w15:commentEx w15:paraId="33474339" w15:done="0"/>
  <w15:commentEx w15:paraId="1991BF1A" w15:done="0"/>
  <w15:commentEx w15:paraId="0113BCD0" w15:done="0"/>
  <w15:commentEx w15:paraId="2BE4FE6A" w15:done="0"/>
  <w15:commentEx w15:paraId="57D8B59E" w15:done="0"/>
  <w15:commentEx w15:paraId="231604DD" w15:done="0"/>
  <w15:commentEx w15:paraId="54C9B2EC" w15:done="0"/>
  <w15:commentEx w15:paraId="6A1C5074" w15:done="0"/>
  <w15:commentEx w15:paraId="45D45E16" w15:done="0"/>
  <w15:commentEx w15:paraId="726348DC" w15:done="0"/>
  <w15:commentEx w15:paraId="7E30B378" w15:done="0"/>
  <w15:commentEx w15:paraId="234ADD4D" w15:done="0"/>
  <w15:commentEx w15:paraId="589F0E20" w15:done="0"/>
  <w15:commentEx w15:paraId="04287A08" w15:done="0"/>
  <w15:commentEx w15:paraId="30F21BD9" w15:done="0"/>
  <w15:commentEx w15:paraId="66E372B4" w15:done="0"/>
  <w15:commentEx w15:paraId="0E6295E8" w15:done="0"/>
  <w15:commentEx w15:paraId="5E50222A" w15:done="0"/>
  <w15:commentEx w15:paraId="248957CD" w15:done="0"/>
  <w15:commentEx w15:paraId="60AFEA24" w15:done="0"/>
  <w15:commentEx w15:paraId="3C1543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6362DD" w16cid:durableId="22BFE6E8"/>
  <w16cid:commentId w16cid:paraId="42EE2460" w16cid:durableId="22BFE6E9"/>
  <w16cid:commentId w16cid:paraId="234EA67A" w16cid:durableId="22BFE6EA"/>
  <w16cid:commentId w16cid:paraId="33474339" w16cid:durableId="22BFE6EB"/>
  <w16cid:commentId w16cid:paraId="1991BF1A" w16cid:durableId="22BFE6EC"/>
  <w16cid:commentId w16cid:paraId="0113BCD0" w16cid:durableId="22BFE6ED"/>
  <w16cid:commentId w16cid:paraId="2BE4FE6A" w16cid:durableId="22BFE6EE"/>
  <w16cid:commentId w16cid:paraId="57D8B59E" w16cid:durableId="22BFE6EF"/>
  <w16cid:commentId w16cid:paraId="231604DD" w16cid:durableId="22BFE6F0"/>
  <w16cid:commentId w16cid:paraId="54C9B2EC" w16cid:durableId="22BFE6F1"/>
  <w16cid:commentId w16cid:paraId="6A1C5074" w16cid:durableId="22BFE6F2"/>
  <w16cid:commentId w16cid:paraId="45D45E16" w16cid:durableId="22BFE6F3"/>
  <w16cid:commentId w16cid:paraId="726348DC" w16cid:durableId="22BFE6F4"/>
  <w16cid:commentId w16cid:paraId="7E30B378" w16cid:durableId="22BFE6F5"/>
  <w16cid:commentId w16cid:paraId="234ADD4D" w16cid:durableId="22BFE6F6"/>
  <w16cid:commentId w16cid:paraId="589F0E20" w16cid:durableId="22BFE6F7"/>
  <w16cid:commentId w16cid:paraId="04287A08" w16cid:durableId="22BFE6F8"/>
  <w16cid:commentId w16cid:paraId="30F21BD9" w16cid:durableId="22BFE6F9"/>
  <w16cid:commentId w16cid:paraId="66E372B4" w16cid:durableId="22BFE6FA"/>
  <w16cid:commentId w16cid:paraId="0E6295E8" w16cid:durableId="22BFE6FB"/>
  <w16cid:commentId w16cid:paraId="5E50222A" w16cid:durableId="22BFE6FC"/>
  <w16cid:commentId w16cid:paraId="248957CD" w16cid:durableId="22BFE6FD"/>
  <w16cid:commentId w16cid:paraId="60AFEA24" w16cid:durableId="22BFE6FE"/>
  <w16cid:commentId w16cid:paraId="3C15438A" w16cid:durableId="22BFE6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27377"/>
    <w:multiLevelType w:val="hybridMultilevel"/>
    <w:tmpl w:val="FC62098C"/>
    <w:lvl w:ilvl="0" w:tplc="DFE8762A">
      <w:start w:val="2"/>
      <w:numFmt w:val="bullet"/>
      <w:lvlText w:val="-"/>
      <w:lvlJc w:val="left"/>
      <w:pPr>
        <w:ind w:left="408"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30FDC"/>
    <w:multiLevelType w:val="hybridMultilevel"/>
    <w:tmpl w:val="46E4F9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C1929FB"/>
    <w:multiLevelType w:val="hybridMultilevel"/>
    <w:tmpl w:val="5E8EF7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DD15CA"/>
    <w:multiLevelType w:val="hybridMultilevel"/>
    <w:tmpl w:val="2F786B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8F6DE4"/>
    <w:multiLevelType w:val="hybridMultilevel"/>
    <w:tmpl w:val="16503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027774"/>
    <w:multiLevelType w:val="hybridMultilevel"/>
    <w:tmpl w:val="F7229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A775FB"/>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6F692E"/>
    <w:multiLevelType w:val="hybridMultilevel"/>
    <w:tmpl w:val="B08EA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B558A6"/>
    <w:multiLevelType w:val="hybridMultilevel"/>
    <w:tmpl w:val="C7885FB6"/>
    <w:lvl w:ilvl="0" w:tplc="DFE8762A">
      <w:start w:val="2"/>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9" w15:restartNumberingAfterBreak="0">
    <w:nsid w:val="5C601782"/>
    <w:multiLevelType w:val="hybridMultilevel"/>
    <w:tmpl w:val="41B2B692"/>
    <w:lvl w:ilvl="0" w:tplc="DFE8762A">
      <w:start w:val="2"/>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E3275F"/>
    <w:multiLevelType w:val="hybridMultilevel"/>
    <w:tmpl w:val="6026FD92"/>
    <w:lvl w:ilvl="0" w:tplc="DFE8762A">
      <w:start w:val="2"/>
      <w:numFmt w:val="bullet"/>
      <w:lvlText w:val="-"/>
      <w:lvlJc w:val="left"/>
      <w:pPr>
        <w:ind w:left="408"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725A7"/>
    <w:multiLevelType w:val="hybridMultilevel"/>
    <w:tmpl w:val="3FA8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3B3F78"/>
    <w:multiLevelType w:val="hybridMultilevel"/>
    <w:tmpl w:val="4782D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06D2F"/>
    <w:multiLevelType w:val="hybridMultilevel"/>
    <w:tmpl w:val="08DAEC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4C7AAF"/>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FF6397"/>
    <w:multiLevelType w:val="hybridMultilevel"/>
    <w:tmpl w:val="DBC6EF30"/>
    <w:lvl w:ilvl="0" w:tplc="DFE8762A">
      <w:start w:val="2"/>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
  </w:num>
  <w:num w:numId="5">
    <w:abstractNumId w:val="12"/>
  </w:num>
  <w:num w:numId="6">
    <w:abstractNumId w:val="14"/>
  </w:num>
  <w:num w:numId="7">
    <w:abstractNumId w:val="6"/>
  </w:num>
  <w:num w:numId="8">
    <w:abstractNumId w:val="4"/>
  </w:num>
  <w:num w:numId="9">
    <w:abstractNumId w:val="7"/>
  </w:num>
  <w:num w:numId="10">
    <w:abstractNumId w:val="11"/>
  </w:num>
  <w:num w:numId="11">
    <w:abstractNumId w:val="2"/>
  </w:num>
  <w:num w:numId="12">
    <w:abstractNumId w:val="8"/>
  </w:num>
  <w:num w:numId="13">
    <w:abstractNumId w:val="9"/>
  </w:num>
  <w:num w:numId="14">
    <w:abstractNumId w:val="15"/>
  </w:num>
  <w:num w:numId="15">
    <w:abstractNumId w:val="0"/>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 BUNNIK Bram">
    <w15:presenceInfo w15:providerId="AD" w15:userId="S-1-5-21-861567501-1417001333-682003330-4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9B8"/>
    <w:rsid w:val="000030E8"/>
    <w:rsid w:val="000208C8"/>
    <w:rsid w:val="000324AA"/>
    <w:rsid w:val="00036AD2"/>
    <w:rsid w:val="00052DA8"/>
    <w:rsid w:val="00074850"/>
    <w:rsid w:val="000B78B1"/>
    <w:rsid w:val="000D0FF4"/>
    <w:rsid w:val="00100191"/>
    <w:rsid w:val="0014634D"/>
    <w:rsid w:val="0015129A"/>
    <w:rsid w:val="00177720"/>
    <w:rsid w:val="001C1C1E"/>
    <w:rsid w:val="00220214"/>
    <w:rsid w:val="00237704"/>
    <w:rsid w:val="002900C1"/>
    <w:rsid w:val="002C6052"/>
    <w:rsid w:val="002D5358"/>
    <w:rsid w:val="002F5671"/>
    <w:rsid w:val="00303EBD"/>
    <w:rsid w:val="00312E89"/>
    <w:rsid w:val="00386189"/>
    <w:rsid w:val="00392404"/>
    <w:rsid w:val="003A1A56"/>
    <w:rsid w:val="004072C7"/>
    <w:rsid w:val="0041041E"/>
    <w:rsid w:val="00447794"/>
    <w:rsid w:val="00463530"/>
    <w:rsid w:val="00493481"/>
    <w:rsid w:val="004D2403"/>
    <w:rsid w:val="004E7801"/>
    <w:rsid w:val="004F06A2"/>
    <w:rsid w:val="004F0A68"/>
    <w:rsid w:val="00523D2B"/>
    <w:rsid w:val="00524CC3"/>
    <w:rsid w:val="00536EF8"/>
    <w:rsid w:val="00541416"/>
    <w:rsid w:val="005473DF"/>
    <w:rsid w:val="005660EB"/>
    <w:rsid w:val="005940F6"/>
    <w:rsid w:val="005C73C4"/>
    <w:rsid w:val="005D053C"/>
    <w:rsid w:val="005D747D"/>
    <w:rsid w:val="00695A83"/>
    <w:rsid w:val="006A3132"/>
    <w:rsid w:val="006A75FD"/>
    <w:rsid w:val="006C219B"/>
    <w:rsid w:val="007079B8"/>
    <w:rsid w:val="007162D8"/>
    <w:rsid w:val="00726E5C"/>
    <w:rsid w:val="00731C9D"/>
    <w:rsid w:val="00756434"/>
    <w:rsid w:val="0077259F"/>
    <w:rsid w:val="00774BC3"/>
    <w:rsid w:val="00793254"/>
    <w:rsid w:val="007B4642"/>
    <w:rsid w:val="007C3165"/>
    <w:rsid w:val="00812DF3"/>
    <w:rsid w:val="0086719F"/>
    <w:rsid w:val="008773F8"/>
    <w:rsid w:val="008B763C"/>
    <w:rsid w:val="008C025F"/>
    <w:rsid w:val="008C0BEE"/>
    <w:rsid w:val="008C6062"/>
    <w:rsid w:val="009041B8"/>
    <w:rsid w:val="00924A3C"/>
    <w:rsid w:val="009325E2"/>
    <w:rsid w:val="0094421A"/>
    <w:rsid w:val="009B6EBC"/>
    <w:rsid w:val="009E647B"/>
    <w:rsid w:val="009E7AD6"/>
    <w:rsid w:val="00A2085D"/>
    <w:rsid w:val="00A87CB1"/>
    <w:rsid w:val="00AB6924"/>
    <w:rsid w:val="00AD5353"/>
    <w:rsid w:val="00AE0CB7"/>
    <w:rsid w:val="00AE67CF"/>
    <w:rsid w:val="00AF13D2"/>
    <w:rsid w:val="00AF6FE6"/>
    <w:rsid w:val="00B030B7"/>
    <w:rsid w:val="00B268BC"/>
    <w:rsid w:val="00B50460"/>
    <w:rsid w:val="00C02B14"/>
    <w:rsid w:val="00C02F7E"/>
    <w:rsid w:val="00C207DD"/>
    <w:rsid w:val="00C23288"/>
    <w:rsid w:val="00C27C67"/>
    <w:rsid w:val="00C32C05"/>
    <w:rsid w:val="00C75515"/>
    <w:rsid w:val="00C832C6"/>
    <w:rsid w:val="00CB2A0D"/>
    <w:rsid w:val="00CD4698"/>
    <w:rsid w:val="00CD709B"/>
    <w:rsid w:val="00CE3386"/>
    <w:rsid w:val="00CE6ABC"/>
    <w:rsid w:val="00CF5510"/>
    <w:rsid w:val="00D04B6D"/>
    <w:rsid w:val="00D46A1F"/>
    <w:rsid w:val="00D8349C"/>
    <w:rsid w:val="00DA1972"/>
    <w:rsid w:val="00DB417C"/>
    <w:rsid w:val="00DD158B"/>
    <w:rsid w:val="00DE3D0B"/>
    <w:rsid w:val="00E07E51"/>
    <w:rsid w:val="00E73891"/>
    <w:rsid w:val="00E76375"/>
    <w:rsid w:val="00E764BC"/>
    <w:rsid w:val="00ED31CD"/>
    <w:rsid w:val="00ED764F"/>
    <w:rsid w:val="00F1769F"/>
    <w:rsid w:val="00F83AAA"/>
    <w:rsid w:val="00F94578"/>
    <w:rsid w:val="00FF22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001F1"/>
  <w15:chartTrackingRefBased/>
  <w15:docId w15:val="{2EC6181A-C70F-4914-8FEE-C4C9E7E0A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5FD"/>
  </w:style>
  <w:style w:type="paragraph" w:styleId="Heading1">
    <w:name w:val="heading 1"/>
    <w:basedOn w:val="Normal"/>
    <w:next w:val="Normal"/>
    <w:link w:val="Heading1Char"/>
    <w:uiPriority w:val="9"/>
    <w:qFormat/>
    <w:rsid w:val="00707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79B8"/>
    <w:rPr>
      <w:rFonts w:asciiTheme="majorHAnsi" w:eastAsiaTheme="majorEastAsia" w:hAnsiTheme="majorHAnsi" w:cstheme="majorBidi"/>
      <w:color w:val="2F5496" w:themeColor="accent1" w:themeShade="BF"/>
      <w:sz w:val="26"/>
      <w:szCs w:val="26"/>
    </w:rPr>
  </w:style>
  <w:style w:type="table" w:styleId="GridTable4">
    <w:name w:val="Grid Table 4"/>
    <w:basedOn w:val="TableNormal"/>
    <w:uiPriority w:val="49"/>
    <w:rsid w:val="007079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7079B8"/>
    <w:pPr>
      <w:ind w:left="720"/>
      <w:contextualSpacing/>
    </w:pPr>
  </w:style>
  <w:style w:type="character" w:styleId="CommentReference">
    <w:name w:val="annotation reference"/>
    <w:basedOn w:val="DefaultParagraphFont"/>
    <w:uiPriority w:val="99"/>
    <w:semiHidden/>
    <w:unhideWhenUsed/>
    <w:rsid w:val="00AE0CB7"/>
    <w:rPr>
      <w:sz w:val="16"/>
      <w:szCs w:val="16"/>
    </w:rPr>
  </w:style>
  <w:style w:type="paragraph" w:styleId="CommentText">
    <w:name w:val="annotation text"/>
    <w:basedOn w:val="Normal"/>
    <w:link w:val="CommentTextChar"/>
    <w:uiPriority w:val="99"/>
    <w:semiHidden/>
    <w:unhideWhenUsed/>
    <w:rsid w:val="00AE0CB7"/>
    <w:pPr>
      <w:spacing w:line="240" w:lineRule="auto"/>
    </w:pPr>
    <w:rPr>
      <w:sz w:val="20"/>
      <w:szCs w:val="20"/>
    </w:rPr>
  </w:style>
  <w:style w:type="character" w:customStyle="1" w:styleId="CommentTextChar">
    <w:name w:val="Comment Text Char"/>
    <w:basedOn w:val="DefaultParagraphFont"/>
    <w:link w:val="CommentText"/>
    <w:uiPriority w:val="99"/>
    <w:semiHidden/>
    <w:rsid w:val="00AE0CB7"/>
    <w:rPr>
      <w:sz w:val="20"/>
      <w:szCs w:val="20"/>
    </w:rPr>
  </w:style>
  <w:style w:type="paragraph" w:styleId="CommentSubject">
    <w:name w:val="annotation subject"/>
    <w:basedOn w:val="CommentText"/>
    <w:next w:val="CommentText"/>
    <w:link w:val="CommentSubjectChar"/>
    <w:uiPriority w:val="99"/>
    <w:semiHidden/>
    <w:unhideWhenUsed/>
    <w:rsid w:val="00AE0CB7"/>
    <w:rPr>
      <w:b/>
      <w:bCs/>
    </w:rPr>
  </w:style>
  <w:style w:type="character" w:customStyle="1" w:styleId="CommentSubjectChar">
    <w:name w:val="Comment Subject Char"/>
    <w:basedOn w:val="CommentTextChar"/>
    <w:link w:val="CommentSubject"/>
    <w:uiPriority w:val="99"/>
    <w:semiHidden/>
    <w:rsid w:val="00AE0CB7"/>
    <w:rPr>
      <w:b/>
      <w:bCs/>
      <w:sz w:val="20"/>
      <w:szCs w:val="20"/>
    </w:rPr>
  </w:style>
  <w:style w:type="paragraph" w:styleId="BalloonText">
    <w:name w:val="Balloon Text"/>
    <w:basedOn w:val="Normal"/>
    <w:link w:val="BalloonTextChar"/>
    <w:uiPriority w:val="99"/>
    <w:semiHidden/>
    <w:unhideWhenUsed/>
    <w:rsid w:val="00AE0C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C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3232</Words>
  <Characters>18429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2</cp:revision>
  <dcterms:created xsi:type="dcterms:W3CDTF">2020-07-20T08:48:00Z</dcterms:created>
  <dcterms:modified xsi:type="dcterms:W3CDTF">2020-07-20T08:48:00Z</dcterms:modified>
</cp:coreProperties>
</file>